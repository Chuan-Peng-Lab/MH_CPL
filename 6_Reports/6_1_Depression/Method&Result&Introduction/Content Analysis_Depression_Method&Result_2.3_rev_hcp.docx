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w:t>
      </w:r>
      <w:proofErr w:type="gramStart"/>
      <w:r w:rsidRPr="00B3345B">
        <w:rPr>
          <w:rFonts w:hint="eastAsia"/>
          <w:szCs w:val="24"/>
        </w:rPr>
        <w:t>浩</w:t>
      </w:r>
      <w:proofErr w:type="gramEnd"/>
      <w:r w:rsidRPr="00B3345B">
        <w:rPr>
          <w:rFonts w:hint="eastAsia"/>
          <w:szCs w:val="24"/>
        </w:rPr>
        <w:t>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proofErr w:type="gramStart"/>
      <w:r w:rsidRPr="00B3345B">
        <w:rPr>
          <w:rFonts w:hint="eastAsia"/>
          <w:szCs w:val="24"/>
        </w:rPr>
        <w:t>田柳青</w:t>
      </w:r>
      <w:proofErr w:type="gramEnd"/>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09BC797F" w:rsidR="000A0A24" w:rsidRPr="00B3345B" w:rsidRDefault="000A0A24" w:rsidP="00B3345B">
      <w:pPr>
        <w:spacing w:line="312" w:lineRule="auto"/>
        <w:jc w:val="center"/>
        <w:rPr>
          <w:szCs w:val="24"/>
        </w:rPr>
      </w:pPr>
      <w:proofErr w:type="spellStart"/>
      <w:r>
        <w:rPr>
          <w:szCs w:val="24"/>
        </w:rPr>
        <w:t>Haoyuan</w:t>
      </w:r>
      <w:proofErr w:type="spellEnd"/>
      <w:r>
        <w:rPr>
          <w:szCs w:val="24"/>
        </w:rPr>
        <w:t xml:space="preserve"> Wang, </w:t>
      </w:r>
      <w:proofErr w:type="spellStart"/>
      <w:r>
        <w:rPr>
          <w:szCs w:val="24"/>
        </w:rPr>
        <w:t>Mengzhen</w:t>
      </w:r>
      <w:proofErr w:type="spellEnd"/>
      <w:r>
        <w:rPr>
          <w:szCs w:val="24"/>
        </w:rPr>
        <w:t xml:space="preserve"> Hu, XXX</w:t>
      </w:r>
    </w:p>
    <w:p w14:paraId="2B413928" w14:textId="14CC5A47" w:rsidR="004C0099" w:rsidRDefault="00CA3A64" w:rsidP="00CA3A64">
      <w:pPr>
        <w:spacing w:line="312" w:lineRule="auto"/>
        <w:ind w:firstLineChars="1200" w:firstLine="2891"/>
        <w:rPr>
          <w:b/>
          <w:bCs/>
          <w:szCs w:val="24"/>
        </w:rPr>
      </w:pPr>
      <w:proofErr w:type="spellStart"/>
      <w:r w:rsidRPr="00CA3A64">
        <w:rPr>
          <w:rFonts w:hint="eastAsia"/>
          <w:b/>
          <w:bCs/>
          <w:szCs w:val="24"/>
        </w:rPr>
        <w:t>Credi</w:t>
      </w:r>
      <w:r w:rsidRPr="00CA3A64">
        <w:rPr>
          <w:b/>
          <w:bCs/>
          <w:szCs w:val="24"/>
        </w:rPr>
        <w:t>T</w:t>
      </w:r>
      <w:proofErr w:type="spellEnd"/>
      <w:r w:rsidRPr="00CA3A64">
        <w:rPr>
          <w:b/>
          <w:bCs/>
          <w:szCs w:val="24"/>
        </w:rPr>
        <w:t xml:space="preserve">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Pr="0047436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rPr>
          <w:ins w:id="1" w:author="浩远 汪" w:date="2023-09-29T16:36:00Z"/>
        </w:rPr>
      </w:pPr>
      <w:r>
        <w:t xml:space="preserve">1. </w:t>
      </w:r>
      <w:proofErr w:type="spellStart"/>
      <w:r>
        <w:rPr>
          <w:rFonts w:hint="eastAsia"/>
        </w:rPr>
        <w:t>引言</w:t>
      </w:r>
      <w:proofErr w:type="spellEnd"/>
    </w:p>
    <w:p w14:paraId="6594897B" w14:textId="2FCBC9A5" w:rsidR="009341DB" w:rsidRPr="009341DB" w:rsidRDefault="009341DB" w:rsidP="009341DB">
      <w:pPr>
        <w:rPr>
          <w:rFonts w:hint="eastAsia"/>
        </w:rPr>
        <w:pPrChange w:id="2" w:author="浩远 汪" w:date="2023-09-29T16:36:00Z">
          <w:pPr>
            <w:pStyle w:val="1"/>
            <w:spacing w:after="480"/>
          </w:pPr>
        </w:pPrChange>
      </w:pPr>
      <w:ins w:id="3" w:author="浩远 汪" w:date="2023-09-29T16:36:00Z">
        <w:r>
          <w:rPr>
            <w:rFonts w:hint="eastAsia"/>
          </w:rPr>
          <w:t>按照总分</w:t>
        </w:r>
        <w:proofErr w:type="gramStart"/>
        <w:r>
          <w:rPr>
            <w:rFonts w:hint="eastAsia"/>
          </w:rPr>
          <w:t>总方式</w:t>
        </w:r>
        <w:proofErr w:type="gramEnd"/>
        <w:r>
          <w:rPr>
            <w:rFonts w:hint="eastAsia"/>
          </w:rPr>
          <w:t>写主旨句</w:t>
        </w:r>
      </w:ins>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w:t>
      </w:r>
      <w:proofErr w:type="gramStart"/>
      <w:r>
        <w:rPr>
          <w:rFonts w:hint="eastAsia"/>
          <w:szCs w:val="24"/>
        </w:rPr>
        <w:t>类关于</w:t>
      </w:r>
      <w:proofErr w:type="gramEnd"/>
      <w:r>
        <w:rPr>
          <w:rFonts w:hint="eastAsia"/>
          <w:szCs w:val="24"/>
        </w:rPr>
        <w:t>青少年与学生政策的基础（中国、世界范围内大规范调查的</w:t>
      </w:r>
      <w:proofErr w:type="gramStart"/>
      <w:r>
        <w:rPr>
          <w:rFonts w:hint="eastAsia"/>
          <w:szCs w:val="24"/>
        </w:rPr>
        <w:t>的</w:t>
      </w:r>
      <w:proofErr w:type="gramEnd"/>
      <w:r>
        <w:rPr>
          <w:rFonts w:hint="eastAsia"/>
          <w:szCs w:val="24"/>
        </w:rPr>
        <w:t>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Default="00586A1B" w:rsidP="00D45802">
      <w:pPr>
        <w:rPr>
          <w:ins w:id="4" w:author="浩远 汪" w:date="2023-09-29T16:55:00Z"/>
          <w:szCs w:val="24"/>
        </w:rPr>
      </w:pPr>
      <w:r>
        <w:rPr>
          <w:rFonts w:hint="eastAsia"/>
          <w:szCs w:val="24"/>
        </w:rPr>
        <w:lastRenderedPageBreak/>
        <w:t>上述问题可能也延伸到发展中国家，但目前没有实证的数据进行评估，本研究将对用于学生的抑郁自评量表进行分析</w:t>
      </w:r>
      <w:r w:rsidRPr="00636CC9">
        <w:rPr>
          <w:rFonts w:hint="eastAsia"/>
          <w:szCs w:val="24"/>
        </w:rPr>
        <w:t>。</w:t>
      </w:r>
    </w:p>
    <w:p w14:paraId="530DE7A0" w14:textId="77777777" w:rsidR="00E902E0" w:rsidRDefault="00E902E0" w:rsidP="00D45802">
      <w:pPr>
        <w:rPr>
          <w:ins w:id="5" w:author="浩远 汪" w:date="2023-09-29T16:55:00Z"/>
          <w:szCs w:val="24"/>
        </w:rPr>
      </w:pPr>
    </w:p>
    <w:p w14:paraId="743AA520" w14:textId="689058AB" w:rsidR="00E902E0" w:rsidRDefault="00E902E0" w:rsidP="00D45802">
      <w:pPr>
        <w:rPr>
          <w:ins w:id="6" w:author="浩远 汪" w:date="2023-09-29T16:58:00Z"/>
          <w:szCs w:val="24"/>
        </w:rPr>
      </w:pPr>
      <w:ins w:id="7" w:author="浩远 汪" w:date="2023-09-29T16:55:00Z">
        <w:r>
          <w:rPr>
            <w:rFonts w:hint="eastAsia"/>
            <w:szCs w:val="24"/>
          </w:rPr>
          <w:t>非常广泛的调查，只用了</w:t>
        </w:r>
      </w:ins>
      <w:ins w:id="8" w:author="浩远 汪" w:date="2023-09-29T16:56:00Z">
        <w:r>
          <w:rPr>
            <w:rFonts w:hint="eastAsia"/>
            <w:szCs w:val="24"/>
          </w:rPr>
          <w:t>某一个问卷。可以用大规模调查用的问卷来举例。</w:t>
        </w:r>
      </w:ins>
    </w:p>
    <w:p w14:paraId="1A78E144" w14:textId="11621059" w:rsidR="00E902E0" w:rsidRDefault="00E902E0" w:rsidP="00D45802">
      <w:pPr>
        <w:rPr>
          <w:ins w:id="9" w:author="浩远 汪" w:date="2023-09-29T17:00:00Z"/>
          <w:szCs w:val="24"/>
        </w:rPr>
      </w:pPr>
      <w:ins w:id="10" w:author="浩远 汪" w:date="2023-09-29T16:58:00Z">
        <w:r>
          <w:rPr>
            <w:rFonts w:hint="eastAsia"/>
            <w:szCs w:val="24"/>
          </w:rPr>
          <w:t>中国国民心理健康发展报告，心理所的调查只用了</w:t>
        </w:r>
        <w:proofErr w:type="spellStart"/>
        <w:r>
          <w:rPr>
            <w:rFonts w:hint="eastAsia"/>
            <w:szCs w:val="24"/>
          </w:rPr>
          <w:t>ces</w:t>
        </w:r>
        <w:proofErr w:type="spellEnd"/>
        <w:r>
          <w:rPr>
            <w:rFonts w:hint="eastAsia"/>
            <w:szCs w:val="24"/>
          </w:rPr>
          <w:t>-d</w:t>
        </w:r>
        <w:r>
          <w:rPr>
            <w:rFonts w:hint="eastAsia"/>
            <w:szCs w:val="24"/>
          </w:rPr>
          <w:t>简版和中国心理健康量表简版</w:t>
        </w:r>
      </w:ins>
      <w:ins w:id="11" w:author="浩远 汪" w:date="2023-09-29T16:59:00Z">
        <w:r>
          <w:rPr>
            <w:rFonts w:hint="eastAsia"/>
            <w:szCs w:val="24"/>
          </w:rPr>
          <w:t>广泛焦虑</w:t>
        </w:r>
      </w:ins>
    </w:p>
    <w:p w14:paraId="099B09A7" w14:textId="6F68DBD3" w:rsidR="00E902E0" w:rsidRPr="00D45802" w:rsidRDefault="00E902E0" w:rsidP="00D45802">
      <w:pPr>
        <w:rPr>
          <w:rFonts w:hint="eastAsia"/>
          <w:szCs w:val="24"/>
        </w:rPr>
      </w:pPr>
      <w:ins w:id="12" w:author="浩远 汪" w:date="2023-09-29T17:00:00Z">
        <w:r>
          <w:rPr>
            <w:rFonts w:hint="eastAsia"/>
            <w:szCs w:val="24"/>
          </w:rPr>
          <w:t>王</w:t>
        </w:r>
        <w:proofErr w:type="gramStart"/>
        <w:r>
          <w:rPr>
            <w:rFonts w:hint="eastAsia"/>
            <w:szCs w:val="24"/>
          </w:rPr>
          <w:t>孟臣搞的</w:t>
        </w:r>
        <w:proofErr w:type="gramEnd"/>
        <w:r>
          <w:rPr>
            <w:rFonts w:hint="eastAsia"/>
            <w:szCs w:val="24"/>
          </w:rPr>
          <w:t>手册</w:t>
        </w:r>
      </w:ins>
    </w:p>
    <w:p w14:paraId="0A3ED9E0" w14:textId="084E8B1E" w:rsidR="00A758AD" w:rsidRDefault="00A758AD" w:rsidP="00F46ED9">
      <w:pPr>
        <w:pStyle w:val="1"/>
        <w:rPr>
          <w:ins w:id="13" w:author="浩远 汪" w:date="2023-09-29T16:24:00Z"/>
        </w:rPr>
      </w:pPr>
      <w:r w:rsidRPr="00A354F6">
        <w:t>2.</w:t>
      </w:r>
      <w:r w:rsidR="005E57FC">
        <w:t xml:space="preserve"> </w:t>
      </w:r>
      <w:r w:rsidR="003D1544">
        <w:rPr>
          <w:rFonts w:hint="eastAsia"/>
        </w:rPr>
        <w:t>Method</w:t>
      </w:r>
      <w:r w:rsidR="000A0A24">
        <w:t>s</w:t>
      </w:r>
    </w:p>
    <w:p w14:paraId="5C19DEBD" w14:textId="16CDA3C7" w:rsidR="000D5E9A" w:rsidRDefault="000D5E9A" w:rsidP="000D5E9A">
      <w:pPr>
        <w:rPr>
          <w:ins w:id="14" w:author="浩远 汪" w:date="2023-09-29T16:24:00Z"/>
        </w:rPr>
      </w:pPr>
      <w:ins w:id="15" w:author="浩远 汪" w:date="2023-09-29T16:24:00Z">
        <w:r>
          <w:rPr>
            <w:rFonts w:hint="eastAsia"/>
          </w:rPr>
          <w:t>分成两个大部分</w:t>
        </w:r>
      </w:ins>
    </w:p>
    <w:p w14:paraId="659BEADA" w14:textId="10A2672D" w:rsidR="000D5E9A" w:rsidRDefault="000D5E9A" w:rsidP="000D5E9A">
      <w:pPr>
        <w:rPr>
          <w:ins w:id="16" w:author="浩远 汪" w:date="2023-09-29T16:31:00Z"/>
        </w:rPr>
      </w:pPr>
      <w:ins w:id="17" w:author="浩远 汪" w:date="2023-09-29T16:24:00Z">
        <w:r>
          <w:rPr>
            <w:rFonts w:hint="eastAsia"/>
          </w:rPr>
          <w:t>一</w:t>
        </w:r>
      </w:ins>
      <w:ins w:id="18" w:author="浩远 汪" w:date="2023-09-29T16:25:00Z">
        <w:r>
          <w:rPr>
            <w:rFonts w:hint="eastAsia"/>
          </w:rPr>
          <w:t>、</w:t>
        </w:r>
      </w:ins>
      <w:ins w:id="19" w:author="浩远 汪" w:date="2023-09-29T16:24:00Z">
        <w:r>
          <w:rPr>
            <w:rFonts w:hint="eastAsia"/>
          </w:rPr>
          <w:t>1</w:t>
        </w:r>
        <w:r>
          <w:rPr>
            <w:rFonts w:hint="eastAsia"/>
          </w:rPr>
          <w:t>搜索</w:t>
        </w:r>
        <w:r>
          <w:rPr>
            <w:rFonts w:hint="eastAsia"/>
          </w:rPr>
          <w:t>2</w:t>
        </w:r>
        <w:r>
          <w:rPr>
            <w:rFonts w:hint="eastAsia"/>
          </w:rPr>
          <w:t>编码</w:t>
        </w:r>
      </w:ins>
    </w:p>
    <w:p w14:paraId="2E6AA6A0" w14:textId="58610AC1" w:rsidR="009341DB" w:rsidRDefault="009341DB" w:rsidP="000D5E9A">
      <w:pPr>
        <w:rPr>
          <w:ins w:id="20" w:author="浩远 汪" w:date="2023-09-29T16:27:00Z"/>
          <w:rFonts w:hint="eastAsia"/>
        </w:rPr>
      </w:pPr>
      <w:ins w:id="21" w:author="浩远 汪" w:date="2023-09-29T16:31:00Z">
        <w:r>
          <w:rPr>
            <w:rFonts w:hint="eastAsia"/>
          </w:rPr>
          <w:t>将这部分放到结果</w:t>
        </w:r>
      </w:ins>
    </w:p>
    <w:p w14:paraId="3996E56E" w14:textId="77777777" w:rsidR="000D5E9A" w:rsidRPr="000D5E9A" w:rsidRDefault="000D5E9A" w:rsidP="000D5E9A">
      <w:pPr>
        <w:rPr>
          <w:rFonts w:hint="eastAsia"/>
        </w:rPr>
        <w:pPrChange w:id="22" w:author="浩远 汪" w:date="2023-09-29T16:24:00Z">
          <w:pPr>
            <w:pStyle w:val="1"/>
          </w:pPr>
        </w:pPrChange>
      </w:pPr>
    </w:p>
    <w:p w14:paraId="43DDAD0E" w14:textId="53A3D4FA" w:rsidR="00F46ED9" w:rsidRDefault="000D5E9A" w:rsidP="00F46ED9">
      <w:pPr>
        <w:rPr>
          <w:ins w:id="23" w:author="浩远 汪" w:date="2023-09-29T16:25:00Z"/>
        </w:rPr>
      </w:pPr>
      <w:ins w:id="24" w:author="浩远 汪" w:date="2023-09-29T16:25:00Z">
        <w:r>
          <w:rPr>
            <w:rFonts w:hint="eastAsia"/>
          </w:rPr>
          <w:t>二、基于编码结果的分析</w:t>
        </w:r>
      </w:ins>
    </w:p>
    <w:p w14:paraId="0889AD91" w14:textId="4D3EFE87" w:rsidR="000D5E9A" w:rsidRDefault="000D5E9A" w:rsidP="00F46ED9">
      <w:pPr>
        <w:rPr>
          <w:ins w:id="25" w:author="浩远 汪" w:date="2023-09-29T16:26:00Z"/>
        </w:rPr>
      </w:pPr>
      <w:ins w:id="26" w:author="浩远 汪" w:date="2023-09-29T16:25:00Z">
        <w:r>
          <w:t>1</w:t>
        </w:r>
        <w:r>
          <w:rPr>
            <w:rFonts w:hint="eastAsia"/>
          </w:rPr>
          <w:t>.</w:t>
        </w:r>
        <w:r>
          <w:rPr>
            <w:rFonts w:hint="eastAsia"/>
          </w:rPr>
          <w:t>描述性分析，问卷在不同症状上的表现和特点</w:t>
        </w:r>
      </w:ins>
      <w:ins w:id="27" w:author="浩远 汪" w:date="2023-09-29T16:26:00Z">
        <w:r>
          <w:rPr>
            <w:rFonts w:hint="eastAsia"/>
          </w:rPr>
          <w:t>以及与</w:t>
        </w:r>
        <w:r>
          <w:rPr>
            <w:rFonts w:hint="eastAsia"/>
          </w:rPr>
          <w:t>dsm</w:t>
        </w:r>
        <w:r>
          <w:t>-5</w:t>
        </w:r>
        <w:r>
          <w:rPr>
            <w:rFonts w:hint="eastAsia"/>
          </w:rPr>
          <w:t>的比较</w:t>
        </w:r>
      </w:ins>
    </w:p>
    <w:p w14:paraId="4921EA30" w14:textId="7301AC0E" w:rsidR="000D5E9A" w:rsidRDefault="000D5E9A" w:rsidP="00F46ED9">
      <w:pPr>
        <w:rPr>
          <w:ins w:id="28" w:author="浩远 汪" w:date="2023-09-29T16:25:00Z"/>
          <w:rFonts w:hint="eastAsia"/>
        </w:rPr>
      </w:pPr>
      <w:ins w:id="29" w:author="浩远 汪" w:date="2023-09-29T16:26:00Z">
        <w:r>
          <w:rPr>
            <w:rFonts w:hint="eastAsia"/>
          </w:rPr>
          <w:t>2</w:t>
        </w:r>
        <w:r>
          <w:t>.</w:t>
        </w:r>
        <w:r>
          <w:rPr>
            <w:rFonts w:hint="eastAsia"/>
          </w:rPr>
          <w:t>跨文卷量化分析，重合度</w:t>
        </w:r>
      </w:ins>
    </w:p>
    <w:p w14:paraId="1E276F0F" w14:textId="77777777" w:rsidR="000D5E9A" w:rsidRDefault="000D5E9A" w:rsidP="00F46ED9">
      <w:pPr>
        <w:rPr>
          <w:ins w:id="30" w:author="浩远 汪" w:date="2023-09-29T16:25:00Z"/>
          <w:rFonts w:hint="eastAsia"/>
        </w:rPr>
      </w:pPr>
    </w:p>
    <w:p w14:paraId="4E8BA807" w14:textId="77777777" w:rsidR="000D5E9A" w:rsidRPr="00F46ED9" w:rsidRDefault="000D5E9A" w:rsidP="00F46ED9">
      <w:pPr>
        <w:rPr>
          <w:rFonts w:hint="eastAsia"/>
        </w:rPr>
      </w:pPr>
    </w:p>
    <w:p w14:paraId="5821B82C" w14:textId="43103B56" w:rsidR="00CB1D37" w:rsidRPr="00F614A3" w:rsidRDefault="00CB1D37" w:rsidP="00F46ED9">
      <w:r w:rsidRPr="00F614A3">
        <w:tab/>
      </w:r>
      <w:r w:rsidRPr="00F46ED9">
        <w:t xml:space="preserve">We took three steps to </w:t>
      </w:r>
      <w:r w:rsidR="008721CB" w:rsidRPr="00F46ED9">
        <w:t xml:space="preserve">extract symptoms from all scales that measure depressions among </w:t>
      </w:r>
      <w:proofErr w:type="gramStart"/>
      <w:r w:rsidR="008721CB" w:rsidRPr="00F46ED9">
        <w:t>students</w:t>
      </w:r>
      <w:proofErr w:type="gramEnd"/>
      <w:r w:rsidR="008721CB" w:rsidRPr="00F46ED9">
        <w:t xml:space="preserve">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w:t>
      </w:r>
      <w:proofErr w:type="spellStart"/>
      <w:r w:rsidR="0014623F" w:rsidRPr="00F46ED9">
        <w:t>completedness</w:t>
      </w:r>
      <w:proofErr w:type="spellEnd"/>
      <w:r w:rsidR="0014623F" w:rsidRPr="00F46ED9">
        <w:t xml:space="preserve"> of their </w:t>
      </w:r>
      <w:proofErr w:type="gramStart"/>
      <w:r w:rsidR="0014623F" w:rsidRPr="00F46ED9">
        <w:t>items</w:t>
      </w:r>
      <w:proofErr w:type="gramEnd"/>
      <w:r w:rsidR="0014623F" w:rsidRPr="00F46ED9">
        <w:t xml:space="preserve">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2"/>
      </w:pPr>
      <w:r w:rsidRPr="00A354F6">
        <w:t>2.1</w:t>
      </w:r>
      <w:r w:rsidR="003D1544" w:rsidRPr="003D1544">
        <w:t xml:space="preserve"> </w:t>
      </w:r>
      <w:r w:rsidR="00737E07">
        <w:t>Identify and screen scales</w:t>
      </w:r>
    </w:p>
    <w:p w14:paraId="50AC95E2" w14:textId="3FCEAF0C" w:rsidR="000A0A24" w:rsidRDefault="000A0A24" w:rsidP="006D49A4">
      <w:pPr>
        <w:ind w:firstLineChars="200" w:firstLine="480"/>
      </w:pPr>
      <w:r>
        <w:t xml:space="preserve">We </w:t>
      </w:r>
      <w:r w:rsidR="009D5077">
        <w:t xml:space="preserve">identified </w:t>
      </w:r>
      <w:r>
        <w:t>scales</w:t>
      </w:r>
      <w:r w:rsidR="009D5077">
        <w:t xml:space="preserve"> that measure depression</w:t>
      </w:r>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r w:rsidR="009D5077">
        <w:t xml:space="preserve">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w:t>
      </w:r>
      <w:proofErr w:type="gramStart"/>
      <w:r w:rsidR="007544C5">
        <w:rPr>
          <w:color w:val="000000"/>
          <w:kern w:val="0"/>
        </w:rPr>
        <w:t>濛</w:t>
      </w:r>
      <w:proofErr w:type="gramEnd"/>
      <w:r w:rsidR="007544C5">
        <w:rPr>
          <w:color w:val="000000"/>
          <w:kern w:val="0"/>
        </w:rPr>
        <w:t>等</w:t>
      </w:r>
      <w:r w:rsidR="007544C5">
        <w:rPr>
          <w:color w:val="000000"/>
          <w:kern w:val="0"/>
        </w:rPr>
        <w:t>, 2022)</w:t>
      </w:r>
      <w:r w:rsidR="007544C5" w:rsidRPr="00A354F6">
        <w:fldChar w:fldCharType="end"/>
      </w:r>
      <w:r w:rsidR="007544C5">
        <w:t xml:space="preserve">. </w:t>
      </w:r>
      <w:r>
        <w:t xml:space="preserve">We focused on </w:t>
      </w:r>
      <w:r>
        <w:lastRenderedPageBreak/>
        <w:t xml:space="preserve">the scales used for screening depression and </w:t>
      </w:r>
      <w:r w:rsidR="006D49A4">
        <w:t>identified</w:t>
      </w:r>
      <w:r w:rsidRPr="007544C5">
        <w:t xml:space="preserve"> 34 </w:t>
      </w:r>
      <w:r>
        <w:t xml:space="preserve">scales </w:t>
      </w:r>
      <w:r w:rsidR="006D49A4">
        <w:t xml:space="preserve">from </w:t>
      </w:r>
      <w:proofErr w:type="gramStart"/>
      <w:r w:rsidR="006D49A4">
        <w:t>these four meta-analysis</w:t>
      </w:r>
      <w:proofErr w:type="gramEnd"/>
      <w:r w:rsidR="007544C5" w:rsidRPr="007544C5">
        <w:t>.</w:t>
      </w:r>
    </w:p>
    <w:p w14:paraId="3E72E0C9" w14:textId="0452887A" w:rsidR="00214794" w:rsidRDefault="009D5077" w:rsidP="00F614A3">
      <w:pPr>
        <w:ind w:firstLine="420"/>
      </w:pPr>
      <w:r>
        <w:t xml:space="preserve">We carefully selected the version of each </w:t>
      </w:r>
      <w:proofErr w:type="gramStart"/>
      <w:r>
        <w:t>scales</w:t>
      </w:r>
      <w:proofErr w:type="gramEnd"/>
      <w:r>
        <w:t xml:space="preserve"> t</w:t>
      </w:r>
      <w:r w:rsidR="006D49A4">
        <w:t>o ensure the authenticity of the items of each scale included in our final analysis</w:t>
      </w:r>
      <w:r>
        <w:t>. W</w:t>
      </w:r>
      <w:r w:rsidR="006D49A4">
        <w:t>e</w:t>
      </w:r>
      <w:r w:rsidR="005F7133" w:rsidRPr="005F7133">
        <w:t xml:space="preserve"> </w:t>
      </w:r>
      <w:r w:rsidR="00737E07">
        <w:t xml:space="preserve">first </w:t>
      </w:r>
      <w:r w:rsidR="005F7133" w:rsidRPr="005F7133">
        <w:t xml:space="preserve">retrieved all 470 </w:t>
      </w:r>
      <w:r w:rsidR="006D49A4">
        <w:t>article</w:t>
      </w:r>
      <w:r>
        <w:t xml:space="preserve">s that included in the above-mentioned four meta-analyses and </w:t>
      </w:r>
      <w:r w:rsidR="006D49A4">
        <w:t xml:space="preserve">that </w:t>
      </w:r>
      <w:r w:rsidR="00795403">
        <w:t xml:space="preserve">were used for </w:t>
      </w:r>
      <w:r w:rsidR="00795403">
        <w:rPr>
          <w:rFonts w:hint="eastAsia"/>
        </w:rPr>
        <w:t>s</w:t>
      </w:r>
      <w:r w:rsidR="00795403">
        <w:t xml:space="preserve">creening </w:t>
      </w:r>
      <w:r w:rsidR="006D49A4">
        <w:t>depression</w:t>
      </w:r>
      <w:r>
        <w:t>. Then, we</w:t>
      </w:r>
      <w:r w:rsidR="005F7133" w:rsidRPr="005F7133">
        <w:t xml:space="preserve"> compared </w:t>
      </w:r>
      <w:r w:rsidR="00737E07">
        <w:t>different</w:t>
      </w:r>
      <w:r w:rsidR="00737E07" w:rsidRPr="005F7133">
        <w:t xml:space="preserve"> </w:t>
      </w:r>
      <w:r w:rsidR="005F7133" w:rsidRPr="005F7133">
        <w:t>versions</w:t>
      </w:r>
      <w:r w:rsidR="00737E07">
        <w:t xml:space="preserve"> of the scale</w:t>
      </w:r>
      <w:r>
        <w:t>s with the same name</w:t>
      </w:r>
      <w:r w:rsidR="005F7133" w:rsidRPr="005F7133">
        <w:t>.</w:t>
      </w:r>
      <w:r>
        <w:t xml:space="preserve"> The main reason for scales </w:t>
      </w:r>
      <w:proofErr w:type="gramStart"/>
      <w:r>
        <w:t>share</w:t>
      </w:r>
      <w:proofErr w:type="gramEnd"/>
      <w:r>
        <w:t xml:space="preserve"> same names is that they were translated by different translators from </w:t>
      </w:r>
      <w:proofErr w:type="spellStart"/>
      <w:r>
        <w:t>roginal</w:t>
      </w:r>
      <w:proofErr w:type="spellEnd"/>
      <w:r>
        <w:t xml:space="preserve"> scales in English or other languages.</w:t>
      </w:r>
      <w:r w:rsidR="00214794" w:rsidRPr="00214794">
        <w:t xml:space="preserve"> </w:t>
      </w:r>
      <w:r w:rsidR="00737E07">
        <w:t>We employed the following criteria for choose the best version</w:t>
      </w:r>
      <w:r>
        <w:t xml:space="preserve"> when there are multiple versions</w:t>
      </w:r>
      <w:r w:rsidR="00214794" w:rsidRPr="00214794">
        <w:t xml:space="preserve">: </w:t>
      </w:r>
      <w:r w:rsidR="00F509EE">
        <w:t xml:space="preserve">(1), whether or not the version of the scale have been revised, if yes, we usually use the revised version; </w:t>
      </w:r>
      <w:r w:rsidR="00737E07">
        <w:t>(</w:t>
      </w:r>
      <w:r w:rsidR="00F509EE">
        <w:t>2</w:t>
      </w:r>
      <w:r w:rsidR="00737E07">
        <w:t>),</w:t>
      </w:r>
      <w:r w:rsidR="00214794" w:rsidRPr="00214794">
        <w:t xml:space="preserve"> </w:t>
      </w:r>
      <w:r w:rsidR="00F509EE">
        <w:t xml:space="preserve">whether </w:t>
      </w:r>
      <w:r>
        <w:t xml:space="preserve">the version of </w:t>
      </w:r>
      <w:r w:rsidR="00F509EE">
        <w:t xml:space="preserve">the </w:t>
      </w:r>
      <w:r>
        <w:t xml:space="preserve">scale has been validated in at least one Chinese students sample and psychometric indices were reported in the </w:t>
      </w:r>
      <w:proofErr w:type="spellStart"/>
      <w:r>
        <w:t>valiation</w:t>
      </w:r>
      <w:proofErr w:type="spellEnd"/>
      <w:r>
        <w:t xml:space="preserve"> stud</w:t>
      </w:r>
      <w:r w:rsidR="00F509EE">
        <w:t>ies</w:t>
      </w:r>
      <w:r w:rsidR="00214794" w:rsidRPr="00214794">
        <w:t xml:space="preserve">; </w:t>
      </w:r>
      <w:r w:rsidR="00737E07">
        <w:t>(</w:t>
      </w:r>
      <w:r w:rsidR="00F509EE">
        <w:t>3</w:t>
      </w:r>
      <w:r w:rsidR="00737E07">
        <w:t>)</w:t>
      </w:r>
      <w:r w:rsidR="00214794" w:rsidRPr="00214794">
        <w:t xml:space="preserve">, </w:t>
      </w:r>
      <w:r w:rsidR="00F509EE">
        <w:t xml:space="preserve">whether </w:t>
      </w:r>
      <w:r w:rsidR="00214794" w:rsidRPr="00214794">
        <w:t>symptom names</w:t>
      </w:r>
      <w:r>
        <w:t xml:space="preserve"> are available for </w:t>
      </w:r>
      <w:r w:rsidR="00F509EE">
        <w:t>the version of the</w:t>
      </w:r>
      <w:r>
        <w:t xml:space="preserve"> scale</w:t>
      </w:r>
      <w:r w:rsidR="00737E07">
        <w:t>; (</w:t>
      </w:r>
      <w:r w:rsidR="00F509EE">
        <w:t>4</w:t>
      </w:r>
      <w:r w:rsidR="00737E07">
        <w:t xml:space="preserve">) number of </w:t>
      </w:r>
      <w:r>
        <w:t>empirical studies</w:t>
      </w:r>
      <w:r w:rsidR="00F509EE">
        <w:t>,</w:t>
      </w:r>
      <w:r>
        <w:t xml:space="preserve"> among all 470 </w:t>
      </w:r>
      <w:r w:rsidR="00F509EE">
        <w:t>papers,</w:t>
      </w:r>
      <w:r>
        <w:t xml:space="preserve"> </w:t>
      </w:r>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AB7A2C">
        <w:rPr>
          <w:rFonts w:hint="eastAsia"/>
        </w:rPr>
        <w:t>我走路很慢</w:t>
      </w:r>
      <w:r w:rsidR="00737E07">
        <w:t>” (</w:t>
      </w:r>
      <w:r w:rsidR="00E622C1" w:rsidRPr="00E622C1">
        <w:t>"</w:t>
      </w:r>
      <w:r w:rsidR="00214794" w:rsidRPr="00214794">
        <w:rPr>
          <w:rFonts w:hint="eastAsia"/>
        </w:rPr>
        <w:t>I walk very slowly</w:t>
      </w:r>
      <w:r w:rsidR="00E622C1" w:rsidRPr="00E622C1">
        <w:t>"</w:t>
      </w:r>
      <w:r w:rsidR="00737E07">
        <w:t xml:space="preserve"> as directly 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r w:rsidR="00F509EE">
        <w:t xml:space="preserve">revised </w:t>
      </w:r>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r w:rsidR="00AB7A2C">
        <w:rPr>
          <w:rFonts w:hint="eastAsia"/>
        </w:rPr>
        <w:t>我提</w:t>
      </w:r>
      <w:proofErr w:type="gramStart"/>
      <w:r w:rsidR="00AB7A2C">
        <w:rPr>
          <w:rFonts w:hint="eastAsia"/>
        </w:rPr>
        <w:t>不</w:t>
      </w:r>
      <w:proofErr w:type="gramEnd"/>
      <w:r w:rsidR="00AB7A2C">
        <w:rPr>
          <w:rFonts w:hint="eastAsia"/>
        </w:rPr>
        <w:t>起劲儿来做事</w:t>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32CDC558"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r w:rsidR="00F509EE">
        <w:t xml:space="preserve"> scales</w:t>
      </w:r>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r w:rsidR="00F509EE">
        <w:t xml:space="preserve">citation </w:t>
      </w:r>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F509EE">
        <w:t xml:space="preserve">could not be identified </w:t>
      </w:r>
      <w:r w:rsidR="000A0A24">
        <w:t xml:space="preserve">and thus the items of them </w:t>
      </w:r>
      <w:proofErr w:type="spellStart"/>
      <w:r w:rsidR="000A0A24">
        <w:t>can not</w:t>
      </w:r>
      <w:proofErr w:type="spellEnd"/>
      <w:r w:rsidR="000A0A24">
        <w:t xml:space="preserve"> be identified</w:t>
      </w:r>
      <w:r w:rsidR="00471002" w:rsidRPr="00471002">
        <w:t xml:space="preserve">. As a result, </w:t>
      </w:r>
      <w:r w:rsidR="000A0A24">
        <w:t xml:space="preserve">these </w:t>
      </w:r>
      <w:r w:rsidR="00F509EE">
        <w:t xml:space="preserve">six </w:t>
      </w:r>
      <w:r w:rsidR="000A0A24">
        <w:t xml:space="preserve">scales were excluded from </w:t>
      </w:r>
      <w:proofErr w:type="spellStart"/>
      <w:r w:rsidR="000A0A24">
        <w:t>furthere</w:t>
      </w:r>
      <w:proofErr w:type="spellEnd"/>
      <w:r w:rsidR="000A0A24">
        <w:t xml:space="preserve"> analysis.</w:t>
      </w:r>
      <w:r w:rsidR="00471002">
        <w:t xml:space="preserve"> </w:t>
      </w:r>
      <w:bookmarkStart w:id="31" w:name="OLE_LINK6"/>
      <w:r w:rsidR="00471002" w:rsidRPr="00471002">
        <w:t xml:space="preserve">Both </w:t>
      </w:r>
      <w:bookmarkStart w:id="32" w:name="OLE_LINK16"/>
      <w:r w:rsidR="00D45802" w:rsidRPr="00D45802">
        <w:t>'</w:t>
      </w:r>
      <w:bookmarkEnd w:id="32"/>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Ji (2007)</w:t>
      </w:r>
      <w:r w:rsidR="00F509EE" w:rsidRPr="00BC6158">
        <w:fldChar w:fldCharType="end"/>
      </w:r>
      <w:r w:rsidR="00D45802" w:rsidRPr="00D45802">
        <w:t>'</w:t>
      </w:r>
      <w:r w:rsidR="00D45802">
        <w:t xml:space="preserve"> </w:t>
      </w:r>
      <w:bookmarkEnd w:id="31"/>
      <w:r w:rsidR="00F509EE">
        <w:t>measured depression</w:t>
      </w:r>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F509EE">
        <w:t>We treated them</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r w:rsidR="00F509EE">
        <w:t>d</w:t>
      </w:r>
      <w:r w:rsidR="00325875">
        <w:t xml:space="preserve"> the boys and </w:t>
      </w:r>
      <w:proofErr w:type="gramStart"/>
      <w:r w:rsidR="00325875">
        <w:t>girls</w:t>
      </w:r>
      <w:proofErr w:type="gramEnd"/>
      <w:r w:rsidR="00325875">
        <w:t xml:space="preserve"> version of </w:t>
      </w:r>
      <w:r w:rsidR="00B53834" w:rsidRPr="00B53834">
        <w:t xml:space="preserve">the Child Behavior Checklist (CBCL) </w:t>
      </w:r>
      <w:r w:rsidR="00325875">
        <w:t>as one scale</w:t>
      </w:r>
      <w:r w:rsidR="00B53834" w:rsidRPr="00B53834">
        <w:t xml:space="preserve">. </w:t>
      </w:r>
      <w:r w:rsidR="00E032C9">
        <w:t>Finally,</w:t>
      </w:r>
      <w:r w:rsidR="00B53834" w:rsidRPr="00B53834">
        <w:t xml:space="preserve"> 27 scales were included in the analysis</w:t>
      </w:r>
      <w:r w:rsidR="00325875">
        <w:t xml:space="preserve"> (see </w:t>
      </w:r>
      <w:bookmarkStart w:id="33" w:name="OLE_LINK15"/>
      <w:r w:rsidR="00B1204C" w:rsidRPr="00B1204C">
        <w:t>Table 1</w:t>
      </w:r>
      <w:r w:rsidR="00325875">
        <w:t>)</w:t>
      </w:r>
      <w:r w:rsidR="00B1204C" w:rsidRPr="00B1204C">
        <w:t>.</w:t>
      </w:r>
    </w:p>
    <w:bookmarkEnd w:id="33"/>
    <w:p w14:paraId="19A67FD9" w14:textId="77777777" w:rsidR="00277FAE" w:rsidRDefault="00A52E91" w:rsidP="00A52E91">
      <w:pPr>
        <w:ind w:firstLineChars="1400" w:firstLine="3360"/>
        <w:rPr>
          <w:color w:val="000000" w:themeColor="text1"/>
          <w:szCs w:val="24"/>
        </w:rPr>
      </w:pPr>
      <w:commentRangeStart w:id="34"/>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commentRangeEnd w:id="34"/>
      <w:r w:rsidR="00F42785">
        <w:rPr>
          <w:rStyle w:val="ae"/>
        </w:rPr>
        <w:commentReference w:id="34"/>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607C9B1D" w14:textId="77777777" w:rsidR="00A52E91" w:rsidRDefault="00A52E91" w:rsidP="00A52E91">
      <w:pPr>
        <w:rPr>
          <w:ins w:id="35" w:author="浩远 汪" w:date="2023-09-29T16:34:00Z"/>
          <w:color w:val="000000" w:themeColor="text1"/>
          <w:szCs w:val="24"/>
        </w:rPr>
      </w:pPr>
    </w:p>
    <w:p w14:paraId="5DCC5E52" w14:textId="5E45D59F" w:rsidR="009341DB" w:rsidRPr="0099272D" w:rsidRDefault="009341DB" w:rsidP="00A52E91">
      <w:pPr>
        <w:rPr>
          <w:rFonts w:hint="eastAsia"/>
          <w:color w:val="000000" w:themeColor="text1"/>
          <w:szCs w:val="24"/>
        </w:rPr>
        <w:sectPr w:rsidR="009341DB" w:rsidRPr="0099272D" w:rsidSect="00B90BB8">
          <w:pgSz w:w="16838" w:h="11906" w:orient="landscape"/>
          <w:pgMar w:top="1797" w:right="1440" w:bottom="1797" w:left="1440" w:header="851" w:footer="992" w:gutter="0"/>
          <w:cols w:space="720"/>
          <w:docGrid w:linePitch="312"/>
        </w:sectPr>
      </w:pPr>
      <w:ins w:id="36" w:author="浩远 汪" w:date="2023-09-29T16:34:00Z">
        <w:r>
          <w:rPr>
            <w:rFonts w:hint="eastAsia"/>
            <w:color w:val="000000" w:themeColor="text1"/>
            <w:szCs w:val="24"/>
          </w:rPr>
          <w:t>流程图加上数据分析，具体包括问卷特点的描述，重合度</w:t>
        </w:r>
      </w:ins>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F11CA7" w:rsidRPr="00306736" w14:paraId="6A875C08" w14:textId="77777777" w:rsidTr="00744EE9">
        <w:trPr>
          <w:tblHeader/>
          <w:jc w:val="center"/>
        </w:trPr>
        <w:tc>
          <w:tcPr>
            <w:tcW w:w="4253" w:type="dxa"/>
            <w:tcBorders>
              <w:top w:val="single" w:sz="12" w:space="0" w:color="auto"/>
              <w:bottom w:val="single" w:sz="12" w:space="0" w:color="auto"/>
            </w:tcBorders>
            <w:vAlign w:val="center"/>
          </w:tcPr>
          <w:p w14:paraId="7C8F1822" w14:textId="242DB948" w:rsidR="00F11CA7" w:rsidRPr="00306736" w:rsidRDefault="00F11CA7" w:rsidP="00B624BD">
            <w:pPr>
              <w:spacing w:line="312" w:lineRule="auto"/>
              <w:jc w:val="center"/>
              <w:rPr>
                <w:sz w:val="21"/>
                <w:szCs w:val="21"/>
              </w:rPr>
            </w:pPr>
            <w:r w:rsidRPr="00306736">
              <w:rPr>
                <w:sz w:val="21"/>
                <w:szCs w:val="21"/>
              </w:rPr>
              <w:t>量表名称</w:t>
            </w:r>
            <w:r w:rsidRPr="00306736">
              <w:rPr>
                <w:rFonts w:hint="eastAsia"/>
                <w:sz w:val="21"/>
                <w:szCs w:val="21"/>
              </w:rPr>
              <w:t>2</w:t>
            </w:r>
            <w:r w:rsidRPr="00306736">
              <w:rPr>
                <w:sz w:val="21"/>
                <w:szCs w:val="21"/>
              </w:rPr>
              <w:t>7</w:t>
            </w:r>
            <w:r w:rsidRPr="00306736">
              <w:rPr>
                <w:rFonts w:hint="eastAsia"/>
                <w:sz w:val="21"/>
                <w:szCs w:val="21"/>
              </w:rPr>
              <w:t>个</w:t>
            </w:r>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Pr="00306736">
              <w:rPr>
                <w:sz w:val="21"/>
                <w:szCs w:val="21"/>
              </w:rPr>
              <w:t>7</w:t>
            </w:r>
            <w:r w:rsidRPr="00306736">
              <w:rPr>
                <w:rFonts w:hint="eastAsia"/>
                <w:sz w:val="21"/>
                <w:szCs w:val="21"/>
              </w:rPr>
              <w:t>个</w:t>
            </w:r>
            <w:r w:rsidRPr="00306736">
              <w:rPr>
                <w:sz w:val="21"/>
                <w:szCs w:val="21"/>
              </w:rPr>
              <w:t>)</w:t>
            </w:r>
          </w:p>
        </w:tc>
        <w:tc>
          <w:tcPr>
            <w:tcW w:w="2694" w:type="dxa"/>
            <w:tcBorders>
              <w:top w:val="single" w:sz="12" w:space="0" w:color="auto"/>
              <w:bottom w:val="single" w:sz="12" w:space="0" w:color="auto"/>
            </w:tcBorders>
            <w:vAlign w:val="center"/>
          </w:tcPr>
          <w:p w14:paraId="189DD534" w14:textId="77777777" w:rsidR="00F11CA7" w:rsidRPr="00306736" w:rsidRDefault="00F11CA7" w:rsidP="00744EE9">
            <w:pPr>
              <w:spacing w:line="312" w:lineRule="auto"/>
              <w:jc w:val="center"/>
              <w:rPr>
                <w:sz w:val="21"/>
                <w:szCs w:val="21"/>
              </w:rPr>
            </w:pPr>
            <w:r w:rsidRPr="00306736">
              <w:rPr>
                <w:sz w:val="21"/>
                <w:szCs w:val="21"/>
              </w:rPr>
              <w:t>元分析</w:t>
            </w:r>
            <w:r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7A08E150" w14:textId="77777777" w:rsidR="00F11CA7" w:rsidRPr="00306736" w:rsidRDefault="00F11CA7" w:rsidP="00744EE9">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41B8A775" w14:textId="77777777" w:rsidR="00F11CA7" w:rsidRPr="00306736" w:rsidRDefault="00F11CA7" w:rsidP="00744EE9">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63FD14D5" w14:textId="77777777" w:rsidR="00F11CA7" w:rsidRPr="00306736" w:rsidRDefault="00F11CA7" w:rsidP="00744EE9">
            <w:pPr>
              <w:spacing w:line="312" w:lineRule="auto"/>
              <w:ind w:firstLineChars="500" w:firstLine="1050"/>
              <w:jc w:val="center"/>
              <w:rPr>
                <w:sz w:val="21"/>
                <w:szCs w:val="21"/>
              </w:rPr>
            </w:pPr>
          </w:p>
          <w:p w14:paraId="7F152DB4" w14:textId="77777777" w:rsidR="00F11CA7" w:rsidRPr="00306736" w:rsidRDefault="00F11CA7" w:rsidP="00744EE9">
            <w:pPr>
              <w:spacing w:line="312" w:lineRule="auto"/>
              <w:ind w:firstLineChars="700" w:firstLine="1470"/>
              <w:jc w:val="center"/>
              <w:rPr>
                <w:sz w:val="21"/>
                <w:szCs w:val="21"/>
              </w:rPr>
            </w:pPr>
            <w:r w:rsidRPr="00306736">
              <w:rPr>
                <w:sz w:val="21"/>
                <w:szCs w:val="21"/>
              </w:rPr>
              <w:t>备注</w:t>
            </w:r>
          </w:p>
        </w:tc>
      </w:tr>
      <w:tr w:rsidR="00F11CA7" w:rsidRPr="00306736" w14:paraId="583ED182" w14:textId="77777777" w:rsidTr="00744EE9">
        <w:trPr>
          <w:jc w:val="center"/>
        </w:trPr>
        <w:tc>
          <w:tcPr>
            <w:tcW w:w="4253" w:type="dxa"/>
            <w:tcBorders>
              <w:top w:val="single" w:sz="12" w:space="0" w:color="auto"/>
            </w:tcBorders>
            <w:vAlign w:val="center"/>
          </w:tcPr>
          <w:p w14:paraId="65E292A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Self- Rating Depression Scale (SDS)</w:t>
            </w:r>
          </w:p>
        </w:tc>
        <w:tc>
          <w:tcPr>
            <w:tcW w:w="2694" w:type="dxa"/>
            <w:tcBorders>
              <w:top w:val="single" w:sz="12" w:space="0" w:color="auto"/>
            </w:tcBorders>
            <w:vAlign w:val="center"/>
          </w:tcPr>
          <w:p w14:paraId="40219C5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NE.Ref.{9B2BF791-106E-416B-BD38-F832C3F3D6C3}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NE.Ref.{0251D90D-36B2-4863-A09C-B0BBCE738277}</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NE.Ref.{9F0A19D2-97E3-451A-BB6D-5681FBC4703E}</w:instrText>
            </w:r>
            <w:r w:rsidRPr="00306736">
              <w:rPr>
                <w:sz w:val="21"/>
                <w:szCs w:val="21"/>
              </w:rPr>
              <w:fldChar w:fldCharType="separate"/>
            </w:r>
            <w:r w:rsidRPr="00306736">
              <w:rPr>
                <w:color w:val="000000"/>
                <w:kern w:val="0"/>
                <w:sz w:val="21"/>
                <w:szCs w:val="21"/>
              </w:rPr>
              <w:t>陈姜等</w:t>
            </w:r>
            <w:r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NE.Ref.{AA0BD727-9ED3-4CD8-833E-D3A3EB3D81A1}</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NE.Ref.{DD45CEC2-61C0-46B5-9E2E-1F2DF07BC56A}</w:instrText>
            </w:r>
            <w:r w:rsidRPr="00306736">
              <w:rPr>
                <w:sz w:val="21"/>
                <w:szCs w:val="21"/>
              </w:rPr>
              <w:fldChar w:fldCharType="separate"/>
            </w:r>
            <w:proofErr w:type="gramStart"/>
            <w:r w:rsidRPr="00306736">
              <w:rPr>
                <w:color w:val="000000"/>
                <w:kern w:val="0"/>
                <w:sz w:val="21"/>
                <w:szCs w:val="21"/>
              </w:rPr>
              <w:t>王汝展等</w:t>
            </w:r>
            <w:proofErr w:type="gramEnd"/>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NE.Ref.{D671F8CC-4933-4298-9938-1986A4747908}</w:instrText>
            </w:r>
            <w:r w:rsidRPr="00306736">
              <w:rPr>
                <w:sz w:val="21"/>
                <w:szCs w:val="21"/>
              </w:rPr>
              <w:fldChar w:fldCharType="separate"/>
            </w:r>
            <w:r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NE.Ref.{A98EC9ED-C2A8-437B-9DD8-F28DEBD7B8C3}</w:instrText>
            </w:r>
            <w:r w:rsidRPr="00306736">
              <w:rPr>
                <w:sz w:val="21"/>
                <w:szCs w:val="21"/>
              </w:rPr>
              <w:fldChar w:fldCharType="separate"/>
            </w:r>
            <w:proofErr w:type="gramStart"/>
            <w:r w:rsidRPr="00306736">
              <w:rPr>
                <w:color w:val="000000"/>
                <w:kern w:val="0"/>
                <w:sz w:val="21"/>
                <w:szCs w:val="21"/>
              </w:rPr>
              <w:t>任艳峰等</w:t>
            </w:r>
            <w:proofErr w:type="gramEnd"/>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NE.Ref.{FB02C6A0-97BA-4B27-85FE-BE98FFA45846}</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NE.Ref.{B8077D13-3AEF-460A-A55B-075063C1539A}</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Pr="00306736">
              <w:rPr>
                <w:sz w:val="21"/>
                <w:szCs w:val="21"/>
              </w:rPr>
              <w:instrText xml:space="preserve"> ADDIN NE.Ref.{EF26BD9D-6690-4CB4-B12F-71BAE367B21C}</w:instrText>
            </w:r>
            <w:r w:rsidRPr="00306736">
              <w:rPr>
                <w:sz w:val="21"/>
                <w:szCs w:val="21"/>
              </w:rPr>
              <w:fldChar w:fldCharType="separate"/>
            </w:r>
            <w:r w:rsidRPr="00306736">
              <w:rPr>
                <w:color w:val="000000"/>
                <w:kern w:val="0"/>
                <w:sz w:val="21"/>
                <w:szCs w:val="21"/>
              </w:rPr>
              <w:t>姚树桥和孙学礼</w:t>
            </w:r>
            <w:r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NE.Ref.{C689C8F7-ACAB-4C9C-B619-8C65D0D4D22E}</w:instrText>
            </w:r>
            <w:r w:rsidRPr="00306736">
              <w:rPr>
                <w:sz w:val="21"/>
                <w:szCs w:val="21"/>
              </w:rPr>
              <w:fldChar w:fldCharType="separate"/>
            </w:r>
            <w:proofErr w:type="gramStart"/>
            <w:r w:rsidRPr="00306736">
              <w:rPr>
                <w:color w:val="000000"/>
                <w:kern w:val="0"/>
                <w:sz w:val="21"/>
                <w:szCs w:val="21"/>
              </w:rPr>
              <w:t>戴晓阳</w:t>
            </w:r>
            <w:proofErr w:type="gramEnd"/>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NE.Ref.{D398B6C6-7FB3-4CC0-96D9-1E1E7969B282}</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NE.Ref.{43D6DE0A-C9C3-4772-B00D-B8E05B9EE52B}</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NE.Ref.{B37065D0-F9DE-480D-B26B-8DD7890CA9E5}</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NE.Ref.{7356FDEB-263E-4A7B-95D8-322964A2E320}</w:instrText>
            </w:r>
            <w:r w:rsidRPr="00306736">
              <w:rPr>
                <w:sz w:val="21"/>
                <w:szCs w:val="21"/>
              </w:rPr>
              <w:fldChar w:fldCharType="separate"/>
            </w:r>
            <w:r w:rsidRPr="00306736">
              <w:rPr>
                <w:color w:val="000000"/>
                <w:kern w:val="0"/>
                <w:sz w:val="21"/>
                <w:szCs w:val="21"/>
              </w:rPr>
              <w:t>郑</w:t>
            </w:r>
            <w:proofErr w:type="gramStart"/>
            <w:r w:rsidRPr="00306736">
              <w:rPr>
                <w:color w:val="000000"/>
                <w:kern w:val="0"/>
                <w:sz w:val="21"/>
                <w:szCs w:val="21"/>
              </w:rPr>
              <w:t>世</w:t>
            </w:r>
            <w:proofErr w:type="gramEnd"/>
            <w:r w:rsidRPr="00306736">
              <w:rPr>
                <w:color w:val="000000"/>
                <w:kern w:val="0"/>
                <w:sz w:val="21"/>
                <w:szCs w:val="21"/>
              </w:rPr>
              <w:t>华等</w:t>
            </w:r>
            <w:r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NE.Ref.{E967EC53-1C91-45D4-B105-3CCD675ECDE7}</w:instrText>
            </w:r>
            <w:r w:rsidRPr="00306736">
              <w:rPr>
                <w:sz w:val="21"/>
                <w:szCs w:val="21"/>
              </w:rPr>
              <w:fldChar w:fldCharType="separate"/>
            </w:r>
            <w:proofErr w:type="gramStart"/>
            <w:r w:rsidRPr="00306736">
              <w:rPr>
                <w:color w:val="000000"/>
                <w:kern w:val="0"/>
                <w:sz w:val="21"/>
                <w:szCs w:val="21"/>
              </w:rPr>
              <w:t>王征宇和</w:t>
            </w:r>
            <w:proofErr w:type="gramEnd"/>
            <w:r w:rsidRPr="00306736">
              <w:rPr>
                <w:color w:val="000000"/>
                <w:kern w:val="0"/>
                <w:sz w:val="21"/>
                <w:szCs w:val="21"/>
              </w:rPr>
              <w:t>迟玉芬</w:t>
            </w:r>
            <w:r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NE.Ref.{2C3531CD-DC27-4D44-A153-714999AC003B}</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NE.Ref.{B3DBEF04-D28C-4DBA-84C8-16E8D3E8F2F4}</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NE.Ref.{8BB3AA21-8858-4FB9-ADEE-07D4CBF83D50}</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64767C02" w14:textId="77777777" w:rsidR="00F11CA7" w:rsidRPr="00306736" w:rsidRDefault="00F11CA7" w:rsidP="00744EE9">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3080357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NE.Ref.{D40B0FBE-084B-4958-B855-A92B10933864}</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4190D14E" w14:textId="77777777" w:rsidR="00F11CA7" w:rsidRPr="00306736" w:rsidRDefault="00F11CA7" w:rsidP="00744EE9">
            <w:pPr>
              <w:spacing w:line="312" w:lineRule="auto"/>
              <w:jc w:val="center"/>
              <w:rPr>
                <w:sz w:val="21"/>
                <w:szCs w:val="21"/>
              </w:rPr>
            </w:pPr>
          </w:p>
        </w:tc>
        <w:tc>
          <w:tcPr>
            <w:tcW w:w="3522" w:type="dxa"/>
            <w:tcBorders>
              <w:top w:val="single" w:sz="12" w:space="0" w:color="auto"/>
            </w:tcBorders>
          </w:tcPr>
          <w:p w14:paraId="6BBA6F74"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NE.Ref.{06BAF6AE-681D-4337-AD99-6F5802E5460A}</w:instrText>
            </w:r>
            <w:r w:rsidRPr="00306736">
              <w:rPr>
                <w:sz w:val="21"/>
                <w:szCs w:val="21"/>
              </w:rPr>
              <w:fldChar w:fldCharType="separate"/>
            </w:r>
            <w:r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NE.Ref.{5317EB60-07AC-421F-AD7D-E8E9F46E5B60}</w:instrText>
            </w:r>
            <w:r w:rsidRPr="00306736">
              <w:rPr>
                <w:sz w:val="21"/>
                <w:szCs w:val="21"/>
              </w:rPr>
              <w:fldChar w:fldCharType="separate"/>
            </w:r>
            <w:r w:rsidRPr="00306736">
              <w:rPr>
                <w:color w:val="000000"/>
                <w:kern w:val="0"/>
                <w:sz w:val="21"/>
                <w:szCs w:val="21"/>
              </w:rPr>
              <w:t>王汝展等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NE.Ref.{826D154B-780F-4895-B5D9-15AD40B74899}</w:instrText>
            </w:r>
            <w:r w:rsidRPr="00306736">
              <w:rPr>
                <w:sz w:val="21"/>
                <w:szCs w:val="21"/>
              </w:rPr>
              <w:fldChar w:fldCharType="separate"/>
            </w:r>
            <w:r w:rsidRPr="00306736">
              <w:rPr>
                <w:color w:val="000000"/>
                <w:kern w:val="0"/>
                <w:sz w:val="21"/>
                <w:szCs w:val="21"/>
              </w:rPr>
              <w:t>王俊等</w:t>
            </w:r>
            <w:r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NE.Ref.{AAAA4AA7-79ED-4C75-98FA-7CDCABBF53B3}</w:instrText>
            </w:r>
            <w:r w:rsidRPr="00306736">
              <w:rPr>
                <w:sz w:val="21"/>
                <w:szCs w:val="21"/>
              </w:rPr>
              <w:fldChar w:fldCharType="separate"/>
            </w:r>
            <w:r w:rsidRPr="00306736">
              <w:rPr>
                <w:color w:val="000000"/>
                <w:kern w:val="0"/>
                <w:sz w:val="21"/>
                <w:szCs w:val="21"/>
              </w:rPr>
              <w:t>崔庆霞和王在翔</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NE.Ref.{8455552C-9990-43D5-B170-17027A6938AA}</w:instrText>
            </w:r>
            <w:r w:rsidRPr="00306736">
              <w:rPr>
                <w:sz w:val="21"/>
                <w:szCs w:val="21"/>
              </w:rPr>
              <w:fldChar w:fldCharType="separate"/>
            </w:r>
            <w:r w:rsidRPr="00306736">
              <w:rPr>
                <w:color w:val="000000"/>
                <w:kern w:val="0"/>
                <w:sz w:val="21"/>
                <w:szCs w:val="21"/>
              </w:rPr>
              <w:t>段泉泉和胜利</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NE.Ref.{4D03B3E6-6F2F-4552-A1A8-B6BE25209854}</w:instrText>
            </w:r>
            <w:r w:rsidRPr="00306736">
              <w:rPr>
                <w:sz w:val="21"/>
                <w:szCs w:val="21"/>
              </w:rPr>
              <w:fldChar w:fldCharType="separate"/>
            </w:r>
            <w:r w:rsidRPr="00306736">
              <w:rPr>
                <w:color w:val="000000"/>
                <w:kern w:val="0"/>
                <w:sz w:val="21"/>
                <w:szCs w:val="21"/>
              </w:rPr>
              <w:t>郑世华等</w:t>
            </w:r>
            <w:r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NE.Ref.{1062D9C6-2820-4193-B1D7-28831B8F031C}</w:instrText>
            </w:r>
            <w:r w:rsidRPr="00306736">
              <w:rPr>
                <w:sz w:val="21"/>
                <w:szCs w:val="21"/>
              </w:rPr>
              <w:fldChar w:fldCharType="separate"/>
            </w:r>
            <w:r w:rsidRPr="00306736">
              <w:rPr>
                <w:color w:val="000000"/>
                <w:kern w:val="0"/>
                <w:sz w:val="21"/>
                <w:szCs w:val="21"/>
              </w:rPr>
              <w:t>Zung(1969)</w:t>
            </w:r>
            <w:r w:rsidRPr="00306736">
              <w:rPr>
                <w:sz w:val="21"/>
                <w:szCs w:val="21"/>
              </w:rPr>
              <w:fldChar w:fldCharType="end"/>
            </w:r>
            <w:r w:rsidRPr="00306736">
              <w:rPr>
                <w:rFonts w:hint="eastAsia"/>
                <w:sz w:val="21"/>
                <w:szCs w:val="21"/>
              </w:rPr>
              <w:t>未</w:t>
            </w:r>
            <w:r w:rsidRPr="00306736">
              <w:rPr>
                <w:sz w:val="21"/>
                <w:szCs w:val="21"/>
              </w:rPr>
              <w:t>提供题目。</w:t>
            </w:r>
          </w:p>
          <w:p w14:paraId="6A52B856" w14:textId="77777777" w:rsidR="00F11CA7" w:rsidRPr="00306736" w:rsidRDefault="00F11CA7" w:rsidP="00744EE9">
            <w:pPr>
              <w:spacing w:after="240"/>
              <w:jc w:val="center"/>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Pr="00306736">
              <w:rPr>
                <w:sz w:val="21"/>
                <w:szCs w:val="21"/>
              </w:rPr>
              <w:instrText xml:space="preserve"> ADDIN NE.Ref.{BEE888F2-0F21-46D4-82A9-C5DA4E1D6F2F}</w:instrText>
            </w:r>
            <w:r w:rsidRPr="00306736">
              <w:rPr>
                <w:sz w:val="21"/>
                <w:szCs w:val="21"/>
              </w:rPr>
              <w:fldChar w:fldCharType="separate"/>
            </w:r>
            <w:proofErr w:type="gramStart"/>
            <w:r w:rsidRPr="00306736">
              <w:rPr>
                <w:color w:val="000000"/>
                <w:kern w:val="0"/>
                <w:sz w:val="21"/>
                <w:szCs w:val="21"/>
              </w:rPr>
              <w:t>任艳峰等</w:t>
            </w:r>
            <w:proofErr w:type="gramEnd"/>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NE.Ref.{1EAD0542-5B03-4C3C-A707-B27E1112FD25}</w:instrText>
            </w:r>
            <w:r w:rsidRPr="00306736">
              <w:rPr>
                <w:sz w:val="21"/>
                <w:szCs w:val="21"/>
              </w:rPr>
              <w:fldChar w:fldCharType="separate"/>
            </w:r>
            <w:r w:rsidRPr="00306736">
              <w:rPr>
                <w:color w:val="000000"/>
                <w:kern w:val="0"/>
                <w:sz w:val="21"/>
                <w:szCs w:val="21"/>
              </w:rPr>
              <w:t>苏春燕等</w:t>
            </w:r>
            <w:r w:rsidRPr="00306736">
              <w:rPr>
                <w:color w:val="000000"/>
                <w:kern w:val="0"/>
                <w:sz w:val="21"/>
                <w:szCs w:val="21"/>
              </w:rPr>
              <w:t>(2003)</w:t>
            </w:r>
            <w:r w:rsidRPr="00306736">
              <w:rPr>
                <w:sz w:val="21"/>
                <w:szCs w:val="21"/>
              </w:rPr>
              <w:fldChar w:fldCharType="end"/>
            </w:r>
            <w:r w:rsidRPr="00306736">
              <w:rPr>
                <w:rFonts w:hint="eastAsia"/>
                <w:sz w:val="21"/>
                <w:szCs w:val="21"/>
              </w:rPr>
              <w:t>的</w:t>
            </w:r>
            <w:r w:rsidRPr="00306736">
              <w:rPr>
                <w:sz w:val="21"/>
                <w:szCs w:val="21"/>
              </w:rPr>
              <w:t>与本量表无关。</w:t>
            </w:r>
          </w:p>
          <w:p w14:paraId="0276BD8C" w14:textId="77777777" w:rsidR="00F11CA7" w:rsidRPr="00306736" w:rsidRDefault="00F11CA7" w:rsidP="00744EE9">
            <w:pPr>
              <w:spacing w:after="240"/>
              <w:jc w:val="center"/>
              <w:rPr>
                <w:sz w:val="21"/>
                <w:szCs w:val="21"/>
              </w:rPr>
            </w:pPr>
            <w:r w:rsidRPr="00306736">
              <w:rPr>
                <w:sz w:val="21"/>
                <w:szCs w:val="21"/>
              </w:rPr>
              <w:t>相对</w:t>
            </w:r>
            <w:r w:rsidRPr="00306736">
              <w:rPr>
                <w:sz w:val="21"/>
                <w:szCs w:val="21"/>
              </w:rPr>
              <w:fldChar w:fldCharType="begin"/>
            </w:r>
            <w:r w:rsidRPr="00306736">
              <w:rPr>
                <w:sz w:val="21"/>
                <w:szCs w:val="21"/>
              </w:rPr>
              <w:instrText xml:space="preserve"> ADDIN NE.Ref.{10F75F7F-222B-4461-9CCE-35793138F7A9}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NE.Ref.{6CE2C3D4-DB38-4257-AF63-65630AF529B3}</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在提供</w:t>
            </w:r>
            <w:r w:rsidRPr="00306736">
              <w:rPr>
                <w:rFonts w:hint="eastAsia"/>
                <w:sz w:val="21"/>
                <w:szCs w:val="21"/>
              </w:rPr>
              <w:t>条目</w:t>
            </w:r>
            <w:r w:rsidRPr="00306736">
              <w:rPr>
                <w:sz w:val="21"/>
                <w:szCs w:val="21"/>
              </w:rPr>
              <w:t>的同时</w:t>
            </w:r>
            <w:r w:rsidRPr="00306736">
              <w:rPr>
                <w:rFonts w:hint="eastAsia"/>
                <w:sz w:val="21"/>
                <w:szCs w:val="21"/>
              </w:rPr>
              <w:t>也</w:t>
            </w:r>
            <w:r w:rsidRPr="00306736">
              <w:rPr>
                <w:sz w:val="21"/>
                <w:szCs w:val="21"/>
              </w:rPr>
              <w:t>直接提供症状，更方便内容分析。</w:t>
            </w:r>
          </w:p>
          <w:p w14:paraId="20525278" w14:textId="77777777" w:rsidR="00F11CA7" w:rsidRPr="00306736" w:rsidRDefault="00F11CA7" w:rsidP="00744EE9">
            <w:pPr>
              <w:spacing w:after="240"/>
              <w:jc w:val="center"/>
              <w:rPr>
                <w:sz w:val="21"/>
                <w:szCs w:val="21"/>
              </w:rPr>
            </w:pPr>
            <w:r w:rsidRPr="00306736">
              <w:rPr>
                <w:sz w:val="21"/>
                <w:szCs w:val="21"/>
              </w:rPr>
              <w:fldChar w:fldCharType="begin"/>
            </w:r>
            <w:r w:rsidRPr="00306736">
              <w:rPr>
                <w:sz w:val="21"/>
                <w:szCs w:val="21"/>
              </w:rPr>
              <w:instrText xml:space="preserve"> ADDIN NE.Ref.{05DCEC0E-CEA8-4E1F-91CE-525A7CE45A64}</w:instrText>
            </w:r>
            <w:r w:rsidRPr="00306736">
              <w:rPr>
                <w:sz w:val="21"/>
                <w:szCs w:val="21"/>
              </w:rPr>
              <w:fldChar w:fldCharType="separate"/>
            </w:r>
            <w:r w:rsidRPr="00306736">
              <w:rPr>
                <w:color w:val="000000"/>
                <w:kern w:val="0"/>
                <w:sz w:val="21"/>
                <w:szCs w:val="21"/>
              </w:rPr>
              <w:t>崔杰诚和陈国生</w:t>
            </w:r>
            <w:r w:rsidRPr="00306736">
              <w:rPr>
                <w:color w:val="000000"/>
                <w:kern w:val="0"/>
                <w:sz w:val="21"/>
                <w:szCs w:val="21"/>
              </w:rPr>
              <w:t>(1998)</w:t>
            </w:r>
            <w:r w:rsidRPr="00306736">
              <w:rPr>
                <w:sz w:val="21"/>
                <w:szCs w:val="21"/>
              </w:rPr>
              <w:fldChar w:fldCharType="end"/>
            </w:r>
            <w:r w:rsidRPr="00306736">
              <w:rPr>
                <w:sz w:val="21"/>
                <w:szCs w:val="21"/>
              </w:rPr>
              <w:t>无法获取。</w:t>
            </w:r>
          </w:p>
          <w:p w14:paraId="11327853" w14:textId="77777777" w:rsidR="00F11CA7" w:rsidRPr="00306736" w:rsidRDefault="00F11CA7" w:rsidP="00744EE9">
            <w:pPr>
              <w:spacing w:line="312" w:lineRule="auto"/>
              <w:jc w:val="center"/>
              <w:rPr>
                <w:sz w:val="21"/>
                <w:szCs w:val="21"/>
              </w:rPr>
            </w:pPr>
          </w:p>
        </w:tc>
      </w:tr>
      <w:tr w:rsidR="00F11CA7" w:rsidRPr="00306736" w14:paraId="30FE5587" w14:textId="77777777" w:rsidTr="00744EE9">
        <w:trPr>
          <w:jc w:val="center"/>
        </w:trPr>
        <w:tc>
          <w:tcPr>
            <w:tcW w:w="4253" w:type="dxa"/>
            <w:vAlign w:val="center"/>
          </w:tcPr>
          <w:p w14:paraId="7CF83B65"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S</w:t>
            </w:r>
            <w:r w:rsidRPr="00306736">
              <w:rPr>
                <w:sz w:val="21"/>
                <w:szCs w:val="21"/>
              </w:rPr>
              <w:t>ymptom Checklist 90</w:t>
            </w:r>
            <w:r w:rsidRPr="00306736">
              <w:rPr>
                <w:sz w:val="21"/>
                <w:szCs w:val="21"/>
              </w:rPr>
              <w:t>（</w:t>
            </w:r>
            <w:r w:rsidRPr="00306736">
              <w:rPr>
                <w:sz w:val="21"/>
                <w:szCs w:val="21"/>
              </w:rPr>
              <w:t>SCL-90</w:t>
            </w:r>
            <w:r w:rsidRPr="00306736">
              <w:rPr>
                <w:sz w:val="21"/>
                <w:szCs w:val="21"/>
              </w:rPr>
              <w:t>）</w:t>
            </w:r>
          </w:p>
        </w:tc>
        <w:tc>
          <w:tcPr>
            <w:tcW w:w="2694" w:type="dxa"/>
            <w:vAlign w:val="center"/>
          </w:tcPr>
          <w:p w14:paraId="5A0B835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NE.Ref.{D6069477-A97F-4D79-9EDC-53C5AEF5AF22}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NE.Ref.{199100DB-298A-4E67-B5BC-B04234068AF7}</w:instrText>
            </w:r>
            <w:r w:rsidRPr="00306736">
              <w:rPr>
                <w:sz w:val="21"/>
                <w:szCs w:val="21"/>
              </w:rPr>
              <w:fldChar w:fldCharType="separate"/>
            </w:r>
            <w:proofErr w:type="gramStart"/>
            <w:r w:rsidRPr="00306736">
              <w:rPr>
                <w:color w:val="000000"/>
                <w:kern w:val="0"/>
                <w:sz w:val="21"/>
                <w:szCs w:val="21"/>
              </w:rPr>
              <w:t>戴晓阳</w:t>
            </w:r>
            <w:proofErr w:type="gramEnd"/>
            <w:r w:rsidRPr="00306736">
              <w:rPr>
                <w:color w:val="000000"/>
                <w:kern w:val="0"/>
                <w:sz w:val="21"/>
                <w:szCs w:val="21"/>
              </w:rPr>
              <w:t>(2010),</w:t>
            </w:r>
            <w:r w:rsidRPr="00306736">
              <w:rPr>
                <w:color w:val="000000"/>
                <w:kern w:val="0"/>
                <w:sz w:val="21"/>
                <w:szCs w:val="21"/>
              </w:rPr>
              <w:t>戴海崎等</w:t>
            </w:r>
            <w:r w:rsidRPr="00306736">
              <w:rPr>
                <w:color w:val="000000"/>
                <w:kern w:val="0"/>
                <w:sz w:val="21"/>
                <w:szCs w:val="21"/>
              </w:rPr>
              <w:t>(2007),</w:t>
            </w:r>
            <w:r w:rsidRPr="00306736">
              <w:rPr>
                <w:color w:val="000000"/>
                <w:kern w:val="0"/>
                <w:sz w:val="21"/>
                <w:szCs w:val="21"/>
              </w:rPr>
              <w:t>仲稳山</w:t>
            </w:r>
            <w:r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NE.Ref.{3C8DDE06-9B23-4A7F-ADDB-579D68992F31}</w:instrText>
            </w:r>
            <w:r w:rsidRPr="00306736">
              <w:rPr>
                <w:sz w:val="21"/>
                <w:szCs w:val="21"/>
              </w:rPr>
              <w:fldChar w:fldCharType="separate"/>
            </w:r>
            <w:proofErr w:type="gramStart"/>
            <w:r w:rsidRPr="00306736">
              <w:rPr>
                <w:color w:val="000000"/>
                <w:kern w:val="0"/>
                <w:sz w:val="21"/>
                <w:szCs w:val="21"/>
              </w:rPr>
              <w:t>王征宇</w:t>
            </w:r>
            <w:proofErr w:type="gramEnd"/>
            <w:r w:rsidRPr="00306736">
              <w:rPr>
                <w:color w:val="000000"/>
                <w:kern w:val="0"/>
                <w:sz w:val="21"/>
                <w:szCs w:val="21"/>
              </w:rPr>
              <w:lastRenderedPageBreak/>
              <w:t>(1984),</w:t>
            </w:r>
            <w:proofErr w:type="gramStart"/>
            <w:r w:rsidRPr="00306736">
              <w:rPr>
                <w:color w:val="000000"/>
                <w:kern w:val="0"/>
                <w:sz w:val="21"/>
                <w:szCs w:val="21"/>
              </w:rPr>
              <w:t>高成阁等</w:t>
            </w:r>
            <w:proofErr w:type="gramEnd"/>
            <w:r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NE.Ref.{122C9151-F92B-4DD6-9847-F31F254D0B8D}</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NE.Ref.{888EC89A-C748-4A26-A0CA-8654CC638232}</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NE.Ref.{94863D8F-5E9C-4A97-83DD-4F76E0075B80}</w:instrText>
            </w:r>
            <w:r w:rsidRPr="00306736">
              <w:rPr>
                <w:sz w:val="21"/>
                <w:szCs w:val="21"/>
              </w:rPr>
              <w:fldChar w:fldCharType="separate"/>
            </w:r>
            <w:r w:rsidRPr="00306736">
              <w:rPr>
                <w:color w:val="000000"/>
                <w:kern w:val="0"/>
                <w:sz w:val="21"/>
                <w:szCs w:val="21"/>
              </w:rPr>
              <w:t>张明园</w:t>
            </w:r>
            <w:r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NE.Ref.{AA0F8BC2-2D8D-469D-A212-879BE3097413}</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NE.Ref.{E8288711-3E49-432A-86E7-F9B7BAF06054}</w:instrText>
            </w:r>
            <w:r w:rsidRPr="00306736">
              <w:rPr>
                <w:sz w:val="21"/>
                <w:szCs w:val="21"/>
              </w:rPr>
              <w:fldChar w:fldCharType="separate"/>
            </w:r>
            <w:proofErr w:type="gramStart"/>
            <w:r w:rsidRPr="00306736">
              <w:rPr>
                <w:color w:val="000000"/>
                <w:kern w:val="0"/>
                <w:sz w:val="21"/>
                <w:szCs w:val="21"/>
              </w:rPr>
              <w:t>陈国鹏</w:t>
            </w:r>
            <w:proofErr w:type="gramEnd"/>
            <w:r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NE.Ref.{FB01084C-58CA-4C26-A11E-B2C633AA7FF3}</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NE.Ref.{3BFDA054-E516-40C4-B15A-F6F3E4A39829}</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NE.Ref.{3F0B93E0-3D34-400C-B031-544788A18218}</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NE.Ref.{3EFEDB10-13FB-4047-A9D5-548FE940A15E}</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NE.Ref.{5CD411C2-1A4A-4F38-A896-598A3BFF4F17}</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NE.Ref.{8EB48EE6-F8E9-469F-8671-611C655152E1}</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6BB2908" w14:textId="77777777" w:rsidR="00F11CA7" w:rsidRPr="00306736" w:rsidRDefault="00F11CA7" w:rsidP="00744EE9">
            <w:pPr>
              <w:spacing w:line="312" w:lineRule="auto"/>
              <w:jc w:val="center"/>
              <w:rPr>
                <w:sz w:val="21"/>
                <w:szCs w:val="21"/>
              </w:rPr>
            </w:pPr>
            <w:r w:rsidRPr="00306736">
              <w:rPr>
                <w:sz w:val="21"/>
                <w:szCs w:val="21"/>
              </w:rPr>
              <w:lastRenderedPageBreak/>
              <w:t>114</w:t>
            </w:r>
          </w:p>
        </w:tc>
        <w:tc>
          <w:tcPr>
            <w:tcW w:w="3566" w:type="dxa"/>
            <w:vAlign w:val="center"/>
          </w:tcPr>
          <w:p w14:paraId="5521CBC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NE.Ref.{1E1FB178-1A6E-44D0-BA50-B53B25EE602E}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0C929FA1" w14:textId="77777777" w:rsidR="00F11CA7" w:rsidRPr="00306736" w:rsidRDefault="00F11CA7" w:rsidP="00744EE9">
            <w:pPr>
              <w:spacing w:line="312" w:lineRule="auto"/>
              <w:jc w:val="center"/>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Pr="00306736">
              <w:rPr>
                <w:sz w:val="21"/>
                <w:szCs w:val="21"/>
              </w:rPr>
              <w:instrText xml:space="preserve"> ADDIN NE.Ref.{1A4E8FC8-177F-4B4D-BD21-E2A7A6DED2A0}</w:instrText>
            </w:r>
            <w:r w:rsidRPr="00306736">
              <w:rPr>
                <w:sz w:val="21"/>
                <w:szCs w:val="21"/>
              </w:rPr>
              <w:fldChar w:fldCharType="separate"/>
            </w:r>
            <w:r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NE.Ref.{03ACBDD3-D182-4E4D-9517-9D2F1B224C2D}</w:instrText>
            </w:r>
            <w:r w:rsidRPr="00306736">
              <w:rPr>
                <w:sz w:val="21"/>
                <w:szCs w:val="21"/>
              </w:rPr>
              <w:fldChar w:fldCharType="separate"/>
            </w:r>
            <w:r w:rsidRPr="00306736">
              <w:rPr>
                <w:color w:val="000000"/>
                <w:kern w:val="0"/>
                <w:sz w:val="21"/>
                <w:szCs w:val="21"/>
              </w:rPr>
              <w:t>陈树林和李凌江</w:t>
            </w:r>
            <w:r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lastRenderedPageBreak/>
              <w:fldChar w:fldCharType="begin"/>
            </w:r>
            <w:r w:rsidRPr="00306736">
              <w:rPr>
                <w:sz w:val="21"/>
                <w:szCs w:val="21"/>
              </w:rPr>
              <w:instrText xml:space="preserve"> ADDIN NE.Ref.{75B9A92E-128D-4B61-B136-3B430DB033B8}</w:instrText>
            </w:r>
            <w:r w:rsidRPr="00306736">
              <w:rPr>
                <w:sz w:val="21"/>
                <w:szCs w:val="21"/>
              </w:rPr>
              <w:fldChar w:fldCharType="separate"/>
            </w:r>
            <w:r w:rsidRPr="00306736">
              <w:rPr>
                <w:color w:val="000000"/>
                <w:kern w:val="0"/>
                <w:sz w:val="21"/>
                <w:szCs w:val="21"/>
              </w:rPr>
              <w:t>黄赐英和裴利华</w:t>
            </w:r>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NE.Ref.{13F51F4F-45D4-4FE3-9292-1CED06F77201}</w:instrText>
            </w:r>
            <w:r w:rsidRPr="00306736">
              <w:rPr>
                <w:sz w:val="21"/>
                <w:szCs w:val="21"/>
              </w:rPr>
              <w:fldChar w:fldCharType="separate"/>
            </w:r>
            <w:proofErr w:type="gramStart"/>
            <w:r w:rsidRPr="00306736">
              <w:rPr>
                <w:color w:val="000000"/>
                <w:kern w:val="0"/>
                <w:sz w:val="21"/>
                <w:szCs w:val="21"/>
              </w:rPr>
              <w:t>陈国鹏</w:t>
            </w:r>
            <w:proofErr w:type="gramEnd"/>
            <w:r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NE.Ref.{713DE2CE-5066-4AAA-A2F4-2FC8F4D6E6BF}</w:instrText>
            </w:r>
            <w:r w:rsidRPr="00306736">
              <w:rPr>
                <w:sz w:val="21"/>
                <w:szCs w:val="21"/>
              </w:rPr>
              <w:fldChar w:fldCharType="separate"/>
            </w:r>
            <w:r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NE.Ref.{53BE2FD4-BD1C-42E3-B954-D5D3464E23E3}</w:instrText>
            </w:r>
            <w:r w:rsidRPr="00306736">
              <w:rPr>
                <w:sz w:val="21"/>
                <w:szCs w:val="21"/>
              </w:rPr>
              <w:fldChar w:fldCharType="separate"/>
            </w:r>
            <w:r w:rsidRPr="00306736">
              <w:rPr>
                <w:color w:val="000000"/>
                <w:kern w:val="0"/>
                <w:sz w:val="21"/>
                <w:szCs w:val="21"/>
              </w:rPr>
              <w:t>金华等</w:t>
            </w:r>
            <w:r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NE.Ref.{1ED6C4E0-F522-4AC8-B168-48AE9AA588D8}</w:instrText>
            </w:r>
            <w:r w:rsidRPr="00306736">
              <w:rPr>
                <w:sz w:val="21"/>
                <w:szCs w:val="21"/>
              </w:rPr>
              <w:fldChar w:fldCharType="separate"/>
            </w:r>
            <w:r w:rsidRPr="00306736">
              <w:rPr>
                <w:color w:val="000000"/>
                <w:kern w:val="0"/>
                <w:sz w:val="21"/>
                <w:szCs w:val="21"/>
              </w:rPr>
              <w:t>Hoffmann &amp; Overall(1978)</w:t>
            </w:r>
            <w:r w:rsidRPr="00306736">
              <w:rPr>
                <w:sz w:val="21"/>
                <w:szCs w:val="21"/>
              </w:rPr>
              <w:fldChar w:fldCharType="end"/>
            </w:r>
            <w:r w:rsidRPr="00306736">
              <w:rPr>
                <w:rFonts w:hint="eastAsia"/>
                <w:color w:val="000000"/>
                <w:sz w:val="21"/>
                <w:szCs w:val="21"/>
              </w:rPr>
              <w:t>未</w:t>
            </w:r>
            <w:r w:rsidRPr="00306736">
              <w:rPr>
                <w:color w:val="000000"/>
                <w:sz w:val="21"/>
                <w:szCs w:val="21"/>
              </w:rPr>
              <w:t>提供题目。</w:t>
            </w:r>
          </w:p>
          <w:p w14:paraId="7002A84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NE.Ref.{B314AE68-629E-424B-B189-4AC2326FF857}</w:instrText>
            </w:r>
            <w:r w:rsidRPr="00306736">
              <w:rPr>
                <w:sz w:val="21"/>
                <w:szCs w:val="21"/>
              </w:rPr>
              <w:fldChar w:fldCharType="separate"/>
            </w:r>
            <w:r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NE.Ref.{ABCFEB51-CC99-4967-8B88-DBAE8B8450FD}</w:instrText>
            </w:r>
            <w:r w:rsidRPr="00306736">
              <w:rPr>
                <w:sz w:val="21"/>
                <w:szCs w:val="21"/>
              </w:rPr>
              <w:fldChar w:fldCharType="separate"/>
            </w:r>
            <w:r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F11CA7" w:rsidRPr="00306736" w14:paraId="6E59E182" w14:textId="77777777" w:rsidTr="00744EE9">
        <w:trPr>
          <w:jc w:val="center"/>
        </w:trPr>
        <w:tc>
          <w:tcPr>
            <w:tcW w:w="4253" w:type="dxa"/>
            <w:vAlign w:val="center"/>
          </w:tcPr>
          <w:p w14:paraId="2823FCA1"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lastRenderedPageBreak/>
              <w:t>The Center for Epidemiological Studies Depression Scale (CES-D)</w:t>
            </w:r>
          </w:p>
        </w:tc>
        <w:tc>
          <w:tcPr>
            <w:tcW w:w="2694" w:type="dxa"/>
            <w:vAlign w:val="center"/>
          </w:tcPr>
          <w:p w14:paraId="079F65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NE.Ref.{90248059-AE5A-4AFB-8357-65AC66F4D0AE}</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NE.Ref.{68B675BA-423D-4683-9367-383FE7AF18E0}</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NE.Ref.{414C2AAB-5EA4-4EFA-9F5C-5699F7ECBA2B}</w:instrText>
            </w:r>
            <w:r w:rsidRPr="00306736">
              <w:rPr>
                <w:sz w:val="21"/>
                <w:szCs w:val="21"/>
              </w:rPr>
              <w:fldChar w:fldCharType="separate"/>
            </w:r>
            <w:r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NE.Ref.{B235AE31-1513-4BE8-AF59-2B03903FABA0}</w:instrText>
            </w:r>
            <w:r w:rsidRPr="00306736">
              <w:rPr>
                <w:sz w:val="21"/>
                <w:szCs w:val="21"/>
              </w:rPr>
              <w:fldChar w:fldCharType="separate"/>
            </w:r>
            <w:proofErr w:type="gramStart"/>
            <w:r w:rsidRPr="00306736">
              <w:rPr>
                <w:color w:val="000000"/>
                <w:kern w:val="0"/>
                <w:sz w:val="21"/>
                <w:szCs w:val="21"/>
              </w:rPr>
              <w:t>戴晓阳</w:t>
            </w:r>
            <w:proofErr w:type="gramEnd"/>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NE.Ref.{DD489A3A-7E31-4173-BABE-397EE3DDB21F}</w:instrText>
            </w:r>
            <w:r w:rsidRPr="00306736">
              <w:rPr>
                <w:sz w:val="21"/>
                <w:szCs w:val="21"/>
              </w:rPr>
              <w:fldChar w:fldCharType="separate"/>
            </w:r>
            <w:r w:rsidRPr="00306736">
              <w:rPr>
                <w:color w:val="000000"/>
                <w:kern w:val="0"/>
                <w:sz w:val="21"/>
                <w:szCs w:val="21"/>
              </w:rPr>
              <w:t>张作记</w:t>
            </w:r>
            <w:r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NE.Ref.{41CFBADF-3106-4428-BE29-49AA85CDE24C}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8F7AF7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NE.Ref.{758BCFF1-A07A-474B-9491-EBCE0D5A2B1C}</w:instrText>
            </w:r>
            <w:r w:rsidRPr="00306736">
              <w:rPr>
                <w:sz w:val="21"/>
                <w:szCs w:val="21"/>
              </w:rPr>
              <w:fldChar w:fldCharType="separate"/>
            </w:r>
            <w:r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NE.Ref.{D2D6BABB-5B93-4AD4-BF91-72E4E8C28D93}</w:instrText>
            </w:r>
            <w:r w:rsidRPr="00306736">
              <w:rPr>
                <w:sz w:val="21"/>
                <w:szCs w:val="21"/>
              </w:rPr>
              <w:fldChar w:fldCharType="separate"/>
            </w:r>
            <w:r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NE.Ref.{6B199E79-B5D2-4B3E-938B-ACEEA4A81450}</w:instrText>
            </w:r>
            <w:r w:rsidRPr="00306736">
              <w:rPr>
                <w:sz w:val="21"/>
                <w:szCs w:val="21"/>
              </w:rPr>
              <w:fldChar w:fldCharType="separate"/>
            </w:r>
            <w:r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NE.Ref.{0A0AB3F8-737E-455A-B969-30D4DD0C4670}</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NE.Ref.{436E3F10-5F36-4CF9-A4DA-C45ADFCEA138}</w:instrText>
            </w:r>
            <w:r w:rsidRPr="00306736">
              <w:rPr>
                <w:sz w:val="21"/>
                <w:szCs w:val="21"/>
              </w:rPr>
              <w:fldChar w:fldCharType="separate"/>
            </w:r>
            <w:r w:rsidRPr="00306736">
              <w:rPr>
                <w:color w:val="000000"/>
                <w:kern w:val="0"/>
                <w:sz w:val="21"/>
                <w:szCs w:val="21"/>
              </w:rPr>
              <w:t xml:space="preserve">Wang et </w:t>
            </w:r>
            <w:r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NE.Ref.{1FD3CD26-A681-44E5-8C2D-6950B9A0A22E}</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NE.Ref.{8146636F-850C-45A5-AA28-D443033BC8F3}</w:instrText>
            </w:r>
            <w:r w:rsidRPr="00306736">
              <w:rPr>
                <w:sz w:val="21"/>
                <w:szCs w:val="21"/>
              </w:rPr>
              <w:fldChar w:fldCharType="separate"/>
            </w:r>
            <w:r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NE.Ref.{CAA042D2-F7B8-4248-AABF-70C7C8E60D76}</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NE.Ref.{C8E98550-DC8E-4B99-8865-C14885ED31B1}</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NE.Ref.{825E807E-61CD-4A86-8271-E4BE71EAC234}</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2113CB44" w14:textId="77777777" w:rsidR="00F11CA7" w:rsidRPr="00306736" w:rsidRDefault="00F11CA7" w:rsidP="00744EE9">
            <w:pPr>
              <w:spacing w:line="312" w:lineRule="auto"/>
              <w:jc w:val="center"/>
              <w:rPr>
                <w:sz w:val="21"/>
                <w:szCs w:val="21"/>
              </w:rPr>
            </w:pPr>
          </w:p>
        </w:tc>
        <w:tc>
          <w:tcPr>
            <w:tcW w:w="2126" w:type="dxa"/>
            <w:vAlign w:val="center"/>
          </w:tcPr>
          <w:p w14:paraId="0F69B16B" w14:textId="77777777" w:rsidR="00F11CA7" w:rsidRPr="00306736" w:rsidRDefault="00F11CA7" w:rsidP="00744EE9">
            <w:pPr>
              <w:spacing w:line="312" w:lineRule="auto"/>
              <w:jc w:val="center"/>
              <w:rPr>
                <w:sz w:val="21"/>
                <w:szCs w:val="21"/>
              </w:rPr>
            </w:pPr>
            <w:r w:rsidRPr="00306736">
              <w:rPr>
                <w:sz w:val="21"/>
                <w:szCs w:val="21"/>
              </w:rPr>
              <w:lastRenderedPageBreak/>
              <w:t>68</w:t>
            </w:r>
          </w:p>
        </w:tc>
        <w:tc>
          <w:tcPr>
            <w:tcW w:w="3566" w:type="dxa"/>
            <w:vAlign w:val="center"/>
          </w:tcPr>
          <w:p w14:paraId="64C814C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NE.Ref.{1555CCAB-66B9-4FA3-BC12-267B097EC6CC}</w:instrText>
            </w:r>
            <w:r w:rsidRPr="00306736">
              <w:rPr>
                <w:sz w:val="21"/>
                <w:szCs w:val="21"/>
              </w:rPr>
              <w:fldChar w:fldCharType="separate"/>
            </w:r>
            <w:r w:rsidRPr="00306736">
              <w:rPr>
                <w:color w:val="000000"/>
                <w:kern w:val="0"/>
                <w:sz w:val="21"/>
                <w:szCs w:val="21"/>
              </w:rPr>
              <w:t>章婕等</w:t>
            </w:r>
            <w:r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6AD3393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NE.Ref.{1EE53D72-84C7-4148-B167-B2E1B8631D12}</w:instrText>
            </w:r>
            <w:r w:rsidRPr="00306736">
              <w:rPr>
                <w:sz w:val="21"/>
                <w:szCs w:val="21"/>
              </w:rPr>
              <w:fldChar w:fldCharType="separate"/>
            </w:r>
            <w:r w:rsidRPr="00306736">
              <w:rPr>
                <w:color w:val="000000"/>
                <w:kern w:val="0"/>
                <w:sz w:val="21"/>
                <w:szCs w:val="21"/>
              </w:rPr>
              <w:t>史从戎等</w:t>
            </w:r>
            <w:r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Pr="00306736">
              <w:rPr>
                <w:sz w:val="21"/>
                <w:szCs w:val="21"/>
              </w:rPr>
              <w:instrText xml:space="preserve"> ADDIN NE.Ref.{D2B83A23-9A90-4A82-A152-0FD2E880781C}</w:instrText>
            </w:r>
            <w:r w:rsidRPr="00306736">
              <w:rPr>
                <w:sz w:val="21"/>
                <w:szCs w:val="21"/>
              </w:rPr>
              <w:fldChar w:fldCharType="separate"/>
            </w:r>
            <w:r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NE.Ref.{FF74A950-C491-4CAC-AA16-0B5A9999B5D6}</w:instrText>
            </w:r>
            <w:r w:rsidRPr="00306736">
              <w:rPr>
                <w:sz w:val="21"/>
                <w:szCs w:val="21"/>
              </w:rPr>
              <w:fldChar w:fldCharType="separate"/>
            </w:r>
            <w:r w:rsidRPr="00306736">
              <w:rPr>
                <w:color w:val="000000"/>
                <w:kern w:val="0"/>
                <w:sz w:val="21"/>
                <w:szCs w:val="21"/>
              </w:rPr>
              <w:t>陈祉妍等</w:t>
            </w:r>
            <w:r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NE.Ref.{859BF3E0-CF68-4915-A35C-AF9D0C319331}</w:instrText>
            </w:r>
            <w:r w:rsidRPr="00306736">
              <w:rPr>
                <w:sz w:val="21"/>
                <w:szCs w:val="21"/>
              </w:rPr>
              <w:fldChar w:fldCharType="separate"/>
            </w:r>
            <w:r w:rsidRPr="00306736">
              <w:rPr>
                <w:color w:val="000000"/>
                <w:kern w:val="0"/>
                <w:sz w:val="21"/>
                <w:szCs w:val="21"/>
              </w:rPr>
              <w:t>潘丝媛等</w:t>
            </w:r>
            <w:r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NE.Ref.{4BAF9509-0138-46E5-A494-31998DBDE2BA}</w:instrText>
            </w:r>
            <w:r w:rsidRPr="00306736">
              <w:rPr>
                <w:sz w:val="21"/>
                <w:szCs w:val="21"/>
              </w:rPr>
              <w:fldChar w:fldCharType="separate"/>
            </w:r>
            <w:r w:rsidRPr="00306736">
              <w:rPr>
                <w:color w:val="000000"/>
                <w:kern w:val="0"/>
                <w:sz w:val="21"/>
                <w:szCs w:val="21"/>
              </w:rPr>
              <w:t>刘琰等</w:t>
            </w:r>
            <w:r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NE.Ref.{0E71DA6E-88D5-46D6-BA99-011DA6D4B500}</w:instrText>
            </w:r>
            <w:r w:rsidRPr="00306736">
              <w:rPr>
                <w:sz w:val="21"/>
                <w:szCs w:val="21"/>
              </w:rPr>
              <w:fldChar w:fldCharType="separate"/>
            </w:r>
            <w:r w:rsidRPr="00306736">
              <w:rPr>
                <w:color w:val="000000"/>
                <w:kern w:val="0"/>
                <w:sz w:val="21"/>
                <w:szCs w:val="21"/>
              </w:rPr>
              <w:t>Jiang et al.(2019)</w:t>
            </w:r>
            <w:r w:rsidRPr="00306736">
              <w:rPr>
                <w:sz w:val="21"/>
                <w:szCs w:val="21"/>
              </w:rPr>
              <w:fldChar w:fldCharType="end"/>
            </w:r>
            <w:r w:rsidRPr="00306736">
              <w:rPr>
                <w:rFonts w:hint="eastAsia"/>
                <w:sz w:val="21"/>
                <w:szCs w:val="21"/>
              </w:rPr>
              <w:t>未</w:t>
            </w:r>
            <w:r w:rsidRPr="00306736">
              <w:rPr>
                <w:sz w:val="21"/>
                <w:szCs w:val="21"/>
              </w:rPr>
              <w:t>提供题目，</w:t>
            </w:r>
            <w:r w:rsidRPr="00306736">
              <w:rPr>
                <w:sz w:val="21"/>
                <w:szCs w:val="21"/>
              </w:rPr>
              <w:fldChar w:fldCharType="begin"/>
            </w:r>
            <w:r w:rsidRPr="00306736">
              <w:rPr>
                <w:sz w:val="21"/>
                <w:szCs w:val="21"/>
              </w:rPr>
              <w:instrText xml:space="preserve"> ADDIN NE.Ref.{97ED2FD2-0771-43F9-9A10-F903F6AE3035}</w:instrText>
            </w:r>
            <w:r w:rsidRPr="00306736">
              <w:rPr>
                <w:sz w:val="21"/>
                <w:szCs w:val="21"/>
              </w:rPr>
              <w:fldChar w:fldCharType="separate"/>
            </w:r>
            <w:r w:rsidRPr="00306736">
              <w:rPr>
                <w:color w:val="000000"/>
                <w:kern w:val="0"/>
                <w:sz w:val="21"/>
                <w:szCs w:val="21"/>
              </w:rPr>
              <w:t>刘平</w:t>
            </w:r>
            <w:r w:rsidRPr="00306736">
              <w:rPr>
                <w:color w:val="000000"/>
                <w:kern w:val="0"/>
                <w:sz w:val="21"/>
                <w:szCs w:val="21"/>
              </w:rPr>
              <w:t>(1999)</w:t>
            </w:r>
            <w:r w:rsidRPr="00306736">
              <w:rPr>
                <w:sz w:val="21"/>
                <w:szCs w:val="21"/>
              </w:rPr>
              <w:fldChar w:fldCharType="end"/>
            </w:r>
            <w:r w:rsidRPr="00306736">
              <w:rPr>
                <w:rFonts w:hint="eastAsia"/>
                <w:sz w:val="21"/>
                <w:szCs w:val="21"/>
              </w:rPr>
              <w:t>未能获得全文</w:t>
            </w:r>
            <w:r w:rsidRPr="00306736">
              <w:rPr>
                <w:sz w:val="21"/>
                <w:szCs w:val="21"/>
              </w:rPr>
              <w:t>。</w:t>
            </w:r>
          </w:p>
          <w:p w14:paraId="4446E206" w14:textId="77777777" w:rsidR="00F11CA7" w:rsidRPr="00306736" w:rsidRDefault="00F11CA7" w:rsidP="00744EE9">
            <w:pPr>
              <w:spacing w:line="312" w:lineRule="auto"/>
              <w:jc w:val="center"/>
              <w:rPr>
                <w:sz w:val="21"/>
                <w:szCs w:val="21"/>
              </w:rPr>
            </w:pPr>
          </w:p>
        </w:tc>
      </w:tr>
      <w:tr w:rsidR="00F11CA7" w:rsidRPr="00306736" w14:paraId="27ECD4B8" w14:textId="77777777" w:rsidTr="00744EE9">
        <w:trPr>
          <w:jc w:val="center"/>
        </w:trPr>
        <w:tc>
          <w:tcPr>
            <w:tcW w:w="4253" w:type="dxa"/>
            <w:vAlign w:val="center"/>
          </w:tcPr>
          <w:p w14:paraId="092D368F"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Children's Depression Inventory (CDI)</w:t>
            </w:r>
          </w:p>
        </w:tc>
        <w:tc>
          <w:tcPr>
            <w:tcW w:w="2694" w:type="dxa"/>
            <w:vAlign w:val="center"/>
          </w:tcPr>
          <w:p w14:paraId="2692C90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NE.Ref.{3FEC9712-1608-4D1D-91EC-306B9CDE3D8D}</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NE.Ref.{E2A303EB-202E-4A6C-9746-29562644E86B}</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NE.Ref.{330B4EF5-EE42-45BF-9103-F33B75B86BDE}</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NE.Ref.{98F2B856-0B73-41A2-9C9B-5A3230B75D70}</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NE.Ref.{6FE1572A-1BCC-4BB5-8463-3E4F212D85BC}</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NE.Ref.{D44F9EEB-DCDE-4E09-8236-C38081076BCB}</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NE.Ref.{BC619E1D-F706-42F5-807F-9173E17DE8CC}</w:instrText>
            </w:r>
            <w:r w:rsidRPr="00306736">
              <w:rPr>
                <w:sz w:val="21"/>
                <w:szCs w:val="21"/>
              </w:rPr>
              <w:fldChar w:fldCharType="separate"/>
            </w:r>
            <w:r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NE.Ref.{96B6B818-C4C1-404F-AA5C-21EA5C6C59ED}</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p>
        </w:tc>
        <w:tc>
          <w:tcPr>
            <w:tcW w:w="2126" w:type="dxa"/>
            <w:vAlign w:val="center"/>
          </w:tcPr>
          <w:p w14:paraId="683679B7" w14:textId="77777777" w:rsidR="00F11CA7" w:rsidRPr="00306736" w:rsidRDefault="00F11CA7" w:rsidP="00744EE9">
            <w:pPr>
              <w:spacing w:line="312" w:lineRule="auto"/>
              <w:jc w:val="center"/>
              <w:rPr>
                <w:sz w:val="21"/>
                <w:szCs w:val="21"/>
              </w:rPr>
            </w:pPr>
            <w:r w:rsidRPr="00306736">
              <w:rPr>
                <w:sz w:val="21"/>
                <w:szCs w:val="21"/>
              </w:rPr>
              <w:t>38</w:t>
            </w:r>
          </w:p>
        </w:tc>
        <w:tc>
          <w:tcPr>
            <w:tcW w:w="3566" w:type="dxa"/>
            <w:vAlign w:val="center"/>
          </w:tcPr>
          <w:p w14:paraId="0CE8447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NE.Ref.{52979150-B64F-42C5-B2AC-938AED30C84B}</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5973AA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NE.Ref.{248A43BC-75F2-41DF-B064-59FA58722829}</w:instrText>
            </w:r>
            <w:r w:rsidRPr="00306736">
              <w:rPr>
                <w:sz w:val="21"/>
                <w:szCs w:val="21"/>
              </w:rPr>
              <w:fldChar w:fldCharType="separate"/>
            </w:r>
            <w:r w:rsidRPr="00306736">
              <w:rPr>
                <w:color w:val="000000"/>
                <w:kern w:val="0"/>
                <w:sz w:val="21"/>
                <w:szCs w:val="21"/>
              </w:rPr>
              <w:t xml:space="preserve">Beck </w:t>
            </w:r>
            <w:proofErr w:type="gramStart"/>
            <w:r w:rsidRPr="00306736">
              <w:rPr>
                <w:color w:val="000000"/>
                <w:kern w:val="0"/>
                <w:sz w:val="21"/>
                <w:szCs w:val="21"/>
              </w:rPr>
              <w:t>et al.(</w:t>
            </w:r>
            <w:proofErr w:type="gramEnd"/>
            <w:r w:rsidRPr="00306736">
              <w:rPr>
                <w:color w:val="000000"/>
                <w:kern w:val="0"/>
                <w:sz w:val="21"/>
                <w:szCs w:val="21"/>
              </w:rPr>
              <w:t>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55B320E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NE.Ref.{E25C1AC2-FA8A-476D-BA36-F5F8CBA47874}</w:instrText>
            </w:r>
            <w:r w:rsidRPr="00306736">
              <w:rPr>
                <w:sz w:val="21"/>
                <w:szCs w:val="21"/>
              </w:rPr>
              <w:fldChar w:fldCharType="separate"/>
            </w:r>
            <w:r w:rsidRPr="00306736">
              <w:rPr>
                <w:color w:val="000000"/>
                <w:kern w:val="0"/>
                <w:sz w:val="21"/>
                <w:szCs w:val="21"/>
              </w:rPr>
              <w:t>洪忻等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NE.Ref.{60601352-3D8B-4EBB-9C8D-AFA6B045D133}</w:instrText>
            </w:r>
            <w:r w:rsidRPr="00306736">
              <w:rPr>
                <w:sz w:val="21"/>
                <w:szCs w:val="21"/>
              </w:rPr>
              <w:fldChar w:fldCharType="separate"/>
            </w:r>
            <w:r w:rsidRPr="00306736">
              <w:rPr>
                <w:color w:val="000000"/>
                <w:kern w:val="0"/>
                <w:sz w:val="21"/>
                <w:szCs w:val="21"/>
              </w:rPr>
              <w:t>陈海燕等</w:t>
            </w:r>
            <w:r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NE.Ref.{A13D0CD8-21C2-4201-BB43-BAE3E3973426}</w:instrText>
            </w:r>
            <w:r w:rsidRPr="00306736">
              <w:rPr>
                <w:sz w:val="21"/>
                <w:szCs w:val="21"/>
              </w:rPr>
              <w:fldChar w:fldCharType="separate"/>
            </w:r>
            <w:r w:rsidRPr="00306736">
              <w:rPr>
                <w:color w:val="000000"/>
                <w:kern w:val="0"/>
                <w:sz w:val="21"/>
                <w:szCs w:val="21"/>
              </w:rPr>
              <w:t>吴文峰等</w:t>
            </w:r>
            <w:r w:rsidRPr="00306736">
              <w:rPr>
                <w:color w:val="000000"/>
                <w:kern w:val="0"/>
                <w:sz w:val="21"/>
                <w:szCs w:val="21"/>
              </w:rPr>
              <w:t>(2010)</w:t>
            </w:r>
            <w:r w:rsidRPr="00306736">
              <w:rPr>
                <w:sz w:val="21"/>
                <w:szCs w:val="21"/>
              </w:rPr>
              <w:fldChar w:fldCharType="end"/>
            </w:r>
            <w:r w:rsidRPr="00306736">
              <w:rPr>
                <w:rFonts w:hint="eastAsia"/>
                <w:sz w:val="21"/>
                <w:szCs w:val="21"/>
              </w:rPr>
              <w:t>未</w:t>
            </w:r>
            <w:r w:rsidRPr="00306736">
              <w:rPr>
                <w:sz w:val="21"/>
                <w:szCs w:val="21"/>
              </w:rPr>
              <w:t>提供题目。</w:t>
            </w:r>
          </w:p>
          <w:p w14:paraId="5402ACF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NE.Ref.{5AEA5966-FA3F-4240-8C75-8BDBCF7F11B7}</w:instrText>
            </w:r>
            <w:r w:rsidRPr="00306736">
              <w:rPr>
                <w:sz w:val="21"/>
                <w:szCs w:val="21"/>
              </w:rPr>
              <w:fldChar w:fldCharType="separate"/>
            </w:r>
            <w:r w:rsidRPr="00306736">
              <w:rPr>
                <w:color w:val="000000"/>
                <w:kern w:val="0"/>
                <w:sz w:val="21"/>
                <w:szCs w:val="21"/>
              </w:rPr>
              <w:t>俞大维和李旭</w:t>
            </w:r>
            <w:r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B15DA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NE.Ref.{5C212C93-1653-4806-916E-E5BA75418977}</w:instrText>
            </w:r>
            <w:r w:rsidRPr="00306736">
              <w:rPr>
                <w:sz w:val="21"/>
                <w:szCs w:val="21"/>
              </w:rPr>
              <w:fldChar w:fldCharType="separate"/>
            </w:r>
            <w:r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NE.Ref.{803CA070-9BC4-497D-B2C3-5C0C4C49BBCE}</w:instrText>
            </w:r>
            <w:r w:rsidRPr="00306736">
              <w:rPr>
                <w:sz w:val="21"/>
                <w:szCs w:val="21"/>
              </w:rPr>
              <w:fldChar w:fldCharType="separate"/>
            </w:r>
            <w:r w:rsidRPr="00306736">
              <w:rPr>
                <w:color w:val="000000"/>
                <w:kern w:val="0"/>
                <w:sz w:val="21"/>
                <w:szCs w:val="21"/>
              </w:rPr>
              <w:t>Kovas(1985)</w:t>
            </w:r>
            <w:r w:rsidRPr="00306736">
              <w:rPr>
                <w:sz w:val="21"/>
                <w:szCs w:val="21"/>
              </w:rPr>
              <w:fldChar w:fldCharType="end"/>
            </w:r>
            <w:r w:rsidRPr="00306736">
              <w:rPr>
                <w:sz w:val="21"/>
                <w:szCs w:val="21"/>
              </w:rPr>
              <w:t>无法获取。</w:t>
            </w:r>
          </w:p>
          <w:p w14:paraId="0062FA82" w14:textId="77777777" w:rsidR="00F11CA7" w:rsidRPr="00306736" w:rsidRDefault="00F11CA7" w:rsidP="00744EE9">
            <w:pPr>
              <w:spacing w:line="312" w:lineRule="auto"/>
              <w:jc w:val="center"/>
              <w:rPr>
                <w:sz w:val="21"/>
                <w:szCs w:val="21"/>
              </w:rPr>
            </w:pPr>
          </w:p>
          <w:p w14:paraId="70310618" w14:textId="77777777" w:rsidR="00F11CA7" w:rsidRPr="00306736" w:rsidRDefault="00F11CA7" w:rsidP="00744EE9">
            <w:pPr>
              <w:spacing w:line="312" w:lineRule="auto"/>
              <w:jc w:val="center"/>
              <w:rPr>
                <w:sz w:val="21"/>
                <w:szCs w:val="21"/>
              </w:rPr>
            </w:pPr>
          </w:p>
          <w:p w14:paraId="23C3C1C1" w14:textId="77777777" w:rsidR="00F11CA7" w:rsidRPr="00306736" w:rsidRDefault="00F11CA7" w:rsidP="00744EE9">
            <w:pPr>
              <w:spacing w:line="312" w:lineRule="auto"/>
              <w:jc w:val="center"/>
              <w:rPr>
                <w:sz w:val="21"/>
                <w:szCs w:val="21"/>
              </w:rPr>
            </w:pPr>
          </w:p>
        </w:tc>
      </w:tr>
      <w:tr w:rsidR="00F11CA7" w:rsidRPr="00306736" w14:paraId="4764D24A" w14:textId="77777777" w:rsidTr="00744EE9">
        <w:trPr>
          <w:jc w:val="center"/>
        </w:trPr>
        <w:tc>
          <w:tcPr>
            <w:tcW w:w="4253" w:type="dxa"/>
            <w:vAlign w:val="center"/>
          </w:tcPr>
          <w:p w14:paraId="43A954E2" w14:textId="77777777" w:rsidR="00F11CA7" w:rsidRPr="00306736" w:rsidRDefault="00F11CA7" w:rsidP="00744EE9">
            <w:pPr>
              <w:jc w:val="center"/>
              <w:rPr>
                <w:color w:val="000000"/>
                <w:sz w:val="21"/>
                <w:szCs w:val="21"/>
              </w:rPr>
            </w:pPr>
            <w:r w:rsidRPr="00306736">
              <w:rPr>
                <w:rFonts w:ascii="Tahoma" w:hAnsi="Tahoma" w:cs="Tahoma"/>
                <w:color w:val="000000"/>
                <w:sz w:val="21"/>
                <w:szCs w:val="21"/>
              </w:rPr>
              <w:t>﻿</w:t>
            </w:r>
            <w:r w:rsidRPr="00306736">
              <w:rPr>
                <w:color w:val="000000"/>
                <w:sz w:val="21"/>
                <w:szCs w:val="21"/>
              </w:rPr>
              <w:t>Depression Self-rating Scale for Children (DSRSC)</w:t>
            </w:r>
          </w:p>
          <w:p w14:paraId="522A4B3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3B94C3D7"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NE.Ref.{A4EE7667-B17A-407B-934C-4D88CC30F7EB}</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NE.Ref.{4A1D7513-FD24-4C13-9A63-6B577B993402}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5529EBCA" w14:textId="77777777" w:rsidR="00F11CA7" w:rsidRPr="00306736" w:rsidRDefault="00F11CA7" w:rsidP="00744EE9">
            <w:pPr>
              <w:spacing w:line="312" w:lineRule="auto"/>
              <w:jc w:val="center"/>
              <w:rPr>
                <w:sz w:val="21"/>
                <w:szCs w:val="21"/>
              </w:rPr>
            </w:pPr>
            <w:r w:rsidRPr="00306736">
              <w:rPr>
                <w:sz w:val="21"/>
                <w:szCs w:val="21"/>
              </w:rPr>
              <w:t>18</w:t>
            </w:r>
          </w:p>
        </w:tc>
        <w:tc>
          <w:tcPr>
            <w:tcW w:w="3566" w:type="dxa"/>
            <w:vAlign w:val="center"/>
          </w:tcPr>
          <w:p w14:paraId="444798A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NE.Ref.{9DE40832-C1B1-4514-9486-003F9CAD8EFA}</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09B8D4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NE.Ref.{49844C27-7CB8-4787-AC39-5A34DD831692}</w:instrText>
            </w:r>
            <w:r w:rsidRPr="00306736">
              <w:rPr>
                <w:sz w:val="21"/>
                <w:szCs w:val="21"/>
              </w:rPr>
              <w:fldChar w:fldCharType="separate"/>
            </w:r>
            <w:r w:rsidRPr="00306736">
              <w:rPr>
                <w:color w:val="000000"/>
                <w:kern w:val="0"/>
                <w:sz w:val="21"/>
                <w:szCs w:val="21"/>
              </w:rPr>
              <w:t>王凯等</w:t>
            </w:r>
            <w:r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12C5C009" w14:textId="77777777" w:rsidR="00F11CA7" w:rsidRPr="00306736" w:rsidRDefault="00F11CA7" w:rsidP="00744EE9">
            <w:pPr>
              <w:spacing w:line="312" w:lineRule="auto"/>
              <w:jc w:val="center"/>
              <w:rPr>
                <w:sz w:val="21"/>
                <w:szCs w:val="21"/>
              </w:rPr>
            </w:pPr>
            <w:r w:rsidRPr="00306736">
              <w:rPr>
                <w:sz w:val="21"/>
                <w:szCs w:val="21"/>
              </w:rPr>
              <w:lastRenderedPageBreak/>
              <w:fldChar w:fldCharType="begin"/>
            </w:r>
            <w:r w:rsidRPr="00306736">
              <w:rPr>
                <w:sz w:val="21"/>
                <w:szCs w:val="21"/>
              </w:rPr>
              <w:instrText xml:space="preserve"> ADDIN NE.Ref.{91159021-51F2-4455-A2B1-C390631E2C6F}</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F11CA7" w:rsidRPr="00306736" w14:paraId="6DF014A1" w14:textId="77777777" w:rsidTr="00744EE9">
        <w:trPr>
          <w:jc w:val="center"/>
        </w:trPr>
        <w:tc>
          <w:tcPr>
            <w:tcW w:w="4253" w:type="dxa"/>
            <w:vAlign w:val="center"/>
          </w:tcPr>
          <w:p w14:paraId="01E4437E" w14:textId="77777777" w:rsidR="00F11CA7" w:rsidRPr="00306736" w:rsidRDefault="00F11CA7" w:rsidP="00744EE9">
            <w:pPr>
              <w:spacing w:line="312" w:lineRule="auto"/>
              <w:jc w:val="center"/>
              <w:rPr>
                <w:color w:val="0D0D0D" w:themeColor="text1" w:themeTint="F2"/>
                <w:sz w:val="21"/>
                <w:szCs w:val="21"/>
              </w:rPr>
            </w:pPr>
            <w:r w:rsidRPr="00306736">
              <w:rPr>
                <w:kern w:val="0"/>
                <w:sz w:val="21"/>
                <w:szCs w:val="21"/>
              </w:rPr>
              <w:lastRenderedPageBreak/>
              <w:t>Beck Depression Inventory</w:t>
            </w:r>
            <w:r w:rsidRPr="00306736">
              <w:rPr>
                <w:color w:val="0D0D0D" w:themeColor="text1" w:themeTint="F2"/>
                <w:sz w:val="21"/>
                <w:szCs w:val="21"/>
              </w:rPr>
              <w:t>（</w:t>
            </w:r>
            <w:r w:rsidRPr="00306736">
              <w:rPr>
                <w:color w:val="0D0D0D" w:themeColor="text1" w:themeTint="F2"/>
                <w:sz w:val="21"/>
                <w:szCs w:val="21"/>
              </w:rPr>
              <w:t>BDI-I</w:t>
            </w:r>
            <w:r w:rsidRPr="00306736">
              <w:rPr>
                <w:color w:val="0D0D0D" w:themeColor="text1" w:themeTint="F2"/>
                <w:sz w:val="21"/>
                <w:szCs w:val="21"/>
              </w:rPr>
              <w:t>）</w:t>
            </w:r>
          </w:p>
        </w:tc>
        <w:tc>
          <w:tcPr>
            <w:tcW w:w="2694" w:type="dxa"/>
            <w:vAlign w:val="center"/>
          </w:tcPr>
          <w:p w14:paraId="2CFDEDC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NE.Ref.{92689CA2-73E6-4A0E-85F9-97C737201E37}</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NE.Ref.{43778BD8-9E1A-43BC-ACD6-5AC7A3247929}</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NE.Ref.{83CF2D80-F49E-4C81-8A09-9723A18F895F}</w:instrText>
            </w:r>
            <w:r w:rsidRPr="00306736">
              <w:rPr>
                <w:sz w:val="21"/>
                <w:szCs w:val="21"/>
              </w:rPr>
              <w:fldChar w:fldCharType="separate"/>
            </w:r>
            <w:r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NE.Ref.{5FEB41BA-F60F-42EB-BEA1-559DE3952264}</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NE.Ref.{17F932A6-6D8A-40F7-9A1D-5ECEAF32BDA4}</w:instrText>
            </w:r>
            <w:r w:rsidRPr="00306736">
              <w:rPr>
                <w:sz w:val="21"/>
                <w:szCs w:val="21"/>
              </w:rPr>
              <w:fldChar w:fldCharType="separate"/>
            </w:r>
            <w:r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NE.Ref.{6C248C1A-082C-435A-9E46-3E6EE08B4F5E}</w:instrText>
            </w:r>
            <w:r w:rsidRPr="00306736">
              <w:rPr>
                <w:sz w:val="21"/>
                <w:szCs w:val="21"/>
              </w:rPr>
              <w:fldChar w:fldCharType="separate"/>
            </w:r>
            <w:r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96A257" w14:textId="77777777" w:rsidR="00F11CA7" w:rsidRPr="00306736" w:rsidRDefault="00F11CA7" w:rsidP="00744EE9">
            <w:pPr>
              <w:spacing w:line="312" w:lineRule="auto"/>
              <w:jc w:val="center"/>
              <w:rPr>
                <w:sz w:val="21"/>
                <w:szCs w:val="21"/>
              </w:rPr>
            </w:pPr>
            <w:r w:rsidRPr="00306736">
              <w:rPr>
                <w:sz w:val="21"/>
                <w:szCs w:val="21"/>
              </w:rPr>
              <w:t>16</w:t>
            </w:r>
          </w:p>
        </w:tc>
        <w:bookmarkStart w:id="37" w:name="OLE_LINK4"/>
        <w:tc>
          <w:tcPr>
            <w:tcW w:w="3566" w:type="dxa"/>
            <w:vAlign w:val="center"/>
          </w:tcPr>
          <w:p w14:paraId="41DEA7F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NE.Ref.{942EF9DD-1C2A-4B68-934D-E65F51048FC4}</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bookmarkEnd w:id="37"/>
            <w:r w:rsidRPr="00306736">
              <w:rPr>
                <w:sz w:val="21"/>
                <w:szCs w:val="21"/>
              </w:rPr>
              <w:t>21</w:t>
            </w:r>
            <w:r w:rsidRPr="00306736">
              <w:rPr>
                <w:rFonts w:hint="eastAsia"/>
                <w:sz w:val="21"/>
                <w:szCs w:val="21"/>
              </w:rPr>
              <w:t>题</w:t>
            </w:r>
          </w:p>
        </w:tc>
        <w:tc>
          <w:tcPr>
            <w:tcW w:w="3522" w:type="dxa"/>
          </w:tcPr>
          <w:p w14:paraId="15DD9535" w14:textId="77777777" w:rsidR="00F11CA7" w:rsidRPr="00306736" w:rsidRDefault="00F11CA7" w:rsidP="00744EE9">
            <w:pPr>
              <w:spacing w:line="312" w:lineRule="auto"/>
              <w:jc w:val="center"/>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Pr="00306736">
              <w:rPr>
                <w:sz w:val="21"/>
                <w:szCs w:val="21"/>
              </w:rPr>
              <w:instrText xml:space="preserve"> ADDIN NE.Ref.{B51CD0E8-1E00-4E32-8E26-82452810F3B3}</w:instrText>
            </w:r>
            <w:r w:rsidRPr="00306736">
              <w:rPr>
                <w:sz w:val="21"/>
                <w:szCs w:val="21"/>
              </w:rPr>
              <w:fldChar w:fldCharType="separate"/>
            </w:r>
            <w:r w:rsidRPr="00306736">
              <w:rPr>
                <w:color w:val="000000"/>
                <w:kern w:val="0"/>
                <w:sz w:val="21"/>
                <w:szCs w:val="21"/>
              </w:rPr>
              <w:t>Beck et al.(1988)</w:t>
            </w:r>
            <w:r w:rsidRPr="00306736">
              <w:rPr>
                <w:sz w:val="21"/>
                <w:szCs w:val="21"/>
              </w:rPr>
              <w:fldChar w:fldCharType="end"/>
            </w:r>
            <w:r w:rsidRPr="00306736">
              <w:rPr>
                <w:rFonts w:hint="eastAsia"/>
                <w:color w:val="080000"/>
                <w:sz w:val="21"/>
                <w:szCs w:val="21"/>
              </w:rPr>
              <w:t>未</w:t>
            </w:r>
            <w:r w:rsidRPr="00306736">
              <w:rPr>
                <w:color w:val="080000"/>
                <w:sz w:val="21"/>
                <w:szCs w:val="21"/>
              </w:rPr>
              <w:t>提供题目。</w:t>
            </w:r>
          </w:p>
          <w:p w14:paraId="70B1BEC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NE.Ref.{8BA5F82E-C898-42F1-9C15-815570820902}</w:instrText>
            </w:r>
            <w:r w:rsidRPr="00306736">
              <w:rPr>
                <w:sz w:val="21"/>
                <w:szCs w:val="21"/>
              </w:rPr>
              <w:fldChar w:fldCharType="separate"/>
            </w:r>
            <w:r w:rsidRPr="00306736">
              <w:rPr>
                <w:color w:val="000000"/>
                <w:kern w:val="0"/>
                <w:sz w:val="21"/>
                <w:szCs w:val="21"/>
              </w:rPr>
              <w:t>周德新</w:t>
            </w:r>
            <w:r w:rsidRPr="00306736">
              <w:rPr>
                <w:color w:val="000000"/>
                <w:kern w:val="0"/>
                <w:sz w:val="21"/>
                <w:szCs w:val="21"/>
              </w:rPr>
              <w:t>(2006)</w:t>
            </w:r>
            <w:r w:rsidRPr="00306736">
              <w:rPr>
                <w:sz w:val="21"/>
                <w:szCs w:val="21"/>
              </w:rPr>
              <w:fldChar w:fldCharType="end"/>
            </w:r>
            <w:r w:rsidRPr="00306736">
              <w:rPr>
                <w:sz w:val="21"/>
                <w:szCs w:val="21"/>
              </w:rPr>
              <w:t>与本量表无关。</w:t>
            </w:r>
          </w:p>
        </w:tc>
      </w:tr>
      <w:tr w:rsidR="00F11CA7" w:rsidRPr="00306736" w14:paraId="4F5F632C" w14:textId="77777777" w:rsidTr="00744EE9">
        <w:trPr>
          <w:jc w:val="center"/>
        </w:trPr>
        <w:tc>
          <w:tcPr>
            <w:tcW w:w="4253" w:type="dxa"/>
            <w:vAlign w:val="center"/>
          </w:tcPr>
          <w:p w14:paraId="2E5463F1"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 xml:space="preserve">Mental Health </w:t>
            </w:r>
            <w:proofErr w:type="spellStart"/>
            <w:r w:rsidRPr="00306736">
              <w:rPr>
                <w:sz w:val="21"/>
                <w:szCs w:val="21"/>
              </w:rPr>
              <w:t>Inventroy</w:t>
            </w:r>
            <w:proofErr w:type="spellEnd"/>
            <w:r w:rsidRPr="00306736">
              <w:rPr>
                <w:sz w:val="21"/>
                <w:szCs w:val="21"/>
              </w:rPr>
              <w:t xml:space="preserve"> of Middle-school students</w:t>
            </w:r>
            <w:r w:rsidRPr="00306736">
              <w:rPr>
                <w:sz w:val="21"/>
                <w:szCs w:val="21"/>
              </w:rPr>
              <w:t>（</w:t>
            </w:r>
            <w:r w:rsidRPr="00306736">
              <w:rPr>
                <w:sz w:val="21"/>
                <w:szCs w:val="21"/>
              </w:rPr>
              <w:t>MSSMHS</w:t>
            </w:r>
            <w:r w:rsidRPr="00306736">
              <w:rPr>
                <w:sz w:val="21"/>
                <w:szCs w:val="21"/>
              </w:rPr>
              <w:t>）</w:t>
            </w:r>
          </w:p>
        </w:tc>
        <w:tc>
          <w:tcPr>
            <w:tcW w:w="2694" w:type="dxa"/>
            <w:vAlign w:val="center"/>
          </w:tcPr>
          <w:p w14:paraId="768AED5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NE.Ref.{99ECF465-0324-4EF0-8AA6-1B8B3EB3FC62}</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4AC005CF" w14:textId="77777777" w:rsidR="00F11CA7" w:rsidRPr="00306736" w:rsidRDefault="00F11CA7" w:rsidP="00744EE9">
            <w:pPr>
              <w:spacing w:line="312" w:lineRule="auto"/>
              <w:jc w:val="center"/>
              <w:rPr>
                <w:sz w:val="21"/>
                <w:szCs w:val="21"/>
              </w:rPr>
            </w:pPr>
            <w:r w:rsidRPr="00306736">
              <w:rPr>
                <w:sz w:val="21"/>
                <w:szCs w:val="21"/>
              </w:rPr>
              <w:t>15</w:t>
            </w:r>
          </w:p>
        </w:tc>
        <w:tc>
          <w:tcPr>
            <w:tcW w:w="3566" w:type="dxa"/>
            <w:vAlign w:val="center"/>
          </w:tcPr>
          <w:p w14:paraId="43ABC2E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NE.Ref.{6EE624A7-D26E-4EB7-85A6-FC1FD0E31118}</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2F61A0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NE.Ref.{BCB89E28-E5BD-4341-B567-C7890034B078}</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4E5D21C4" w14:textId="77777777" w:rsidTr="00744EE9">
        <w:trPr>
          <w:jc w:val="center"/>
        </w:trPr>
        <w:tc>
          <w:tcPr>
            <w:tcW w:w="4253" w:type="dxa"/>
            <w:vAlign w:val="center"/>
          </w:tcPr>
          <w:p w14:paraId="196C6EE5" w14:textId="77777777" w:rsidR="00F11CA7" w:rsidRPr="00306736" w:rsidRDefault="00F11CA7" w:rsidP="00744EE9">
            <w:pPr>
              <w:spacing w:line="312" w:lineRule="auto"/>
              <w:jc w:val="center"/>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Pr="00306736">
              <w:rPr>
                <w:color w:val="0D0D0D" w:themeColor="text1" w:themeTint="F2"/>
                <w:sz w:val="21"/>
                <w:szCs w:val="21"/>
              </w:rPr>
              <w:t>（</w:t>
            </w:r>
            <w:r w:rsidRPr="00306736">
              <w:rPr>
                <w:color w:val="0D0D0D" w:themeColor="text1" w:themeTint="F2"/>
                <w:sz w:val="21"/>
                <w:szCs w:val="21"/>
              </w:rPr>
              <w:t>BDI-II</w:t>
            </w:r>
            <w:r w:rsidRPr="00306736">
              <w:rPr>
                <w:color w:val="0D0D0D" w:themeColor="text1" w:themeTint="F2"/>
                <w:sz w:val="21"/>
                <w:szCs w:val="21"/>
              </w:rPr>
              <w:t>）</w:t>
            </w:r>
          </w:p>
        </w:tc>
        <w:tc>
          <w:tcPr>
            <w:tcW w:w="2694" w:type="dxa"/>
            <w:vAlign w:val="center"/>
          </w:tcPr>
          <w:p w14:paraId="6FE70DD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NE.Ref.{2B99EA75-251F-4CA3-8D0A-56C8C3AC9E03}</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NE.Ref.{0AC4C0A7-83DB-44B1-B5CC-2F09DE4FB474}</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NE.Ref.{BEDAC306-7AD1-4432-937E-6322D578B371}</w:instrText>
            </w:r>
            <w:r w:rsidRPr="00306736">
              <w:rPr>
                <w:sz w:val="21"/>
                <w:szCs w:val="21"/>
              </w:rPr>
              <w:fldChar w:fldCharType="separate"/>
            </w:r>
            <w:r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NE.Ref.{08C56846-9A53-43CA-884D-70348D6A598E}</w:instrText>
            </w:r>
            <w:r w:rsidRPr="00306736">
              <w:rPr>
                <w:sz w:val="21"/>
                <w:szCs w:val="21"/>
              </w:rPr>
              <w:fldChar w:fldCharType="separate"/>
            </w:r>
            <w:r w:rsidRPr="00306736">
              <w:rPr>
                <w:color w:val="000000"/>
                <w:kern w:val="0"/>
                <w:sz w:val="21"/>
                <w:szCs w:val="21"/>
              </w:rPr>
              <w:t xml:space="preserve">Dere </w:t>
            </w:r>
            <w:proofErr w:type="gramStart"/>
            <w:r w:rsidRPr="00306736">
              <w:rPr>
                <w:color w:val="000000"/>
                <w:kern w:val="0"/>
                <w:sz w:val="21"/>
                <w:szCs w:val="21"/>
              </w:rPr>
              <w:t>et al.(</w:t>
            </w:r>
            <w:proofErr w:type="gramEnd"/>
            <w:r w:rsidRPr="00306736">
              <w:rPr>
                <w:color w:val="000000"/>
                <w:kern w:val="0"/>
                <w:sz w:val="21"/>
                <w:szCs w:val="21"/>
              </w:rPr>
              <w:t>2015)</w:t>
            </w:r>
            <w:r w:rsidRPr="00306736">
              <w:rPr>
                <w:sz w:val="21"/>
                <w:szCs w:val="21"/>
              </w:rPr>
              <w:fldChar w:fldCharType="end"/>
            </w:r>
          </w:p>
        </w:tc>
        <w:tc>
          <w:tcPr>
            <w:tcW w:w="2126" w:type="dxa"/>
            <w:vAlign w:val="center"/>
          </w:tcPr>
          <w:p w14:paraId="0E0B22B0"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5C3E804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NE.Ref.{16501C7F-B150-4D90-A5B1-4066638F9C9E}</w:instrText>
            </w:r>
            <w:r w:rsidRPr="00306736">
              <w:rPr>
                <w:sz w:val="21"/>
                <w:szCs w:val="21"/>
              </w:rPr>
              <w:fldChar w:fldCharType="separate"/>
            </w:r>
            <w:r w:rsidRPr="00306736">
              <w:rPr>
                <w:color w:val="000000"/>
                <w:kern w:val="0"/>
                <w:sz w:val="21"/>
                <w:szCs w:val="21"/>
              </w:rPr>
              <w:t>王振等</w:t>
            </w:r>
            <w:r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CCAC9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NE.Ref.{3EF37D56-7E96-416D-BA26-2F0E726C139F}</w:instrText>
            </w:r>
            <w:r w:rsidRPr="00306736">
              <w:rPr>
                <w:sz w:val="21"/>
                <w:szCs w:val="21"/>
              </w:rPr>
              <w:fldChar w:fldCharType="separate"/>
            </w:r>
            <w:r w:rsidRPr="00306736">
              <w:rPr>
                <w:color w:val="000000"/>
                <w:kern w:val="0"/>
                <w:sz w:val="21"/>
                <w:szCs w:val="21"/>
              </w:rPr>
              <w:t>杨文辉等</w:t>
            </w:r>
            <w:r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NE.Ref.{F614F6E4-AF84-4DB2-9500-90FBB300F63E}</w:instrText>
            </w:r>
            <w:r w:rsidRPr="00306736">
              <w:rPr>
                <w:sz w:val="21"/>
                <w:szCs w:val="21"/>
              </w:rPr>
              <w:fldChar w:fldCharType="separate"/>
            </w:r>
            <w:r w:rsidRPr="00306736">
              <w:rPr>
                <w:color w:val="000000"/>
                <w:kern w:val="0"/>
                <w:sz w:val="21"/>
                <w:szCs w:val="21"/>
              </w:rPr>
              <w:t>Dere et al.(2015)</w:t>
            </w:r>
            <w:r w:rsidRPr="00306736">
              <w:rPr>
                <w:sz w:val="21"/>
                <w:szCs w:val="21"/>
              </w:rPr>
              <w:fldChar w:fldCharType="end"/>
            </w:r>
            <w:r w:rsidRPr="00306736">
              <w:rPr>
                <w:rFonts w:hint="eastAsia"/>
                <w:sz w:val="21"/>
                <w:szCs w:val="21"/>
              </w:rPr>
              <w:t>未</w:t>
            </w:r>
            <w:r w:rsidRPr="00306736">
              <w:rPr>
                <w:sz w:val="21"/>
                <w:szCs w:val="21"/>
              </w:rPr>
              <w:t>提供题目。</w:t>
            </w:r>
          </w:p>
          <w:p w14:paraId="1B05F38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NE.Ref.{3EE986B7-A12D-4EEE-B9A7-535C6421FD49}</w:instrText>
            </w:r>
            <w:r w:rsidRPr="00306736">
              <w:rPr>
                <w:sz w:val="21"/>
                <w:szCs w:val="21"/>
              </w:rPr>
              <w:fldChar w:fldCharType="separate"/>
            </w:r>
            <w:r w:rsidRPr="00306736">
              <w:rPr>
                <w:color w:val="000000"/>
                <w:kern w:val="0"/>
                <w:sz w:val="21"/>
                <w:szCs w:val="21"/>
              </w:rPr>
              <w:t xml:space="preserve">Wang </w:t>
            </w:r>
            <w:proofErr w:type="gramStart"/>
            <w:r w:rsidRPr="00306736">
              <w:rPr>
                <w:color w:val="000000"/>
                <w:kern w:val="0"/>
                <w:sz w:val="21"/>
                <w:szCs w:val="21"/>
              </w:rPr>
              <w:t>et al.(</w:t>
            </w:r>
            <w:proofErr w:type="gramEnd"/>
            <w:r w:rsidRPr="00306736">
              <w:rPr>
                <w:color w:val="000000"/>
                <w:kern w:val="0"/>
                <w:sz w:val="21"/>
                <w:szCs w:val="21"/>
              </w:rPr>
              <w:t>2009)</w:t>
            </w:r>
            <w:r w:rsidRPr="00306736">
              <w:rPr>
                <w:sz w:val="21"/>
                <w:szCs w:val="21"/>
              </w:rPr>
              <w:fldChar w:fldCharType="end"/>
            </w:r>
            <w:r w:rsidRPr="00306736">
              <w:rPr>
                <w:sz w:val="21"/>
                <w:szCs w:val="21"/>
              </w:rPr>
              <w:t xml:space="preserve"> </w:t>
            </w:r>
            <w:r w:rsidRPr="00306736">
              <w:rPr>
                <w:sz w:val="21"/>
                <w:szCs w:val="21"/>
              </w:rPr>
              <w:t>与本量表无关。</w:t>
            </w:r>
          </w:p>
        </w:tc>
      </w:tr>
      <w:tr w:rsidR="00F11CA7" w:rsidRPr="00306736" w14:paraId="47956703" w14:textId="77777777" w:rsidTr="00744EE9">
        <w:trPr>
          <w:jc w:val="center"/>
        </w:trPr>
        <w:tc>
          <w:tcPr>
            <w:tcW w:w="4253" w:type="dxa"/>
            <w:vAlign w:val="center"/>
          </w:tcPr>
          <w:p w14:paraId="65E54939"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Patient Health Questionnaire-9 items (PHQ-9)</w:t>
            </w:r>
          </w:p>
        </w:tc>
        <w:tc>
          <w:tcPr>
            <w:tcW w:w="2694" w:type="dxa"/>
            <w:vAlign w:val="center"/>
          </w:tcPr>
          <w:p w14:paraId="2836F490"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NE.Ref.{92B1BC58-7754-4774-B2AF-CCEFA7E208F0}</w:instrText>
            </w:r>
            <w:r w:rsidRPr="00306736">
              <w:rPr>
                <w:sz w:val="21"/>
                <w:szCs w:val="21"/>
              </w:rPr>
              <w:fldChar w:fldCharType="separate"/>
            </w:r>
            <w:r w:rsidRPr="00306736">
              <w:rPr>
                <w:color w:val="000000"/>
                <w:kern w:val="0"/>
                <w:sz w:val="21"/>
                <w:szCs w:val="21"/>
              </w:rPr>
              <w:t xml:space="preserve">Spitzer </w:t>
            </w:r>
            <w:proofErr w:type="gramStart"/>
            <w:r w:rsidRPr="00306736">
              <w:rPr>
                <w:color w:val="000000"/>
                <w:kern w:val="0"/>
                <w:sz w:val="21"/>
                <w:szCs w:val="21"/>
              </w:rPr>
              <w:t>et al.(</w:t>
            </w:r>
            <w:proofErr w:type="gramEnd"/>
            <w:r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NE.Ref.{F2D9ED5C-0814-49E6-BA03-010020A2D208}</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NE.Ref.{240BBBED-D671-4ACA-9BD3-FA27E1F445B1}</w:instrText>
            </w:r>
            <w:r w:rsidRPr="00306736">
              <w:rPr>
                <w:sz w:val="21"/>
                <w:szCs w:val="21"/>
              </w:rPr>
              <w:fldChar w:fldCharType="separate"/>
            </w:r>
            <w:r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F50FE85" w14:textId="77777777" w:rsidR="00F11CA7" w:rsidRPr="00306736" w:rsidRDefault="00F11CA7" w:rsidP="00744EE9">
            <w:pPr>
              <w:spacing w:line="312" w:lineRule="auto"/>
              <w:jc w:val="center"/>
              <w:rPr>
                <w:sz w:val="21"/>
                <w:szCs w:val="21"/>
              </w:rPr>
            </w:pPr>
            <w:r w:rsidRPr="00306736">
              <w:rPr>
                <w:sz w:val="21"/>
                <w:szCs w:val="21"/>
              </w:rPr>
              <w:t>11</w:t>
            </w:r>
          </w:p>
        </w:tc>
        <w:tc>
          <w:tcPr>
            <w:tcW w:w="3566" w:type="dxa"/>
            <w:vAlign w:val="center"/>
          </w:tcPr>
          <w:p w14:paraId="414115B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NE.Ref.{77CB929A-91EE-46F6-9CA0-A4E5672701B2}</w:instrText>
            </w:r>
            <w:r w:rsidRPr="00306736">
              <w:rPr>
                <w:sz w:val="21"/>
                <w:szCs w:val="21"/>
              </w:rPr>
              <w:fldChar w:fldCharType="separate"/>
            </w:r>
            <w:r w:rsidRPr="00306736">
              <w:rPr>
                <w:color w:val="000000"/>
                <w:kern w:val="0"/>
                <w:sz w:val="21"/>
                <w:szCs w:val="21"/>
              </w:rPr>
              <w:t>张明园等</w:t>
            </w:r>
            <w:r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78EB392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NE.Ref.{BFF45DC2-390D-4EAC-BEC5-9FED354525C9}</w:instrText>
            </w:r>
            <w:r w:rsidRPr="00306736">
              <w:rPr>
                <w:sz w:val="21"/>
                <w:szCs w:val="21"/>
              </w:rPr>
              <w:fldChar w:fldCharType="separate"/>
            </w:r>
            <w:r w:rsidRPr="00306736">
              <w:rPr>
                <w:color w:val="000000"/>
                <w:kern w:val="0"/>
                <w:sz w:val="21"/>
                <w:szCs w:val="21"/>
              </w:rPr>
              <w:t xml:space="preserve">Sun </w:t>
            </w:r>
            <w:proofErr w:type="gramStart"/>
            <w:r w:rsidRPr="00306736">
              <w:rPr>
                <w:color w:val="000000"/>
                <w:kern w:val="0"/>
                <w:sz w:val="21"/>
                <w:szCs w:val="21"/>
              </w:rPr>
              <w:t>et al.(</w:t>
            </w:r>
            <w:proofErr w:type="gramEnd"/>
            <w:r w:rsidRPr="00306736">
              <w:rPr>
                <w:color w:val="000000"/>
                <w:kern w:val="0"/>
                <w:sz w:val="21"/>
                <w:szCs w:val="21"/>
              </w:rPr>
              <w:t>2017)</w:t>
            </w:r>
            <w:r w:rsidRPr="00306736">
              <w:rPr>
                <w:sz w:val="21"/>
                <w:szCs w:val="21"/>
              </w:rPr>
              <w:fldChar w:fldCharType="end"/>
            </w:r>
            <w:r w:rsidRPr="00306736">
              <w:rPr>
                <w:rFonts w:hint="eastAsia"/>
                <w:sz w:val="21"/>
                <w:szCs w:val="21"/>
              </w:rPr>
              <w:t>未</w:t>
            </w:r>
            <w:r w:rsidRPr="00306736">
              <w:rPr>
                <w:sz w:val="21"/>
                <w:szCs w:val="21"/>
              </w:rPr>
              <w:t>提供题目。</w:t>
            </w:r>
          </w:p>
          <w:p w14:paraId="72FBF93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NE.Ref.{2FEF0BA9-BE2A-447F-8BA5-BEC6CE5D9015}</w:instrText>
            </w:r>
            <w:r w:rsidRPr="00306736">
              <w:rPr>
                <w:sz w:val="21"/>
                <w:szCs w:val="21"/>
              </w:rPr>
              <w:fldChar w:fldCharType="separate"/>
            </w:r>
            <w:r w:rsidRPr="00306736">
              <w:rPr>
                <w:color w:val="000000"/>
                <w:kern w:val="0"/>
                <w:sz w:val="21"/>
                <w:szCs w:val="21"/>
              </w:rPr>
              <w:t xml:space="preserve">Spitzer </w:t>
            </w:r>
            <w:proofErr w:type="gramStart"/>
            <w:r w:rsidRPr="00306736">
              <w:rPr>
                <w:color w:val="000000"/>
                <w:kern w:val="0"/>
                <w:sz w:val="21"/>
                <w:szCs w:val="21"/>
              </w:rPr>
              <w:t>et al.(</w:t>
            </w:r>
            <w:proofErr w:type="gramEnd"/>
            <w:r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Pr="00306736">
              <w:rPr>
                <w:sz w:val="21"/>
                <w:szCs w:val="21"/>
              </w:rPr>
              <w:instrText xml:space="preserve"> ADDIN NE.Ref.{8F43D462-4CE3-499F-A108-AF4C3B9398E5}</w:instrText>
            </w:r>
            <w:r w:rsidRPr="00306736">
              <w:rPr>
                <w:sz w:val="21"/>
                <w:szCs w:val="21"/>
              </w:rPr>
              <w:fldChar w:fldCharType="separate"/>
            </w:r>
            <w:r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F11CA7" w:rsidRPr="00306736" w14:paraId="31496D84" w14:textId="77777777" w:rsidTr="00744EE9">
        <w:trPr>
          <w:jc w:val="center"/>
        </w:trPr>
        <w:tc>
          <w:tcPr>
            <w:tcW w:w="4253" w:type="dxa"/>
            <w:vAlign w:val="center"/>
          </w:tcPr>
          <w:p w14:paraId="499DAD70" w14:textId="77777777" w:rsidR="00F11CA7" w:rsidRPr="00306736" w:rsidRDefault="00F11CA7" w:rsidP="00744EE9">
            <w:pPr>
              <w:spacing w:line="312" w:lineRule="auto"/>
              <w:jc w:val="center"/>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(DASS-21)</w:t>
            </w:r>
          </w:p>
        </w:tc>
        <w:tc>
          <w:tcPr>
            <w:tcW w:w="2694" w:type="dxa"/>
            <w:vAlign w:val="center"/>
          </w:tcPr>
          <w:p w14:paraId="4113893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NE.Ref.{8589EC94-426A-4E7B-BDB9-724EDE4FA5E3}</w:instrText>
            </w:r>
            <w:r w:rsidRPr="00306736">
              <w:rPr>
                <w:sz w:val="21"/>
                <w:szCs w:val="21"/>
              </w:rPr>
              <w:fldChar w:fldCharType="separate"/>
            </w:r>
            <w:r w:rsidRPr="00306736">
              <w:rPr>
                <w:color w:val="000000"/>
                <w:kern w:val="0"/>
                <w:sz w:val="21"/>
                <w:szCs w:val="21"/>
              </w:rPr>
              <w:t>苑新群</w:t>
            </w:r>
            <w:r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NE.Ref.{889BC92E-9BE9-4008-9183-13150814B168}</w:instrText>
            </w:r>
            <w:r w:rsidRPr="00306736">
              <w:rPr>
                <w:sz w:val="21"/>
                <w:szCs w:val="21"/>
              </w:rPr>
              <w:fldChar w:fldCharType="separate"/>
            </w:r>
            <w:r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NE.Ref.{E5F543AF-4369-4433-8C89-B6CC3BD98924}</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584C40D" w14:textId="77777777" w:rsidR="00F11CA7" w:rsidRPr="00306736" w:rsidRDefault="00F11CA7" w:rsidP="00744EE9">
            <w:pPr>
              <w:spacing w:line="312" w:lineRule="auto"/>
              <w:jc w:val="center"/>
              <w:rPr>
                <w:sz w:val="21"/>
                <w:szCs w:val="21"/>
              </w:rPr>
            </w:pPr>
            <w:r w:rsidRPr="00306736">
              <w:rPr>
                <w:sz w:val="21"/>
                <w:szCs w:val="21"/>
              </w:rPr>
              <w:t>9</w:t>
            </w:r>
          </w:p>
        </w:tc>
        <w:tc>
          <w:tcPr>
            <w:tcW w:w="3566" w:type="dxa"/>
            <w:vAlign w:val="center"/>
          </w:tcPr>
          <w:p w14:paraId="7161E6D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NE.Ref.{0F192B31-8932-4D97-A5EE-EBF488BABE6C}</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53E2725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NE.Ref.{4059FE41-7D81-49BC-9C76-B9DCBE206FFB}</w:instrText>
            </w:r>
            <w:r w:rsidRPr="00306736">
              <w:rPr>
                <w:sz w:val="21"/>
                <w:szCs w:val="21"/>
              </w:rPr>
              <w:fldChar w:fldCharType="separate"/>
            </w:r>
            <w:r w:rsidRPr="00306736">
              <w:rPr>
                <w:color w:val="000000"/>
                <w:kern w:val="0"/>
                <w:sz w:val="21"/>
                <w:szCs w:val="21"/>
              </w:rPr>
              <w:t>龚栩等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C76E8E1" w14:textId="77777777" w:rsidTr="00744EE9">
        <w:trPr>
          <w:jc w:val="center"/>
        </w:trPr>
        <w:tc>
          <w:tcPr>
            <w:tcW w:w="4253" w:type="dxa"/>
            <w:vAlign w:val="center"/>
          </w:tcPr>
          <w:p w14:paraId="68FB28BB" w14:textId="77777777" w:rsidR="00F11CA7" w:rsidRPr="00306736" w:rsidRDefault="00F11CA7" w:rsidP="00744EE9">
            <w:pPr>
              <w:spacing w:line="312" w:lineRule="auto"/>
              <w:jc w:val="center"/>
              <w:rPr>
                <w:sz w:val="21"/>
                <w:szCs w:val="21"/>
              </w:rPr>
            </w:pPr>
            <w:r w:rsidRPr="00306736">
              <w:rPr>
                <w:color w:val="0D0D0D" w:themeColor="text1" w:themeTint="F2"/>
                <w:sz w:val="21"/>
                <w:szCs w:val="21"/>
              </w:rPr>
              <w:lastRenderedPageBreak/>
              <w:t>Child Behavior Checklist (CBCL)</w:t>
            </w:r>
          </w:p>
        </w:tc>
        <w:tc>
          <w:tcPr>
            <w:tcW w:w="2694" w:type="dxa"/>
            <w:vAlign w:val="center"/>
          </w:tcPr>
          <w:p w14:paraId="06568E97" w14:textId="77777777" w:rsidR="00F11CA7" w:rsidRPr="00306736" w:rsidRDefault="00F11CA7" w:rsidP="00744EE9">
            <w:pPr>
              <w:spacing w:line="312" w:lineRule="auto"/>
              <w:jc w:val="center"/>
              <w:rPr>
                <w:sz w:val="21"/>
                <w:szCs w:val="21"/>
              </w:rPr>
            </w:pPr>
          </w:p>
          <w:p w14:paraId="41A8E59C"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NE.Ref.{5165FA68-9F98-4614-A845-D7D1590AA43A}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NE.Ref.{5781A8F9-1B7A-4750-A41C-A2308BB6CA0E}</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NE.Ref.{8587E9F6-84C0-4604-85C8-FAAA48A02525}</w:instrText>
            </w:r>
            <w:r w:rsidRPr="00306736">
              <w:rPr>
                <w:sz w:val="21"/>
                <w:szCs w:val="21"/>
              </w:rPr>
              <w:fldChar w:fldCharType="separate"/>
            </w:r>
            <w:proofErr w:type="gramStart"/>
            <w:r w:rsidRPr="00306736">
              <w:rPr>
                <w:color w:val="000000"/>
                <w:kern w:val="0"/>
                <w:sz w:val="21"/>
                <w:szCs w:val="21"/>
              </w:rPr>
              <w:t>忻</w:t>
            </w:r>
            <w:proofErr w:type="gramEnd"/>
            <w:r w:rsidRPr="00306736">
              <w:rPr>
                <w:color w:val="000000"/>
                <w:kern w:val="0"/>
                <w:sz w:val="21"/>
                <w:szCs w:val="21"/>
              </w:rPr>
              <w:t>仁</w:t>
            </w:r>
            <w:proofErr w:type="gramStart"/>
            <w:r w:rsidRPr="00306736">
              <w:rPr>
                <w:color w:val="000000"/>
                <w:kern w:val="0"/>
                <w:sz w:val="21"/>
                <w:szCs w:val="21"/>
              </w:rPr>
              <w:t>娥</w:t>
            </w:r>
            <w:proofErr w:type="gramEnd"/>
            <w:r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Pr="00306736">
              <w:rPr>
                <w:sz w:val="21"/>
                <w:szCs w:val="21"/>
              </w:rPr>
              <w:instrText xml:space="preserve"> ADDIN NE.Ref.{EF375560-C586-4CC4-B5E1-66F9837693B5}</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77D78B4" w14:textId="77777777" w:rsidR="00F11CA7" w:rsidRPr="00306736" w:rsidRDefault="00F11CA7" w:rsidP="00744EE9">
            <w:pPr>
              <w:spacing w:line="312" w:lineRule="auto"/>
              <w:jc w:val="center"/>
              <w:rPr>
                <w:sz w:val="21"/>
                <w:szCs w:val="21"/>
              </w:rPr>
            </w:pPr>
            <w:r w:rsidRPr="00306736">
              <w:rPr>
                <w:sz w:val="21"/>
                <w:szCs w:val="21"/>
              </w:rPr>
              <w:t>6</w:t>
            </w:r>
          </w:p>
        </w:tc>
        <w:tc>
          <w:tcPr>
            <w:tcW w:w="3566" w:type="dxa"/>
            <w:vAlign w:val="center"/>
          </w:tcPr>
          <w:p w14:paraId="738C3B7F"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NE.Ref.{55D8E704-F3C9-4606-B85A-AC5B7BAE65E2}</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p>
          <w:p w14:paraId="65D37A7C" w14:textId="77777777" w:rsidR="00F11CA7" w:rsidRPr="00306736" w:rsidRDefault="00F11CA7" w:rsidP="00744EE9">
            <w:pPr>
              <w:spacing w:line="312" w:lineRule="auto"/>
              <w:jc w:val="center"/>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D0ED0EB" w14:textId="77777777" w:rsidR="00F11CA7" w:rsidRPr="00306736" w:rsidRDefault="00F11CA7" w:rsidP="00744EE9">
            <w:pPr>
              <w:spacing w:line="312" w:lineRule="auto"/>
              <w:jc w:val="center"/>
              <w:rPr>
                <w:sz w:val="21"/>
                <w:szCs w:val="21"/>
              </w:rPr>
            </w:pPr>
          </w:p>
          <w:p w14:paraId="3C71BA7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NE.Ref.{81088F0E-5B21-497B-86F7-22E324EFCEA7}</w:instrText>
            </w:r>
            <w:r w:rsidRPr="00306736">
              <w:rPr>
                <w:sz w:val="21"/>
                <w:szCs w:val="21"/>
              </w:rPr>
              <w:fldChar w:fldCharType="separate"/>
            </w:r>
            <w:proofErr w:type="gramStart"/>
            <w:r w:rsidRPr="00306736">
              <w:rPr>
                <w:color w:val="000000"/>
                <w:kern w:val="0"/>
                <w:sz w:val="21"/>
                <w:szCs w:val="21"/>
              </w:rPr>
              <w:t>苏林雁等</w:t>
            </w:r>
            <w:proofErr w:type="gramEnd"/>
            <w:r w:rsidRPr="00306736">
              <w:rPr>
                <w:color w:val="000000"/>
                <w:kern w:val="0"/>
                <w:sz w:val="21"/>
                <w:szCs w:val="21"/>
              </w:rPr>
              <w:t>(1998)</w:t>
            </w:r>
            <w:r w:rsidRPr="00306736">
              <w:rPr>
                <w:sz w:val="21"/>
                <w:szCs w:val="21"/>
              </w:rPr>
              <w:fldChar w:fldCharType="end"/>
            </w:r>
            <w:r w:rsidRPr="00306736">
              <w:rPr>
                <w:rFonts w:hint="eastAsia"/>
                <w:sz w:val="21"/>
                <w:szCs w:val="21"/>
              </w:rPr>
              <w:t>未</w:t>
            </w:r>
            <w:r w:rsidRPr="00306736">
              <w:rPr>
                <w:sz w:val="21"/>
                <w:szCs w:val="21"/>
              </w:rPr>
              <w:t>提供题目。</w:t>
            </w:r>
          </w:p>
          <w:p w14:paraId="720B1AB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NE.Ref.{5FF701DD-067B-4249-8114-E2076AB6B4E3}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2F0C636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NE.Ref.{94BCA4A9-2D3B-440F-BD7F-91669EB08FB7}</w:instrText>
            </w:r>
            <w:r w:rsidRPr="00306736">
              <w:rPr>
                <w:sz w:val="21"/>
                <w:szCs w:val="21"/>
              </w:rPr>
              <w:fldChar w:fldCharType="separate"/>
            </w:r>
            <w:proofErr w:type="gramStart"/>
            <w:r w:rsidRPr="00306736">
              <w:rPr>
                <w:color w:val="000000"/>
                <w:kern w:val="0"/>
                <w:sz w:val="21"/>
                <w:szCs w:val="21"/>
              </w:rPr>
              <w:t>忻</w:t>
            </w:r>
            <w:proofErr w:type="gramEnd"/>
            <w:r w:rsidRPr="00306736">
              <w:rPr>
                <w:color w:val="000000"/>
                <w:kern w:val="0"/>
                <w:sz w:val="21"/>
                <w:szCs w:val="21"/>
              </w:rPr>
              <w:t>仁</w:t>
            </w:r>
            <w:proofErr w:type="gramStart"/>
            <w:r w:rsidRPr="00306736">
              <w:rPr>
                <w:color w:val="000000"/>
                <w:kern w:val="0"/>
                <w:sz w:val="21"/>
                <w:szCs w:val="21"/>
              </w:rPr>
              <w:t>娥</w:t>
            </w:r>
            <w:proofErr w:type="gramEnd"/>
            <w:r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Pr="00306736">
              <w:rPr>
                <w:sz w:val="21"/>
                <w:szCs w:val="21"/>
              </w:rPr>
              <w:instrText xml:space="preserve"> ADDIN NE.Ref.{0D94057A-9910-4ABE-BD6C-9D64E5940CED}</w:instrText>
            </w:r>
            <w:r w:rsidRPr="00306736">
              <w:rPr>
                <w:sz w:val="21"/>
                <w:szCs w:val="21"/>
              </w:rPr>
              <w:fldChar w:fldCharType="separate"/>
            </w:r>
            <w:r w:rsidRPr="00306736">
              <w:rPr>
                <w:color w:val="000000"/>
                <w:kern w:val="0"/>
                <w:sz w:val="21"/>
                <w:szCs w:val="21"/>
              </w:rPr>
              <w:t>Achenbach &amp; Edelbrock(1987)</w:t>
            </w:r>
            <w:r w:rsidRPr="00306736">
              <w:rPr>
                <w:sz w:val="21"/>
                <w:szCs w:val="21"/>
              </w:rPr>
              <w:fldChar w:fldCharType="end"/>
            </w:r>
            <w:r w:rsidRPr="00306736">
              <w:rPr>
                <w:sz w:val="21"/>
                <w:szCs w:val="21"/>
              </w:rPr>
              <w:t>未获取</w:t>
            </w:r>
            <w:r w:rsidRPr="00306736">
              <w:rPr>
                <w:rFonts w:hint="eastAsia"/>
                <w:sz w:val="21"/>
                <w:szCs w:val="21"/>
              </w:rPr>
              <w:t>全文</w:t>
            </w:r>
            <w:r w:rsidRPr="00306736">
              <w:rPr>
                <w:sz w:val="21"/>
                <w:szCs w:val="21"/>
              </w:rPr>
              <w:t>。</w:t>
            </w:r>
          </w:p>
          <w:p w14:paraId="094F2624" w14:textId="77777777" w:rsidR="00F11CA7" w:rsidRPr="00306736" w:rsidRDefault="00F11CA7" w:rsidP="00744EE9">
            <w:pPr>
              <w:spacing w:line="312" w:lineRule="auto"/>
              <w:jc w:val="center"/>
              <w:rPr>
                <w:sz w:val="21"/>
                <w:szCs w:val="21"/>
              </w:rPr>
            </w:pPr>
          </w:p>
        </w:tc>
      </w:tr>
      <w:tr w:rsidR="00F11CA7" w:rsidRPr="00306736" w14:paraId="3C94F215" w14:textId="77777777" w:rsidTr="00744EE9">
        <w:trPr>
          <w:trHeight w:val="1744"/>
          <w:jc w:val="center"/>
        </w:trPr>
        <w:tc>
          <w:tcPr>
            <w:tcW w:w="4253" w:type="dxa"/>
            <w:vAlign w:val="center"/>
          </w:tcPr>
          <w:p w14:paraId="38D0C340" w14:textId="77777777" w:rsidR="00F11CA7" w:rsidRPr="00306736" w:rsidRDefault="00F11CA7" w:rsidP="00744EE9">
            <w:pPr>
              <w:spacing w:line="312" w:lineRule="auto"/>
              <w:jc w:val="center"/>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(MFQ-C)</w:t>
            </w:r>
          </w:p>
        </w:tc>
        <w:tc>
          <w:tcPr>
            <w:tcW w:w="2694" w:type="dxa"/>
            <w:vAlign w:val="center"/>
          </w:tcPr>
          <w:p w14:paraId="3BDF3AF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NE.Ref.{0411507B-3F56-4AD8-B1A0-9EDCE4B4C6B1}</w:instrText>
            </w:r>
            <w:r w:rsidRPr="00306736">
              <w:rPr>
                <w:sz w:val="21"/>
                <w:szCs w:val="21"/>
              </w:rPr>
              <w:fldChar w:fldCharType="separate"/>
            </w:r>
            <w:r w:rsidRPr="00306736">
              <w:rPr>
                <w:color w:val="000000"/>
                <w:kern w:val="0"/>
                <w:sz w:val="21"/>
                <w:szCs w:val="21"/>
              </w:rPr>
              <w:t xml:space="preserve">Wood </w:t>
            </w:r>
            <w:proofErr w:type="gramStart"/>
            <w:r w:rsidRPr="00306736">
              <w:rPr>
                <w:color w:val="000000"/>
                <w:kern w:val="0"/>
                <w:sz w:val="21"/>
                <w:szCs w:val="21"/>
              </w:rPr>
              <w:t>et al.(</w:t>
            </w:r>
            <w:proofErr w:type="gramEnd"/>
            <w:r w:rsidRPr="00306736">
              <w:rPr>
                <w:color w:val="000000"/>
                <w:kern w:val="0"/>
                <w:sz w:val="21"/>
                <w:szCs w:val="21"/>
              </w:rPr>
              <w:t>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DE662A8"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0A63BF1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NE.Ref.{1DC56140-AFF4-40B8-B4A5-13DF0763CD49}</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2FA5C8B7" w14:textId="77777777" w:rsidR="00F11CA7" w:rsidRPr="00306736" w:rsidRDefault="00F11CA7" w:rsidP="00744EE9">
            <w:pPr>
              <w:spacing w:line="312" w:lineRule="auto"/>
              <w:jc w:val="center"/>
              <w:rPr>
                <w:color w:val="080000"/>
                <w:sz w:val="21"/>
                <w:szCs w:val="21"/>
              </w:rPr>
            </w:pPr>
            <w:r w:rsidRPr="00306736">
              <w:rPr>
                <w:sz w:val="21"/>
                <w:szCs w:val="21"/>
              </w:rPr>
              <w:fldChar w:fldCharType="begin"/>
            </w:r>
            <w:r w:rsidRPr="00306736">
              <w:rPr>
                <w:sz w:val="21"/>
                <w:szCs w:val="21"/>
              </w:rPr>
              <w:instrText xml:space="preserve"> ADDIN NE.Ref.{5947B1A3-5352-4FDC-BC20-64039D83A548}</w:instrText>
            </w:r>
            <w:r w:rsidRPr="00306736">
              <w:rPr>
                <w:sz w:val="21"/>
                <w:szCs w:val="21"/>
              </w:rPr>
              <w:fldChar w:fldCharType="separate"/>
            </w:r>
            <w:r w:rsidRPr="00306736">
              <w:rPr>
                <w:color w:val="000000"/>
                <w:kern w:val="0"/>
                <w:sz w:val="21"/>
                <w:szCs w:val="21"/>
              </w:rPr>
              <w:t xml:space="preserve">Wood </w:t>
            </w:r>
            <w:proofErr w:type="gramStart"/>
            <w:r w:rsidRPr="00306736">
              <w:rPr>
                <w:color w:val="000000"/>
                <w:kern w:val="0"/>
                <w:sz w:val="21"/>
                <w:szCs w:val="21"/>
              </w:rPr>
              <w:t>et al.(</w:t>
            </w:r>
            <w:proofErr w:type="gramEnd"/>
            <w:r w:rsidRPr="00306736">
              <w:rPr>
                <w:color w:val="000000"/>
                <w:kern w:val="0"/>
                <w:sz w:val="21"/>
                <w:szCs w:val="21"/>
              </w:rPr>
              <w:t>1995)</w:t>
            </w:r>
            <w:r w:rsidRPr="00306736">
              <w:rPr>
                <w:sz w:val="21"/>
                <w:szCs w:val="21"/>
              </w:rPr>
              <w:fldChar w:fldCharType="end"/>
            </w:r>
            <w:r w:rsidRPr="00306736">
              <w:rPr>
                <w:rFonts w:hint="eastAsia"/>
                <w:color w:val="080000"/>
                <w:sz w:val="21"/>
                <w:szCs w:val="21"/>
              </w:rPr>
              <w:t>未提</w:t>
            </w:r>
            <w:r w:rsidRPr="00306736">
              <w:rPr>
                <w:color w:val="080000"/>
                <w:sz w:val="21"/>
                <w:szCs w:val="21"/>
              </w:rPr>
              <w:t>供题目。</w:t>
            </w:r>
          </w:p>
          <w:p w14:paraId="0611F0A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NE.Ref.{49DBAAC0-05D1-4CA7-9B4E-538DF0E29DF3}</w:instrText>
            </w:r>
            <w:r w:rsidRPr="00306736">
              <w:rPr>
                <w:sz w:val="21"/>
                <w:szCs w:val="21"/>
              </w:rPr>
              <w:fldChar w:fldCharType="separate"/>
            </w:r>
            <w:r w:rsidRPr="00306736">
              <w:rPr>
                <w:color w:val="000000"/>
                <w:kern w:val="0"/>
                <w:sz w:val="21"/>
                <w:szCs w:val="21"/>
              </w:rPr>
              <w:t>曹枫林等</w:t>
            </w:r>
            <w:r w:rsidRPr="00306736">
              <w:rPr>
                <w:color w:val="000000"/>
                <w:kern w:val="0"/>
                <w:sz w:val="21"/>
                <w:szCs w:val="21"/>
              </w:rPr>
              <w:t>(2009)</w:t>
            </w:r>
            <w:r w:rsidRPr="00306736">
              <w:rPr>
                <w:sz w:val="21"/>
                <w:szCs w:val="21"/>
              </w:rPr>
              <w:fldChar w:fldCharType="end"/>
            </w:r>
            <w:r w:rsidRPr="00306736">
              <w:rPr>
                <w:rFonts w:hint="eastAsia"/>
                <w:sz w:val="21"/>
                <w:szCs w:val="21"/>
              </w:rPr>
              <w:t>中为</w:t>
            </w:r>
            <w:r w:rsidRPr="00306736">
              <w:rPr>
                <w:sz w:val="21"/>
                <w:szCs w:val="21"/>
              </w:rPr>
              <w:t>情绪问卷</w:t>
            </w:r>
            <w:r w:rsidRPr="00306736">
              <w:rPr>
                <w:sz w:val="21"/>
                <w:szCs w:val="21"/>
              </w:rPr>
              <w:t>MF</w:t>
            </w:r>
            <w:r w:rsidRPr="00306736">
              <w:rPr>
                <w:rFonts w:hint="eastAsia"/>
                <w:sz w:val="21"/>
                <w:szCs w:val="21"/>
              </w:rPr>
              <w:t>Q</w:t>
            </w:r>
            <w:r w:rsidRPr="00306736">
              <w:rPr>
                <w:rFonts w:hint="eastAsia"/>
                <w:sz w:val="21"/>
                <w:szCs w:val="21"/>
              </w:rPr>
              <w:t>，推测是</w:t>
            </w:r>
            <w:r w:rsidRPr="00306736">
              <w:rPr>
                <w:sz w:val="21"/>
                <w:szCs w:val="21"/>
              </w:rPr>
              <w:t>MFQ-C</w:t>
            </w:r>
            <w:r w:rsidRPr="00306736">
              <w:rPr>
                <w:sz w:val="21"/>
                <w:szCs w:val="21"/>
              </w:rPr>
              <w:t>。</w:t>
            </w:r>
          </w:p>
          <w:p w14:paraId="7949AD73" w14:textId="77777777" w:rsidR="00F11CA7" w:rsidRPr="00306736" w:rsidRDefault="00F11CA7" w:rsidP="00744EE9">
            <w:pPr>
              <w:spacing w:line="312" w:lineRule="auto"/>
              <w:jc w:val="center"/>
              <w:rPr>
                <w:sz w:val="21"/>
                <w:szCs w:val="21"/>
              </w:rPr>
            </w:pPr>
          </w:p>
          <w:p w14:paraId="1A9007DF" w14:textId="77777777" w:rsidR="00F11CA7" w:rsidRPr="00306736" w:rsidRDefault="00F11CA7" w:rsidP="00744EE9">
            <w:pPr>
              <w:spacing w:line="312" w:lineRule="auto"/>
              <w:jc w:val="center"/>
              <w:rPr>
                <w:color w:val="080000"/>
                <w:sz w:val="21"/>
                <w:szCs w:val="21"/>
              </w:rPr>
            </w:pPr>
          </w:p>
          <w:p w14:paraId="228AA97D" w14:textId="77777777" w:rsidR="00F11CA7" w:rsidRPr="00306736" w:rsidRDefault="00F11CA7" w:rsidP="00744EE9">
            <w:pPr>
              <w:spacing w:line="312" w:lineRule="auto"/>
              <w:jc w:val="center"/>
              <w:rPr>
                <w:sz w:val="21"/>
                <w:szCs w:val="21"/>
              </w:rPr>
            </w:pPr>
          </w:p>
        </w:tc>
      </w:tr>
      <w:tr w:rsidR="00F11CA7" w:rsidRPr="00306736" w14:paraId="3D1DA7A9" w14:textId="77777777" w:rsidTr="00744EE9">
        <w:trPr>
          <w:jc w:val="center"/>
        </w:trPr>
        <w:tc>
          <w:tcPr>
            <w:tcW w:w="4253" w:type="dxa"/>
            <w:vAlign w:val="center"/>
          </w:tcPr>
          <w:p w14:paraId="3917E905"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Middle school students' depression scale (CSSSDS)</w:t>
            </w:r>
          </w:p>
        </w:tc>
        <w:tc>
          <w:tcPr>
            <w:tcW w:w="2694" w:type="dxa"/>
            <w:vAlign w:val="center"/>
          </w:tcPr>
          <w:p w14:paraId="6553330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NE.Ref.{57E0935F-D69C-4276-9ED4-9A238DFE6356}</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43D9F8C0" w14:textId="77777777" w:rsidR="00F11CA7" w:rsidRPr="00306736" w:rsidRDefault="00F11CA7" w:rsidP="00744EE9">
            <w:pPr>
              <w:spacing w:line="312" w:lineRule="auto"/>
              <w:jc w:val="center"/>
              <w:rPr>
                <w:sz w:val="21"/>
                <w:szCs w:val="21"/>
              </w:rPr>
            </w:pPr>
            <w:r w:rsidRPr="00306736">
              <w:rPr>
                <w:sz w:val="21"/>
                <w:szCs w:val="21"/>
              </w:rPr>
              <w:t>3</w:t>
            </w:r>
          </w:p>
        </w:tc>
        <w:tc>
          <w:tcPr>
            <w:tcW w:w="3566" w:type="dxa"/>
            <w:vAlign w:val="center"/>
          </w:tcPr>
          <w:p w14:paraId="1C28A9B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NE.Ref.{67E97E91-A6CE-48FB-8E43-AA4569FE27B7}</w:instrText>
            </w:r>
            <w:r w:rsidRPr="00306736">
              <w:rPr>
                <w:sz w:val="21"/>
                <w:szCs w:val="21"/>
              </w:rPr>
              <w:fldChar w:fldCharType="separate"/>
            </w:r>
            <w:r w:rsidRPr="00306736">
              <w:rPr>
                <w:color w:val="000000"/>
                <w:kern w:val="0"/>
                <w:sz w:val="21"/>
                <w:szCs w:val="21"/>
              </w:rPr>
              <w:t>王极盛</w:t>
            </w:r>
            <w:r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F042573"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NE.Ref.{47CC96C7-6618-452A-866E-AE9D0FB3FD40}</w:instrText>
            </w:r>
            <w:r w:rsidRPr="00306736">
              <w:rPr>
                <w:sz w:val="21"/>
                <w:szCs w:val="21"/>
              </w:rPr>
              <w:fldChar w:fldCharType="separate"/>
            </w:r>
            <w:r w:rsidRPr="00306736">
              <w:rPr>
                <w:color w:val="000000"/>
                <w:kern w:val="0"/>
                <w:sz w:val="21"/>
                <w:szCs w:val="21"/>
              </w:rPr>
              <w:t>王极盛等</w:t>
            </w:r>
            <w:r w:rsidRPr="00306736">
              <w:rPr>
                <w:color w:val="000000"/>
                <w:kern w:val="0"/>
                <w:sz w:val="21"/>
                <w:szCs w:val="21"/>
              </w:rPr>
              <w:t>(1997)</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7FEA91CA" w14:textId="77777777" w:rsidTr="00744EE9">
        <w:trPr>
          <w:jc w:val="center"/>
        </w:trPr>
        <w:tc>
          <w:tcPr>
            <w:tcW w:w="4253" w:type="dxa"/>
            <w:vAlign w:val="center"/>
          </w:tcPr>
          <w:p w14:paraId="35B5D40A"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Center for Epidemiologic Studies Depression Scale for Children (CES-D-C</w:t>
            </w:r>
            <w:r w:rsidRPr="00306736">
              <w:rPr>
                <w:rFonts w:hint="eastAsia"/>
                <w:color w:val="0D0D0D" w:themeColor="text1" w:themeTint="F2"/>
                <w:sz w:val="21"/>
                <w:szCs w:val="21"/>
              </w:rPr>
              <w:t>)</w:t>
            </w:r>
          </w:p>
        </w:tc>
        <w:tc>
          <w:tcPr>
            <w:tcW w:w="2694" w:type="dxa"/>
            <w:vAlign w:val="center"/>
          </w:tcPr>
          <w:p w14:paraId="1B944EB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NE.Ref.{A714ED55-2075-4A6E-8717-EFF23BCE8B1E}</w:instrText>
            </w:r>
            <w:r w:rsidRPr="00306736">
              <w:rPr>
                <w:sz w:val="21"/>
                <w:szCs w:val="21"/>
              </w:rPr>
              <w:fldChar w:fldCharType="separate"/>
            </w:r>
            <w:r w:rsidRPr="00306736">
              <w:rPr>
                <w:color w:val="000000"/>
                <w:kern w:val="0"/>
                <w:sz w:val="21"/>
                <w:szCs w:val="21"/>
              </w:rPr>
              <w:t>William Li et al.(2010)</w:t>
            </w:r>
            <w:r w:rsidRPr="00306736">
              <w:rPr>
                <w:sz w:val="21"/>
                <w:szCs w:val="21"/>
              </w:rPr>
              <w:fldChar w:fldCharType="end"/>
            </w:r>
          </w:p>
        </w:tc>
        <w:tc>
          <w:tcPr>
            <w:tcW w:w="2126" w:type="dxa"/>
            <w:vAlign w:val="center"/>
          </w:tcPr>
          <w:p w14:paraId="239C761C"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446BC96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NE.Ref.{DFAAE83B-8056-48EA-A2BA-E30057070FCC}</w:instrText>
            </w:r>
            <w:r w:rsidRPr="00306736">
              <w:rPr>
                <w:sz w:val="21"/>
                <w:szCs w:val="21"/>
              </w:rPr>
              <w:fldChar w:fldCharType="separate"/>
            </w:r>
            <w:r w:rsidRPr="00306736">
              <w:rPr>
                <w:color w:val="000000"/>
                <w:kern w:val="0"/>
                <w:sz w:val="21"/>
                <w:szCs w:val="21"/>
              </w:rPr>
              <w:t xml:space="preserve">William Li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61ADF04" w14:textId="77777777" w:rsidR="00F11CA7" w:rsidRPr="00306736" w:rsidRDefault="00F11CA7" w:rsidP="00744EE9">
            <w:pPr>
              <w:spacing w:line="312" w:lineRule="auto"/>
              <w:jc w:val="center"/>
              <w:rPr>
                <w:sz w:val="21"/>
                <w:szCs w:val="21"/>
              </w:rPr>
            </w:pPr>
          </w:p>
        </w:tc>
      </w:tr>
      <w:tr w:rsidR="00F11CA7" w:rsidRPr="00306736" w14:paraId="6CF95B6F" w14:textId="77777777" w:rsidTr="00744EE9">
        <w:trPr>
          <w:jc w:val="center"/>
        </w:trPr>
        <w:tc>
          <w:tcPr>
            <w:tcW w:w="4253" w:type="dxa"/>
            <w:vAlign w:val="center"/>
          </w:tcPr>
          <w:p w14:paraId="64E7DD9A" w14:textId="77777777" w:rsidR="00F11CA7" w:rsidRPr="00306736" w:rsidRDefault="00F11CA7" w:rsidP="00744EE9">
            <w:pPr>
              <w:spacing w:line="312" w:lineRule="auto"/>
              <w:jc w:val="center"/>
              <w:rPr>
                <w:color w:val="0D0D0D" w:themeColor="text1" w:themeTint="F2"/>
                <w:sz w:val="21"/>
                <w:szCs w:val="21"/>
              </w:rPr>
            </w:pPr>
            <w:r w:rsidRPr="00306736">
              <w:rPr>
                <w:sz w:val="21"/>
                <w:szCs w:val="21"/>
              </w:rPr>
              <w:t>Adolescent Depression Inventory</w:t>
            </w:r>
            <w:r w:rsidRPr="00306736">
              <w:rPr>
                <w:sz w:val="21"/>
                <w:szCs w:val="21"/>
              </w:rPr>
              <w:t>（</w:t>
            </w:r>
            <w:r w:rsidRPr="00306736">
              <w:rPr>
                <w:sz w:val="21"/>
                <w:szCs w:val="21"/>
              </w:rPr>
              <w:t>ADI</w:t>
            </w:r>
            <w:r w:rsidRPr="00306736">
              <w:rPr>
                <w:sz w:val="21"/>
                <w:szCs w:val="21"/>
              </w:rPr>
              <w:t>）</w:t>
            </w:r>
          </w:p>
        </w:tc>
        <w:tc>
          <w:tcPr>
            <w:tcW w:w="2694" w:type="dxa"/>
            <w:vAlign w:val="center"/>
          </w:tcPr>
          <w:p w14:paraId="2E2D5A7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NE.Ref.{10D90AB8-C7C7-4F42-8839-C1B38DDD2D92}</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CF3D12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0AAD9A5"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NE.Ref.{35AE1CE1-A295-4FD5-B49C-221FF090E8E5}</w:instrText>
            </w:r>
            <w:r w:rsidRPr="00306736">
              <w:rPr>
                <w:color w:val="000000"/>
                <w:sz w:val="21"/>
                <w:szCs w:val="21"/>
              </w:rPr>
              <w:fldChar w:fldCharType="separate"/>
            </w:r>
            <w:proofErr w:type="gramStart"/>
            <w:r w:rsidRPr="00306736">
              <w:rPr>
                <w:color w:val="000000"/>
                <w:kern w:val="0"/>
                <w:sz w:val="21"/>
                <w:szCs w:val="21"/>
              </w:rPr>
              <w:t>楊</w:t>
            </w:r>
            <w:proofErr w:type="gramEnd"/>
            <w:r w:rsidRPr="00306736">
              <w:rPr>
                <w:color w:val="000000"/>
                <w:kern w:val="0"/>
                <w:sz w:val="21"/>
                <w:szCs w:val="21"/>
              </w:rPr>
              <w:t>雅惠</w:t>
            </w:r>
            <w:r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456C76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NE.Ref.{F1A8769E-E4DB-40BE-82DD-A406E396D423}</w:instrText>
            </w:r>
            <w:r w:rsidRPr="00306736">
              <w:rPr>
                <w:sz w:val="21"/>
                <w:szCs w:val="21"/>
              </w:rPr>
              <w:fldChar w:fldCharType="separate"/>
            </w:r>
            <w:r w:rsidRPr="00306736">
              <w:rPr>
                <w:color w:val="000000"/>
                <w:kern w:val="0"/>
                <w:sz w:val="21"/>
                <w:szCs w:val="21"/>
              </w:rPr>
              <w:t>Huang &amp; Hsu(2003)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5F42BBF0" w14:textId="77777777" w:rsidTr="00744EE9">
        <w:trPr>
          <w:jc w:val="center"/>
        </w:trPr>
        <w:tc>
          <w:tcPr>
            <w:tcW w:w="4253" w:type="dxa"/>
            <w:vAlign w:val="center"/>
          </w:tcPr>
          <w:p w14:paraId="3535B08E" w14:textId="77777777" w:rsidR="00F11CA7" w:rsidRPr="00306736" w:rsidRDefault="00F11CA7" w:rsidP="00744EE9">
            <w:pPr>
              <w:spacing w:line="312" w:lineRule="auto"/>
              <w:jc w:val="center"/>
              <w:rPr>
                <w:sz w:val="21"/>
                <w:szCs w:val="21"/>
              </w:rPr>
            </w:pPr>
            <w:r w:rsidRPr="00306736">
              <w:rPr>
                <w:color w:val="000000"/>
                <w:sz w:val="21"/>
                <w:szCs w:val="21"/>
              </w:rPr>
              <w:t>Brief Symptom Rating Scale (BSRS-5)</w:t>
            </w:r>
          </w:p>
        </w:tc>
        <w:tc>
          <w:tcPr>
            <w:tcW w:w="2694" w:type="dxa"/>
            <w:vAlign w:val="center"/>
          </w:tcPr>
          <w:p w14:paraId="67C2FB8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NE.Ref.{6E3BB8BE-2831-4C6C-9526-052737D36C7B}</w:instrText>
            </w:r>
            <w:r w:rsidRPr="00306736">
              <w:rPr>
                <w:sz w:val="21"/>
                <w:szCs w:val="21"/>
              </w:rPr>
              <w:fldChar w:fldCharType="separate"/>
            </w:r>
            <w:r w:rsidRPr="00306736">
              <w:rPr>
                <w:color w:val="000000"/>
                <w:kern w:val="0"/>
                <w:sz w:val="21"/>
                <w:szCs w:val="21"/>
              </w:rPr>
              <w:t xml:space="preserve">Lee </w:t>
            </w:r>
            <w:proofErr w:type="gramStart"/>
            <w:r w:rsidRPr="00306736">
              <w:rPr>
                <w:color w:val="000000"/>
                <w:kern w:val="0"/>
                <w:sz w:val="21"/>
                <w:szCs w:val="21"/>
              </w:rPr>
              <w:t>et al.(</w:t>
            </w:r>
            <w:proofErr w:type="gramEnd"/>
            <w:r w:rsidRPr="00306736">
              <w:rPr>
                <w:color w:val="000000"/>
                <w:kern w:val="0"/>
                <w:sz w:val="21"/>
                <w:szCs w:val="21"/>
              </w:rPr>
              <w:t>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38FA08"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2ADCEC62"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NE.Ref.{472AD035-BEA4-47DB-A251-B4B2651307ED}</w:instrText>
            </w:r>
            <w:r w:rsidRPr="00306736">
              <w:rPr>
                <w:sz w:val="21"/>
                <w:szCs w:val="21"/>
              </w:rPr>
              <w:fldChar w:fldCharType="separate"/>
            </w:r>
            <w:r w:rsidRPr="00306736">
              <w:rPr>
                <w:color w:val="000000"/>
                <w:kern w:val="0"/>
                <w:sz w:val="21"/>
                <w:szCs w:val="21"/>
              </w:rPr>
              <w:t xml:space="preserve">Lee </w:t>
            </w:r>
            <w:proofErr w:type="gramStart"/>
            <w:r w:rsidRPr="00306736">
              <w:rPr>
                <w:color w:val="000000"/>
                <w:kern w:val="0"/>
                <w:sz w:val="21"/>
                <w:szCs w:val="21"/>
              </w:rPr>
              <w:t>et al.(</w:t>
            </w:r>
            <w:proofErr w:type="gramEnd"/>
            <w:r w:rsidRPr="00306736">
              <w:rPr>
                <w:color w:val="000000"/>
                <w:kern w:val="0"/>
                <w:sz w:val="21"/>
                <w:szCs w:val="21"/>
              </w:rPr>
              <w:t>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78653F85" w14:textId="77777777" w:rsidR="00F11CA7" w:rsidRPr="00306736" w:rsidRDefault="00F11CA7" w:rsidP="00744EE9">
            <w:pPr>
              <w:spacing w:line="312" w:lineRule="auto"/>
              <w:jc w:val="center"/>
              <w:rPr>
                <w:sz w:val="21"/>
                <w:szCs w:val="21"/>
              </w:rPr>
            </w:pPr>
          </w:p>
        </w:tc>
      </w:tr>
      <w:tr w:rsidR="00F11CA7" w:rsidRPr="00306736" w14:paraId="6ABCA4A8" w14:textId="77777777" w:rsidTr="00744EE9">
        <w:trPr>
          <w:jc w:val="center"/>
        </w:trPr>
        <w:tc>
          <w:tcPr>
            <w:tcW w:w="4253" w:type="dxa"/>
            <w:vAlign w:val="center"/>
          </w:tcPr>
          <w:p w14:paraId="1E30D250"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version of Center for Epidemiologic Studies Depression Scale (CES-D-13)</w:t>
            </w:r>
          </w:p>
        </w:tc>
        <w:tc>
          <w:tcPr>
            <w:tcW w:w="2694" w:type="dxa"/>
            <w:vAlign w:val="center"/>
          </w:tcPr>
          <w:p w14:paraId="5200FEA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NE.Ref.{0A7085D8-171C-4101-A570-23FFEEA7CFDF}</w:instrText>
            </w:r>
            <w:r w:rsidRPr="00306736">
              <w:rPr>
                <w:sz w:val="21"/>
                <w:szCs w:val="21"/>
              </w:rPr>
              <w:fldChar w:fldCharType="separate"/>
            </w:r>
            <w:r w:rsidRPr="00306736">
              <w:rPr>
                <w:color w:val="000000"/>
                <w:kern w:val="0"/>
                <w:sz w:val="21"/>
                <w:szCs w:val="21"/>
              </w:rPr>
              <w:t xml:space="preserve">Li </w:t>
            </w:r>
            <w:proofErr w:type="gramStart"/>
            <w:r w:rsidRPr="00306736">
              <w:rPr>
                <w:color w:val="000000"/>
                <w:kern w:val="0"/>
                <w:sz w:val="21"/>
                <w:szCs w:val="21"/>
              </w:rPr>
              <w:t>et al.(</w:t>
            </w:r>
            <w:proofErr w:type="gramEnd"/>
            <w:r w:rsidRPr="00306736">
              <w:rPr>
                <w:color w:val="000000"/>
                <w:kern w:val="0"/>
                <w:sz w:val="21"/>
                <w:szCs w:val="21"/>
              </w:rPr>
              <w:t>2016)</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NE.Ref.{53F5847D-D909-41F4-AACF-457E54FE55F3}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p>
        </w:tc>
        <w:tc>
          <w:tcPr>
            <w:tcW w:w="2126" w:type="dxa"/>
            <w:vAlign w:val="center"/>
          </w:tcPr>
          <w:p w14:paraId="0B366AB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A7E53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NE.Ref.{B2950268-E0F8-4573-A7B5-ADD6DE97FF73}</w:instrText>
            </w:r>
            <w:r w:rsidRPr="00306736">
              <w:rPr>
                <w:sz w:val="21"/>
                <w:szCs w:val="21"/>
              </w:rPr>
              <w:fldChar w:fldCharType="separate"/>
            </w:r>
            <w:r w:rsidRPr="00306736">
              <w:rPr>
                <w:color w:val="000000"/>
                <w:kern w:val="0"/>
                <w:sz w:val="21"/>
                <w:szCs w:val="21"/>
              </w:rPr>
              <w:t>张宝山和李娟</w:t>
            </w:r>
            <w:r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61112B72" w14:textId="77777777" w:rsidR="00F11CA7" w:rsidRPr="00306736" w:rsidRDefault="00F11CA7" w:rsidP="00744EE9">
            <w:pPr>
              <w:spacing w:line="312" w:lineRule="auto"/>
              <w:jc w:val="center"/>
              <w:rPr>
                <w:sz w:val="21"/>
                <w:szCs w:val="21"/>
              </w:rPr>
            </w:pPr>
          </w:p>
        </w:tc>
      </w:tr>
      <w:tr w:rsidR="00F11CA7" w:rsidRPr="00306736" w14:paraId="40D32AC7" w14:textId="77777777" w:rsidTr="00744EE9">
        <w:trPr>
          <w:jc w:val="center"/>
        </w:trPr>
        <w:tc>
          <w:tcPr>
            <w:tcW w:w="4253" w:type="dxa"/>
            <w:vAlign w:val="center"/>
          </w:tcPr>
          <w:p w14:paraId="62059E9D" w14:textId="77777777" w:rsidR="00F11CA7" w:rsidRPr="00306736" w:rsidRDefault="00F11CA7" w:rsidP="00744EE9">
            <w:pPr>
              <w:jc w:val="center"/>
              <w:rPr>
                <w:sz w:val="21"/>
                <w:szCs w:val="21"/>
              </w:rPr>
            </w:pPr>
            <w:r w:rsidRPr="00306736">
              <w:rPr>
                <w:sz w:val="21"/>
                <w:szCs w:val="21"/>
              </w:rPr>
              <w:t>CEPS-constructed scale (CEPS)</w:t>
            </w:r>
          </w:p>
        </w:tc>
        <w:tc>
          <w:tcPr>
            <w:tcW w:w="2694" w:type="dxa"/>
            <w:vAlign w:val="center"/>
          </w:tcPr>
          <w:p w14:paraId="0CA2E839"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NE.Ref.{E178BCA3-04EF-4EBF-B6F4-70D5B795838E}</w:instrText>
            </w:r>
            <w:r w:rsidRPr="00306736">
              <w:rPr>
                <w:sz w:val="21"/>
                <w:szCs w:val="21"/>
              </w:rPr>
              <w:fldChar w:fldCharType="separate"/>
            </w:r>
            <w:r w:rsidRPr="00306736">
              <w:rPr>
                <w:color w:val="000000"/>
                <w:kern w:val="0"/>
                <w:sz w:val="21"/>
                <w:szCs w:val="21"/>
              </w:rPr>
              <w:t xml:space="preserve">Ma </w:t>
            </w:r>
            <w:proofErr w:type="gramStart"/>
            <w:r w:rsidRPr="00306736">
              <w:rPr>
                <w:color w:val="000000"/>
                <w:kern w:val="0"/>
                <w:sz w:val="21"/>
                <w:szCs w:val="21"/>
              </w:rPr>
              <w:t>et al.(</w:t>
            </w:r>
            <w:proofErr w:type="gramEnd"/>
            <w:r w:rsidRPr="00306736">
              <w:rPr>
                <w:color w:val="000000"/>
                <w:kern w:val="0"/>
                <w:sz w:val="21"/>
                <w:szCs w:val="21"/>
              </w:rPr>
              <w:t>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B377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FC2418" w14:textId="77777777" w:rsidR="00F11CA7" w:rsidRPr="00306736" w:rsidRDefault="00F11CA7" w:rsidP="00744EE9">
            <w:pPr>
              <w:spacing w:line="312" w:lineRule="auto"/>
              <w:jc w:val="center"/>
              <w:rPr>
                <w:sz w:val="21"/>
                <w:szCs w:val="21"/>
              </w:rPr>
            </w:pPr>
            <w:r w:rsidRPr="00306736">
              <w:rPr>
                <w:color w:val="000000"/>
                <w:sz w:val="21"/>
                <w:szCs w:val="21"/>
              </w:rPr>
              <w:t xml:space="preserve">Ma </w:t>
            </w:r>
            <w:proofErr w:type="gramStart"/>
            <w:r w:rsidRPr="00306736">
              <w:rPr>
                <w:color w:val="000000"/>
                <w:sz w:val="21"/>
                <w:szCs w:val="21"/>
              </w:rPr>
              <w:t>et al.(</w:t>
            </w:r>
            <w:proofErr w:type="gramEnd"/>
            <w:r w:rsidRPr="00306736">
              <w:rPr>
                <w:color w:val="000000"/>
                <w:sz w:val="21"/>
                <w:szCs w:val="21"/>
              </w:rPr>
              <w:t>2020)4</w:t>
            </w:r>
            <w:r w:rsidRPr="00306736">
              <w:rPr>
                <w:rFonts w:hint="eastAsia"/>
                <w:color w:val="000000"/>
                <w:sz w:val="21"/>
                <w:szCs w:val="21"/>
              </w:rPr>
              <w:t>题</w:t>
            </w:r>
          </w:p>
        </w:tc>
        <w:tc>
          <w:tcPr>
            <w:tcW w:w="3522" w:type="dxa"/>
          </w:tcPr>
          <w:p w14:paraId="67018834" w14:textId="77777777" w:rsidR="00F11CA7" w:rsidRPr="00306736" w:rsidRDefault="00F11CA7" w:rsidP="00744EE9">
            <w:pPr>
              <w:spacing w:line="312" w:lineRule="auto"/>
              <w:jc w:val="center"/>
              <w:rPr>
                <w:sz w:val="21"/>
                <w:szCs w:val="21"/>
              </w:rPr>
            </w:pPr>
          </w:p>
        </w:tc>
      </w:tr>
      <w:tr w:rsidR="00F11CA7" w:rsidRPr="00306736" w14:paraId="0A850959" w14:textId="77777777" w:rsidTr="00744EE9">
        <w:trPr>
          <w:jc w:val="center"/>
        </w:trPr>
        <w:tc>
          <w:tcPr>
            <w:tcW w:w="4253" w:type="dxa"/>
            <w:vAlign w:val="center"/>
          </w:tcPr>
          <w:p w14:paraId="001CDFC0" w14:textId="77777777" w:rsidR="00F11CA7" w:rsidRPr="00306736" w:rsidRDefault="00F11CA7" w:rsidP="00744EE9">
            <w:pPr>
              <w:jc w:val="center"/>
              <w:rPr>
                <w:color w:val="000000"/>
                <w:sz w:val="21"/>
                <w:szCs w:val="21"/>
              </w:rPr>
            </w:pPr>
            <w:r w:rsidRPr="00306736">
              <w:rPr>
                <w:color w:val="000000"/>
                <w:sz w:val="21"/>
                <w:szCs w:val="21"/>
              </w:rPr>
              <w:lastRenderedPageBreak/>
              <w:t>Depression Status Inventory (DSI</w:t>
            </w:r>
            <w:r w:rsidRPr="00306736">
              <w:rPr>
                <w:rFonts w:hint="eastAsia"/>
                <w:color w:val="000000"/>
                <w:sz w:val="21"/>
                <w:szCs w:val="21"/>
              </w:rPr>
              <w:t>)</w:t>
            </w:r>
          </w:p>
        </w:tc>
        <w:tc>
          <w:tcPr>
            <w:tcW w:w="2694" w:type="dxa"/>
            <w:vAlign w:val="center"/>
          </w:tcPr>
          <w:p w14:paraId="6EC078DA"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NE.Ref.{FEEB03BA-B82B-443C-B6E5-5594E2388507}</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8E9349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59259C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NE.Ref.{5C7E3C38-9AE6-47D7-B35D-95699DE055A3}</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A8BA6A5" w14:textId="77777777" w:rsidR="00F11CA7" w:rsidRPr="00306736" w:rsidRDefault="00F11CA7" w:rsidP="00744EE9">
            <w:pPr>
              <w:spacing w:line="312" w:lineRule="auto"/>
              <w:jc w:val="center"/>
              <w:rPr>
                <w:sz w:val="21"/>
                <w:szCs w:val="21"/>
              </w:rPr>
            </w:pPr>
          </w:p>
        </w:tc>
      </w:tr>
      <w:tr w:rsidR="00F11CA7" w:rsidRPr="00306736" w14:paraId="29A77D38" w14:textId="77777777" w:rsidTr="00744EE9">
        <w:trPr>
          <w:jc w:val="center"/>
        </w:trPr>
        <w:tc>
          <w:tcPr>
            <w:tcW w:w="4253" w:type="dxa"/>
            <w:vAlign w:val="center"/>
          </w:tcPr>
          <w:p w14:paraId="2CC4430C" w14:textId="77777777" w:rsidR="00F11CA7" w:rsidRPr="00306736" w:rsidRDefault="00F11CA7" w:rsidP="00744EE9">
            <w:pPr>
              <w:jc w:val="cente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Pr="00306736">
              <w:rPr>
                <w:color w:val="000000"/>
                <w:sz w:val="21"/>
                <w:szCs w:val="21"/>
              </w:rPr>
              <w:t>HADS)</w:t>
            </w:r>
          </w:p>
          <w:p w14:paraId="004CE12E" w14:textId="77777777" w:rsidR="00F11CA7" w:rsidRPr="00306736" w:rsidRDefault="00F11CA7" w:rsidP="00744EE9">
            <w:pPr>
              <w:spacing w:line="312" w:lineRule="auto"/>
              <w:jc w:val="center"/>
              <w:rPr>
                <w:sz w:val="21"/>
                <w:szCs w:val="21"/>
              </w:rPr>
            </w:pPr>
          </w:p>
        </w:tc>
        <w:tc>
          <w:tcPr>
            <w:tcW w:w="2694" w:type="dxa"/>
            <w:vAlign w:val="center"/>
          </w:tcPr>
          <w:p w14:paraId="20674F92"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sidRPr="00306736">
              <w:rPr>
                <w:color w:val="000000"/>
                <w:sz w:val="21"/>
                <w:szCs w:val="21"/>
              </w:rPr>
              <w:instrText xml:space="preserve"> ADDIN NE.Ref.{6D91E4A1-220F-4F53-BBD2-95A637B93D51}</w:instrText>
            </w:r>
            <w:r w:rsidRPr="00306736">
              <w:rPr>
                <w:color w:val="000000"/>
                <w:sz w:val="21"/>
                <w:szCs w:val="21"/>
              </w:rPr>
              <w:fldChar w:fldCharType="separate"/>
            </w:r>
            <w:r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36644DD0"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4109E826"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NE.Ref.{1516FACA-5D31-4A48-A452-1AD22C5F0DCA}</w:instrText>
            </w:r>
            <w:r w:rsidRPr="00306736">
              <w:rPr>
                <w:sz w:val="21"/>
                <w:szCs w:val="21"/>
              </w:rPr>
              <w:fldChar w:fldCharType="separate"/>
            </w:r>
            <w:r w:rsidRPr="00306736">
              <w:rPr>
                <w:color w:val="000000"/>
                <w:kern w:val="0"/>
                <w:sz w:val="21"/>
                <w:szCs w:val="21"/>
              </w:rPr>
              <w:t>汪向东等</w:t>
            </w:r>
            <w:r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341BCD80" w14:textId="77777777" w:rsidR="00F11CA7" w:rsidRPr="00306736" w:rsidRDefault="00F11CA7" w:rsidP="00744EE9">
            <w:pPr>
              <w:ind w:firstLineChars="200" w:firstLine="420"/>
              <w:jc w:val="center"/>
              <w:rPr>
                <w:sz w:val="21"/>
                <w:szCs w:val="21"/>
              </w:rPr>
            </w:pPr>
          </w:p>
        </w:tc>
      </w:tr>
      <w:tr w:rsidR="00F11CA7" w:rsidRPr="00306736" w14:paraId="6B03113F" w14:textId="77777777" w:rsidTr="00744EE9">
        <w:trPr>
          <w:jc w:val="center"/>
        </w:trPr>
        <w:tc>
          <w:tcPr>
            <w:tcW w:w="4253" w:type="dxa"/>
            <w:vAlign w:val="center"/>
          </w:tcPr>
          <w:p w14:paraId="197B9F65" w14:textId="77777777" w:rsidR="00F11CA7" w:rsidRPr="00306736" w:rsidRDefault="00F11CA7" w:rsidP="00744EE9">
            <w:pPr>
              <w:jc w:val="cente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Pr="00306736">
              <w:rPr>
                <w:color w:val="000000"/>
                <w:sz w:val="21"/>
                <w:szCs w:val="21"/>
              </w:rPr>
              <w:t>HAMD)</w:t>
            </w:r>
          </w:p>
        </w:tc>
        <w:tc>
          <w:tcPr>
            <w:tcW w:w="2694" w:type="dxa"/>
            <w:vAlign w:val="center"/>
          </w:tcPr>
          <w:p w14:paraId="369E9532" w14:textId="77777777" w:rsidR="00F11CA7" w:rsidRPr="00306736" w:rsidRDefault="00F11CA7" w:rsidP="00744EE9">
            <w:pPr>
              <w:spacing w:line="312" w:lineRule="auto"/>
              <w:jc w:val="center"/>
              <w:rPr>
                <w:color w:val="000000"/>
                <w:sz w:val="21"/>
                <w:szCs w:val="21"/>
              </w:rPr>
            </w:pPr>
          </w:p>
        </w:tc>
        <w:tc>
          <w:tcPr>
            <w:tcW w:w="2126" w:type="dxa"/>
            <w:vAlign w:val="center"/>
          </w:tcPr>
          <w:p w14:paraId="7CCE7F2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8F0A26F" w14:textId="77777777" w:rsidR="00F11CA7" w:rsidRPr="00306736" w:rsidRDefault="00F11CA7" w:rsidP="00744EE9">
            <w:pPr>
              <w:jc w:val="center"/>
              <w:rPr>
                <w:color w:val="000000"/>
                <w:sz w:val="21"/>
                <w:szCs w:val="21"/>
              </w:rPr>
            </w:pPr>
            <w:r w:rsidRPr="00306736">
              <w:rPr>
                <w:color w:val="000000"/>
                <w:sz w:val="21"/>
                <w:szCs w:val="21"/>
              </w:rPr>
              <w:fldChar w:fldCharType="begin"/>
            </w:r>
            <w:r w:rsidRPr="00306736">
              <w:rPr>
                <w:color w:val="000000"/>
                <w:sz w:val="21"/>
                <w:szCs w:val="21"/>
              </w:rPr>
              <w:instrText xml:space="preserve"> ADDIN NE.Ref.{10390D60-FF15-4843-8838-8D8B81888D9E}</w:instrText>
            </w:r>
            <w:r w:rsidRPr="00306736">
              <w:rPr>
                <w:color w:val="000000"/>
                <w:sz w:val="21"/>
                <w:szCs w:val="21"/>
              </w:rPr>
              <w:fldChar w:fldCharType="separate"/>
            </w:r>
            <w:r w:rsidRPr="00306736">
              <w:rPr>
                <w:color w:val="000000"/>
                <w:kern w:val="0"/>
                <w:sz w:val="21"/>
                <w:szCs w:val="21"/>
              </w:rPr>
              <w:t>汤毓华和张明园</w:t>
            </w:r>
            <w:r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629436B1" w14:textId="77777777" w:rsidR="00F11CA7" w:rsidRPr="00306736" w:rsidRDefault="00F11CA7" w:rsidP="00744EE9">
            <w:pPr>
              <w:ind w:firstLineChars="200" w:firstLine="420"/>
              <w:jc w:val="center"/>
              <w:rPr>
                <w:sz w:val="21"/>
                <w:szCs w:val="21"/>
              </w:rPr>
            </w:pPr>
          </w:p>
        </w:tc>
      </w:tr>
      <w:tr w:rsidR="00F11CA7" w:rsidRPr="00306736" w14:paraId="77435BE5" w14:textId="77777777" w:rsidTr="00744EE9">
        <w:trPr>
          <w:jc w:val="center"/>
        </w:trPr>
        <w:tc>
          <w:tcPr>
            <w:tcW w:w="4253" w:type="dxa"/>
            <w:vAlign w:val="center"/>
          </w:tcPr>
          <w:p w14:paraId="6FB97BC5" w14:textId="77777777" w:rsidR="00F11CA7" w:rsidRPr="00306736" w:rsidRDefault="00F11CA7" w:rsidP="00744EE9">
            <w:pPr>
              <w:jc w:val="center"/>
              <w:rPr>
                <w:color w:val="000000"/>
                <w:sz w:val="21"/>
                <w:szCs w:val="21"/>
              </w:rPr>
            </w:pPr>
            <w:r w:rsidRPr="00306736">
              <w:rPr>
                <w:sz w:val="21"/>
                <w:szCs w:val="21"/>
              </w:rPr>
              <w:t>Comprehensive Survey Report on Health-Related/Risk Behaviors among Chinese Adolescents. (</w:t>
            </w:r>
            <w:r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39CE2556" w14:textId="77777777" w:rsidR="00F11CA7" w:rsidRPr="00306736" w:rsidRDefault="00F11CA7" w:rsidP="00744EE9">
            <w:pPr>
              <w:spacing w:line="312" w:lineRule="auto"/>
              <w:jc w:val="center"/>
              <w:rPr>
                <w:color w:val="000000"/>
                <w:sz w:val="21"/>
                <w:szCs w:val="21"/>
              </w:rPr>
            </w:pPr>
            <w:r w:rsidRPr="00306736">
              <w:rPr>
                <w:sz w:val="21"/>
                <w:szCs w:val="21"/>
              </w:rPr>
              <w:fldChar w:fldCharType="begin"/>
            </w:r>
            <w:r w:rsidRPr="00306736">
              <w:rPr>
                <w:sz w:val="21"/>
                <w:szCs w:val="21"/>
              </w:rPr>
              <w:instrText xml:space="preserve"> ADDIN NE.Ref.{5C41246E-DA2C-4404-83DC-C9FCC32B4525}</w:instrText>
            </w:r>
            <w:r w:rsidRPr="00306736">
              <w:rPr>
                <w:sz w:val="21"/>
                <w:szCs w:val="21"/>
              </w:rPr>
              <w:fldChar w:fldCharType="separate"/>
            </w:r>
            <w:proofErr w:type="gramStart"/>
            <w:r w:rsidRPr="00306736">
              <w:rPr>
                <w:color w:val="000000"/>
                <w:kern w:val="0"/>
                <w:sz w:val="21"/>
                <w:szCs w:val="21"/>
              </w:rPr>
              <w:t>季成叶</w:t>
            </w:r>
            <w:proofErr w:type="gramEnd"/>
            <w:r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7B15F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10616F1" w14:textId="77777777" w:rsidR="00F11CA7" w:rsidRPr="00306736" w:rsidRDefault="00F11CA7" w:rsidP="00744EE9">
            <w:pPr>
              <w:jc w:val="center"/>
              <w:rPr>
                <w:color w:val="000000"/>
                <w:sz w:val="21"/>
                <w:szCs w:val="21"/>
              </w:rPr>
            </w:pPr>
            <w:r w:rsidRPr="00306736">
              <w:rPr>
                <w:sz w:val="21"/>
                <w:szCs w:val="21"/>
              </w:rPr>
              <w:fldChar w:fldCharType="begin"/>
            </w:r>
            <w:r w:rsidRPr="00306736">
              <w:rPr>
                <w:sz w:val="21"/>
                <w:szCs w:val="21"/>
              </w:rPr>
              <w:instrText xml:space="preserve"> ADDIN NE.Ref.{5EF5B27A-C911-46C9-8D6D-3B3D298AB3E4}</w:instrText>
            </w:r>
            <w:r w:rsidRPr="00306736">
              <w:rPr>
                <w:sz w:val="21"/>
                <w:szCs w:val="21"/>
              </w:rPr>
              <w:fldChar w:fldCharType="separate"/>
            </w:r>
            <w:proofErr w:type="gramStart"/>
            <w:r w:rsidRPr="00306736">
              <w:rPr>
                <w:color w:val="000000"/>
                <w:kern w:val="0"/>
                <w:sz w:val="21"/>
                <w:szCs w:val="21"/>
              </w:rPr>
              <w:t>季成叶</w:t>
            </w:r>
            <w:proofErr w:type="gramEnd"/>
            <w:r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11AB0B92" w14:textId="77777777" w:rsidR="00F11CA7" w:rsidRPr="00306736" w:rsidRDefault="00F11CA7" w:rsidP="00744EE9">
            <w:pPr>
              <w:spacing w:line="312" w:lineRule="auto"/>
              <w:jc w:val="center"/>
              <w:rPr>
                <w:sz w:val="21"/>
                <w:szCs w:val="21"/>
              </w:rPr>
            </w:pPr>
          </w:p>
          <w:p w14:paraId="69E7A8CB" w14:textId="77777777" w:rsidR="00F11CA7" w:rsidRPr="00306736" w:rsidRDefault="00F11CA7" w:rsidP="00744EE9">
            <w:pPr>
              <w:ind w:firstLineChars="200" w:firstLine="420"/>
              <w:jc w:val="center"/>
              <w:rPr>
                <w:sz w:val="21"/>
                <w:szCs w:val="21"/>
              </w:rPr>
            </w:pPr>
          </w:p>
        </w:tc>
      </w:tr>
      <w:tr w:rsidR="00F11CA7" w:rsidRPr="00306736" w14:paraId="35C600F8" w14:textId="77777777" w:rsidTr="00744EE9">
        <w:trPr>
          <w:jc w:val="center"/>
        </w:trPr>
        <w:tc>
          <w:tcPr>
            <w:tcW w:w="4253" w:type="dxa"/>
            <w:vAlign w:val="center"/>
          </w:tcPr>
          <w:p w14:paraId="6E294C76" w14:textId="77777777" w:rsidR="00F11CA7" w:rsidRPr="00306736" w:rsidRDefault="00F11CA7" w:rsidP="00744EE9">
            <w:pPr>
              <w:jc w:val="center"/>
              <w:rPr>
                <w:sz w:val="21"/>
                <w:szCs w:val="21"/>
              </w:rPr>
            </w:pPr>
            <w:r w:rsidRPr="00306736">
              <w:rPr>
                <w:color w:val="000000"/>
                <w:sz w:val="21"/>
                <w:szCs w:val="21"/>
              </w:rPr>
              <w:t>Kutcher Adolescent Depression Scale (KADS-11)</w:t>
            </w:r>
          </w:p>
        </w:tc>
        <w:tc>
          <w:tcPr>
            <w:tcW w:w="2694" w:type="dxa"/>
            <w:vAlign w:val="center"/>
          </w:tcPr>
          <w:p w14:paraId="416736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NE.Ref.{825FC76D-0ADE-40D8-9E1A-2DFF1CC341E3}</w:instrText>
            </w:r>
            <w:r w:rsidRPr="00306736">
              <w:rPr>
                <w:sz w:val="21"/>
                <w:szCs w:val="21"/>
              </w:rPr>
              <w:fldChar w:fldCharType="separate"/>
            </w:r>
            <w:proofErr w:type="gramStart"/>
            <w:r w:rsidRPr="00306736">
              <w:rPr>
                <w:color w:val="000000"/>
                <w:kern w:val="0"/>
                <w:sz w:val="21"/>
                <w:szCs w:val="21"/>
              </w:rPr>
              <w:t>周慧鸣等</w:t>
            </w:r>
            <w:proofErr w:type="gramEnd"/>
            <w:r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FAFA635"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0087F96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NE.Ref.{9381AB81-4EDF-47D3-9DFB-0CB52C2DF369}</w:instrText>
            </w:r>
            <w:r w:rsidRPr="00306736">
              <w:rPr>
                <w:sz w:val="21"/>
                <w:szCs w:val="21"/>
              </w:rPr>
              <w:fldChar w:fldCharType="separate"/>
            </w:r>
            <w:proofErr w:type="gramStart"/>
            <w:r w:rsidRPr="00306736">
              <w:rPr>
                <w:color w:val="000000"/>
                <w:kern w:val="0"/>
                <w:sz w:val="21"/>
                <w:szCs w:val="21"/>
              </w:rPr>
              <w:t>周慧鸣等</w:t>
            </w:r>
            <w:proofErr w:type="gramEnd"/>
            <w:r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7B779618"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NE.Ref.{5FA46BD9-13FA-484F-B805-E942FE7B99B9}</w:instrText>
            </w:r>
            <w:r w:rsidRPr="00306736">
              <w:rPr>
                <w:sz w:val="21"/>
                <w:szCs w:val="21"/>
              </w:rPr>
              <w:fldChar w:fldCharType="separate"/>
            </w:r>
            <w:proofErr w:type="gramStart"/>
            <w:r w:rsidRPr="00306736">
              <w:rPr>
                <w:color w:val="000000"/>
                <w:kern w:val="0"/>
                <w:sz w:val="21"/>
                <w:szCs w:val="21"/>
              </w:rPr>
              <w:t>周慧鸣等</w:t>
            </w:r>
            <w:proofErr w:type="gramEnd"/>
            <w:r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F11CA7" w:rsidRPr="00306736" w14:paraId="341D523E" w14:textId="77777777" w:rsidTr="00744EE9">
        <w:trPr>
          <w:jc w:val="center"/>
        </w:trPr>
        <w:tc>
          <w:tcPr>
            <w:tcW w:w="4253" w:type="dxa"/>
            <w:vAlign w:val="center"/>
          </w:tcPr>
          <w:p w14:paraId="081FFED7"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 xml:space="preserve">Sakuma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 xml:space="preserve"> self-designed questionnaire (Sakuma_2010)</w:t>
            </w:r>
          </w:p>
          <w:p w14:paraId="4E80424A" w14:textId="77777777" w:rsidR="00F11CA7" w:rsidRPr="00306736" w:rsidRDefault="00F11CA7" w:rsidP="00744EE9">
            <w:pPr>
              <w:spacing w:line="312" w:lineRule="auto"/>
              <w:jc w:val="center"/>
              <w:rPr>
                <w:color w:val="0D0D0D" w:themeColor="text1" w:themeTint="F2"/>
                <w:sz w:val="21"/>
                <w:szCs w:val="21"/>
              </w:rPr>
            </w:pPr>
          </w:p>
        </w:tc>
        <w:tc>
          <w:tcPr>
            <w:tcW w:w="2694" w:type="dxa"/>
            <w:vAlign w:val="center"/>
          </w:tcPr>
          <w:p w14:paraId="297BF5F6"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NE.Ref.{67C59963-7062-4840-B6CA-E37487EDB114}</w:instrText>
            </w:r>
            <w:r w:rsidRPr="00306736">
              <w:rPr>
                <w:sz w:val="21"/>
                <w:szCs w:val="21"/>
              </w:rPr>
              <w:fldChar w:fldCharType="separate"/>
            </w:r>
            <w:r w:rsidRPr="00306736">
              <w:rPr>
                <w:color w:val="000000"/>
                <w:kern w:val="0"/>
                <w:sz w:val="21"/>
                <w:szCs w:val="21"/>
              </w:rPr>
              <w:t xml:space="preserve">Sakuma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97B97C"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3EB378BA" w14:textId="77777777" w:rsidR="00F11CA7" w:rsidRPr="00306736" w:rsidRDefault="00F11CA7" w:rsidP="00744EE9">
            <w:pPr>
              <w:jc w:val="center"/>
              <w:rPr>
                <w:sz w:val="21"/>
                <w:szCs w:val="21"/>
              </w:rPr>
            </w:pPr>
            <w:r w:rsidRPr="00306736">
              <w:rPr>
                <w:sz w:val="21"/>
                <w:szCs w:val="21"/>
              </w:rPr>
              <w:fldChar w:fldCharType="begin"/>
            </w:r>
            <w:r>
              <w:rPr>
                <w:sz w:val="21"/>
                <w:szCs w:val="21"/>
              </w:rPr>
              <w:instrText xml:space="preserve"> ADDIN NE.Ref.{E1CF8626-93B8-40FA-A09B-2373227E8A9C}</w:instrText>
            </w:r>
            <w:r w:rsidRPr="00306736">
              <w:rPr>
                <w:sz w:val="21"/>
                <w:szCs w:val="21"/>
              </w:rPr>
              <w:fldChar w:fldCharType="separate"/>
            </w:r>
            <w:r w:rsidRPr="00306736">
              <w:rPr>
                <w:color w:val="000000"/>
                <w:kern w:val="0"/>
                <w:sz w:val="21"/>
                <w:szCs w:val="21"/>
              </w:rPr>
              <w:t xml:space="preserve">Sakuma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062B57A2" w14:textId="77777777" w:rsidR="00F11CA7" w:rsidRPr="00306736" w:rsidRDefault="00F11CA7" w:rsidP="00744EE9">
            <w:pPr>
              <w:ind w:firstLineChars="200" w:firstLine="420"/>
              <w:jc w:val="center"/>
              <w:rPr>
                <w:sz w:val="21"/>
                <w:szCs w:val="21"/>
              </w:rPr>
            </w:pPr>
          </w:p>
          <w:p w14:paraId="47CD9015" w14:textId="77777777" w:rsidR="00F11CA7" w:rsidRPr="00306736" w:rsidRDefault="00F11CA7" w:rsidP="00744EE9">
            <w:pPr>
              <w:ind w:firstLineChars="400" w:firstLine="840"/>
              <w:jc w:val="center"/>
              <w:rPr>
                <w:sz w:val="21"/>
                <w:szCs w:val="21"/>
              </w:rPr>
            </w:pPr>
            <w:r w:rsidRPr="00306736">
              <w:rPr>
                <w:sz w:val="21"/>
                <w:szCs w:val="21"/>
              </w:rPr>
              <w:t>自编</w:t>
            </w:r>
          </w:p>
        </w:tc>
      </w:tr>
      <w:tr w:rsidR="00F11CA7" w:rsidRPr="00306736" w14:paraId="7C6E089B" w14:textId="77777777" w:rsidTr="00744EE9">
        <w:trPr>
          <w:jc w:val="center"/>
        </w:trPr>
        <w:tc>
          <w:tcPr>
            <w:tcW w:w="4253" w:type="dxa"/>
            <w:vAlign w:val="center"/>
          </w:tcPr>
          <w:p w14:paraId="63E8DB7B" w14:textId="77777777" w:rsidR="00F11CA7" w:rsidRPr="00306736" w:rsidRDefault="00F11CA7" w:rsidP="00744EE9">
            <w:pPr>
              <w:spacing w:line="312" w:lineRule="auto"/>
              <w:jc w:val="center"/>
              <w:rPr>
                <w:color w:val="0D0D0D" w:themeColor="text1" w:themeTint="F2"/>
                <w:sz w:val="21"/>
                <w:szCs w:val="21"/>
              </w:rPr>
            </w:pPr>
            <w:r w:rsidRPr="00306736">
              <w:rPr>
                <w:color w:val="0D0D0D" w:themeColor="text1" w:themeTint="F2"/>
                <w:sz w:val="21"/>
                <w:szCs w:val="21"/>
              </w:rPr>
              <w:t>Short Mood and Feelings Questionnaire (SMFQ)</w:t>
            </w:r>
          </w:p>
        </w:tc>
        <w:tc>
          <w:tcPr>
            <w:tcW w:w="2694" w:type="dxa"/>
            <w:vAlign w:val="center"/>
          </w:tcPr>
          <w:p w14:paraId="7738D80B"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NE.Ref.{F13BC521-03D7-401F-8A87-3F3CC37A0ED7}</w:instrText>
            </w:r>
            <w:r w:rsidRPr="00306736">
              <w:rPr>
                <w:sz w:val="21"/>
                <w:szCs w:val="21"/>
              </w:rPr>
              <w:fldChar w:fldCharType="separate"/>
            </w:r>
            <w:r w:rsidRPr="00306736">
              <w:rPr>
                <w:color w:val="000000"/>
                <w:kern w:val="0"/>
                <w:sz w:val="21"/>
                <w:szCs w:val="21"/>
              </w:rPr>
              <w:t>程培霞等</w:t>
            </w:r>
            <w:r w:rsidRPr="00306736">
              <w:rPr>
                <w:color w:val="000000"/>
                <w:kern w:val="0"/>
                <w:sz w:val="21"/>
                <w:szCs w:val="21"/>
              </w:rPr>
              <w:t>(2009)</w:t>
            </w:r>
            <w:r w:rsidRPr="00306736">
              <w:rPr>
                <w:sz w:val="21"/>
                <w:szCs w:val="21"/>
              </w:rPr>
              <w:fldChar w:fldCharType="end"/>
            </w:r>
          </w:p>
        </w:tc>
        <w:tc>
          <w:tcPr>
            <w:tcW w:w="2126" w:type="dxa"/>
            <w:vAlign w:val="center"/>
          </w:tcPr>
          <w:p w14:paraId="5AC5207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77A9865"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NE.Ref.{EFD60719-E4A8-4FA0-A191-0C5C8919D10B}</w:instrText>
            </w:r>
            <w:r w:rsidRPr="00306736">
              <w:rPr>
                <w:sz w:val="21"/>
                <w:szCs w:val="21"/>
              </w:rPr>
              <w:fldChar w:fldCharType="separate"/>
            </w:r>
            <w:proofErr w:type="gramStart"/>
            <w:r w:rsidRPr="00306736">
              <w:rPr>
                <w:color w:val="000000"/>
                <w:kern w:val="0"/>
                <w:sz w:val="21"/>
                <w:szCs w:val="21"/>
              </w:rPr>
              <w:t>程培霞</w:t>
            </w:r>
            <w:proofErr w:type="gramEnd"/>
            <w:r w:rsidRPr="00306736">
              <w:rPr>
                <w:color w:val="000000"/>
                <w:kern w:val="0"/>
                <w:sz w:val="21"/>
                <w:szCs w:val="21"/>
              </w:rPr>
              <w:t>等</w:t>
            </w:r>
            <w:r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15353283" w14:textId="77777777" w:rsidR="00F11CA7" w:rsidRPr="00306736" w:rsidRDefault="00F11CA7" w:rsidP="00744EE9">
            <w:pPr>
              <w:ind w:firstLineChars="200" w:firstLine="420"/>
              <w:jc w:val="center"/>
              <w:rPr>
                <w:sz w:val="21"/>
                <w:szCs w:val="21"/>
              </w:rPr>
            </w:pPr>
          </w:p>
          <w:p w14:paraId="34DF7A92" w14:textId="77777777" w:rsidR="00F11CA7" w:rsidRPr="00306736" w:rsidRDefault="00F11CA7" w:rsidP="00744EE9">
            <w:pPr>
              <w:ind w:firstLineChars="100" w:firstLine="210"/>
              <w:jc w:val="center"/>
              <w:rPr>
                <w:sz w:val="21"/>
                <w:szCs w:val="21"/>
              </w:rPr>
            </w:pPr>
          </w:p>
        </w:tc>
      </w:tr>
      <w:tr w:rsidR="00F11CA7" w:rsidRPr="00306736" w14:paraId="58F028C8" w14:textId="77777777" w:rsidTr="00744EE9">
        <w:trPr>
          <w:jc w:val="center"/>
        </w:trPr>
        <w:tc>
          <w:tcPr>
            <w:tcW w:w="4253" w:type="dxa"/>
            <w:vAlign w:val="center"/>
          </w:tcPr>
          <w:p w14:paraId="244D0CC9" w14:textId="77777777" w:rsidR="00F11CA7" w:rsidRPr="00306736" w:rsidRDefault="00F11CA7" w:rsidP="00744EE9">
            <w:pPr>
              <w:spacing w:line="312" w:lineRule="auto"/>
              <w:jc w:val="center"/>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Pr="00306736">
              <w:rPr>
                <w:color w:val="000000"/>
                <w:sz w:val="21"/>
                <w:szCs w:val="21"/>
              </w:rPr>
              <w:t>UPI)</w:t>
            </w:r>
          </w:p>
        </w:tc>
        <w:tc>
          <w:tcPr>
            <w:tcW w:w="2694" w:type="dxa"/>
            <w:vAlign w:val="center"/>
          </w:tcPr>
          <w:p w14:paraId="3AF032D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NE.Ref.{B5A8BF25-9C43-43AA-B20B-018970596207}</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BDB484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1671CF40"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NE.Ref.{5229BE3F-F91B-4583-B1F8-D92B2F5CC7A4}</w:instrText>
            </w:r>
            <w:r w:rsidRPr="00306736">
              <w:rPr>
                <w:color w:val="000000"/>
                <w:sz w:val="21"/>
                <w:szCs w:val="21"/>
              </w:rPr>
              <w:fldChar w:fldCharType="separate"/>
            </w:r>
            <w:r w:rsidRPr="00306736">
              <w:rPr>
                <w:color w:val="000000"/>
                <w:kern w:val="0"/>
                <w:sz w:val="21"/>
                <w:szCs w:val="21"/>
              </w:rPr>
              <w:t xml:space="preserve">Huang </w:t>
            </w:r>
            <w:proofErr w:type="gramStart"/>
            <w:r w:rsidRPr="00306736">
              <w:rPr>
                <w:color w:val="000000"/>
                <w:kern w:val="0"/>
                <w:sz w:val="21"/>
                <w:szCs w:val="21"/>
              </w:rPr>
              <w:t>et al.(</w:t>
            </w:r>
            <w:proofErr w:type="gramEnd"/>
            <w:r w:rsidRPr="00306736">
              <w:rPr>
                <w:color w:val="000000"/>
                <w:kern w:val="0"/>
                <w:sz w:val="21"/>
                <w:szCs w:val="21"/>
              </w:rPr>
              <w:t>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272887D8" w14:textId="77777777" w:rsidR="00F11CA7" w:rsidRPr="00306736" w:rsidRDefault="00F11CA7" w:rsidP="00744EE9">
            <w:pPr>
              <w:jc w:val="center"/>
              <w:rPr>
                <w:sz w:val="21"/>
                <w:szCs w:val="21"/>
              </w:rPr>
            </w:pPr>
            <w:r w:rsidRPr="00306736">
              <w:rPr>
                <w:sz w:val="21"/>
                <w:szCs w:val="21"/>
              </w:rPr>
              <w:fldChar w:fldCharType="begin"/>
            </w:r>
            <w:r w:rsidRPr="00306736">
              <w:rPr>
                <w:sz w:val="21"/>
                <w:szCs w:val="21"/>
              </w:rPr>
              <w:instrText xml:space="preserve"> ADDIN NE.Ref.{15E161C4-29EB-41BF-B3A1-1BACF6B4786D}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r w:rsidRPr="00306736">
              <w:rPr>
                <w:sz w:val="21"/>
                <w:szCs w:val="21"/>
              </w:rPr>
              <w:t>未能获得</w:t>
            </w:r>
            <w:r w:rsidRPr="00306736">
              <w:rPr>
                <w:rFonts w:hint="eastAsia"/>
                <w:sz w:val="21"/>
                <w:szCs w:val="21"/>
              </w:rPr>
              <w:t>全文</w:t>
            </w:r>
            <w:r w:rsidRPr="00306736">
              <w:rPr>
                <w:sz w:val="21"/>
                <w:szCs w:val="21"/>
              </w:rPr>
              <w:t>，</w:t>
            </w:r>
            <w:r w:rsidRPr="00306736">
              <w:rPr>
                <w:color w:val="000000"/>
                <w:sz w:val="21"/>
                <w:szCs w:val="21"/>
              </w:rPr>
              <w:fldChar w:fldCharType="begin"/>
            </w:r>
            <w:r w:rsidRPr="00306736">
              <w:rPr>
                <w:color w:val="000000"/>
                <w:sz w:val="21"/>
                <w:szCs w:val="21"/>
              </w:rPr>
              <w:instrText xml:space="preserve"> ADDIN NE.Ref.{DA539258-6DC8-44B2-8B5A-FA366412340F}</w:instrText>
            </w:r>
            <w:r w:rsidRPr="00306736">
              <w:rPr>
                <w:color w:val="000000"/>
                <w:sz w:val="21"/>
                <w:szCs w:val="21"/>
              </w:rPr>
              <w:fldChar w:fldCharType="separate"/>
            </w:r>
            <w:r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Pr="00306736">
              <w:rPr>
                <w:sz w:val="21"/>
                <w:szCs w:val="21"/>
              </w:rPr>
              <w:instrText xml:space="preserve"> ADDIN NE.Ref.{814FC5EF-58A2-4B31-9396-E34D21C6642D}</w:instrText>
            </w:r>
            <w:r w:rsidRPr="00306736">
              <w:rPr>
                <w:sz w:val="21"/>
                <w:szCs w:val="21"/>
              </w:rPr>
              <w:fldChar w:fldCharType="separate"/>
            </w:r>
            <w:r w:rsidRPr="00306736">
              <w:rPr>
                <w:color w:val="000000"/>
                <w:kern w:val="0"/>
                <w:sz w:val="21"/>
                <w:szCs w:val="21"/>
              </w:rPr>
              <w:t>Yu &amp; Cai(2007)</w:t>
            </w:r>
            <w:r w:rsidRPr="00306736">
              <w:rPr>
                <w:sz w:val="21"/>
                <w:szCs w:val="21"/>
              </w:rPr>
              <w:fldChar w:fldCharType="end"/>
            </w:r>
          </w:p>
        </w:tc>
      </w:tr>
      <w:tr w:rsidR="00F11CA7" w:rsidRPr="00306736" w14:paraId="4D3DF51B" w14:textId="77777777" w:rsidTr="00744EE9">
        <w:trPr>
          <w:jc w:val="center"/>
        </w:trPr>
        <w:tc>
          <w:tcPr>
            <w:tcW w:w="4253" w:type="dxa"/>
            <w:vAlign w:val="center"/>
          </w:tcPr>
          <w:p w14:paraId="10596D28" w14:textId="77777777" w:rsidR="00F11CA7" w:rsidRPr="00306736" w:rsidRDefault="00F11CA7" w:rsidP="00744EE9">
            <w:pPr>
              <w:jc w:val="center"/>
              <w:rPr>
                <w:color w:val="000000" w:themeColor="text1"/>
                <w:sz w:val="21"/>
                <w:szCs w:val="21"/>
              </w:rPr>
            </w:pPr>
            <w:r w:rsidRPr="00306736">
              <w:rPr>
                <w:color w:val="000000" w:themeColor="text1"/>
                <w:sz w:val="21"/>
                <w:szCs w:val="21"/>
              </w:rPr>
              <w:lastRenderedPageBreak/>
              <w:t>Chinese College Student Mental Health Scale (CCSMHS)</w:t>
            </w:r>
          </w:p>
          <w:p w14:paraId="51BD4B9B" w14:textId="77777777" w:rsidR="00F11CA7" w:rsidRPr="00306736" w:rsidRDefault="00F11CA7" w:rsidP="00744EE9">
            <w:pPr>
              <w:spacing w:line="312" w:lineRule="auto"/>
              <w:jc w:val="center"/>
              <w:rPr>
                <w:color w:val="000000"/>
                <w:sz w:val="21"/>
                <w:szCs w:val="21"/>
              </w:rPr>
            </w:pPr>
          </w:p>
        </w:tc>
        <w:tc>
          <w:tcPr>
            <w:tcW w:w="2694" w:type="dxa"/>
            <w:vAlign w:val="center"/>
          </w:tcPr>
          <w:p w14:paraId="660A5C5D" w14:textId="77777777" w:rsidR="00F11CA7" w:rsidRPr="00306736" w:rsidRDefault="00F11CA7" w:rsidP="00744EE9">
            <w:pPr>
              <w:spacing w:line="312" w:lineRule="auto"/>
              <w:jc w:val="center"/>
              <w:rPr>
                <w:sz w:val="21"/>
                <w:szCs w:val="21"/>
              </w:rPr>
            </w:pPr>
          </w:p>
        </w:tc>
        <w:tc>
          <w:tcPr>
            <w:tcW w:w="2126" w:type="dxa"/>
            <w:vAlign w:val="center"/>
          </w:tcPr>
          <w:p w14:paraId="36863A92" w14:textId="77777777" w:rsidR="00F11CA7" w:rsidRPr="00306736" w:rsidRDefault="00F11CA7" w:rsidP="00744EE9">
            <w:pPr>
              <w:spacing w:line="312" w:lineRule="auto"/>
              <w:jc w:val="center"/>
              <w:rPr>
                <w:sz w:val="21"/>
                <w:szCs w:val="21"/>
              </w:rPr>
            </w:pPr>
            <w:r w:rsidRPr="00306736">
              <w:rPr>
                <w:color w:val="000000" w:themeColor="text1"/>
                <w:sz w:val="21"/>
                <w:szCs w:val="21"/>
              </w:rPr>
              <w:t>1</w:t>
            </w:r>
          </w:p>
        </w:tc>
        <w:tc>
          <w:tcPr>
            <w:tcW w:w="3566" w:type="dxa"/>
            <w:vAlign w:val="center"/>
          </w:tcPr>
          <w:p w14:paraId="5681C443" w14:textId="77777777" w:rsidR="00F11CA7" w:rsidRPr="00306736" w:rsidRDefault="00F11CA7" w:rsidP="00744EE9">
            <w:pPr>
              <w:jc w:val="center"/>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4B531448" w14:textId="77777777" w:rsidR="00F11CA7" w:rsidRPr="00306736" w:rsidRDefault="00F11CA7" w:rsidP="00744EE9">
            <w:pPr>
              <w:jc w:val="center"/>
              <w:rPr>
                <w:sz w:val="21"/>
                <w:szCs w:val="21"/>
              </w:rPr>
            </w:pPr>
          </w:p>
        </w:tc>
      </w:tr>
      <w:tr w:rsidR="00F11CA7" w:rsidRPr="00306736" w14:paraId="6DE0EA6A" w14:textId="77777777" w:rsidTr="00744EE9">
        <w:trPr>
          <w:jc w:val="center"/>
        </w:trPr>
        <w:tc>
          <w:tcPr>
            <w:tcW w:w="4253" w:type="dxa"/>
            <w:vAlign w:val="center"/>
          </w:tcPr>
          <w:p w14:paraId="5CF0FCAD" w14:textId="77777777" w:rsidR="00F11CA7" w:rsidRPr="00306736" w:rsidRDefault="00F11CA7" w:rsidP="00744EE9">
            <w:pPr>
              <w:spacing w:line="312" w:lineRule="auto"/>
              <w:jc w:val="center"/>
              <w:rPr>
                <w:sz w:val="21"/>
                <w:szCs w:val="21"/>
              </w:rPr>
            </w:pPr>
            <w:r w:rsidRPr="00306736">
              <w:rPr>
                <w:sz w:val="21"/>
                <w:szCs w:val="21"/>
              </w:rPr>
              <w:t>Mini International Neuropsychiatric Interview for children and adolescents (Mini-KID)</w:t>
            </w:r>
            <w:r w:rsidRPr="00D93390">
              <w:rPr>
                <w:sz w:val="21"/>
                <w:szCs w:val="21"/>
                <w:vertAlign w:val="superscript"/>
              </w:rPr>
              <w:t xml:space="preserve"> *</w:t>
            </w:r>
          </w:p>
        </w:tc>
        <w:tc>
          <w:tcPr>
            <w:tcW w:w="2694" w:type="dxa"/>
            <w:vAlign w:val="center"/>
          </w:tcPr>
          <w:p w14:paraId="241A59F5"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21F9CF11" w14:textId="77777777" w:rsidR="00F11CA7" w:rsidRPr="00306736" w:rsidRDefault="00F11CA7" w:rsidP="00744EE9">
            <w:pPr>
              <w:spacing w:line="312" w:lineRule="auto"/>
              <w:jc w:val="center"/>
              <w:rPr>
                <w:sz w:val="21"/>
                <w:szCs w:val="21"/>
              </w:rPr>
            </w:pPr>
            <w:r w:rsidRPr="00306736">
              <w:rPr>
                <w:sz w:val="21"/>
                <w:szCs w:val="21"/>
              </w:rPr>
              <w:t>2</w:t>
            </w:r>
          </w:p>
        </w:tc>
        <w:tc>
          <w:tcPr>
            <w:tcW w:w="3566" w:type="dxa"/>
            <w:vAlign w:val="center"/>
          </w:tcPr>
          <w:p w14:paraId="07898876" w14:textId="77777777" w:rsidR="00F11CA7" w:rsidRPr="00306736" w:rsidRDefault="00F11CA7" w:rsidP="00744EE9">
            <w:pPr>
              <w:spacing w:line="312" w:lineRule="auto"/>
              <w:ind w:firstLineChars="500" w:firstLine="1050"/>
              <w:jc w:val="center"/>
              <w:rPr>
                <w:sz w:val="21"/>
                <w:szCs w:val="21"/>
              </w:rPr>
            </w:pPr>
          </w:p>
          <w:p w14:paraId="4244BCB5" w14:textId="77777777" w:rsidR="00F11CA7" w:rsidRPr="00306736" w:rsidRDefault="00F11CA7" w:rsidP="00744EE9">
            <w:pPr>
              <w:spacing w:line="312" w:lineRule="auto"/>
              <w:jc w:val="center"/>
              <w:rPr>
                <w:sz w:val="21"/>
                <w:szCs w:val="21"/>
              </w:rPr>
            </w:pPr>
            <w:r w:rsidRPr="00306736">
              <w:rPr>
                <w:sz w:val="21"/>
                <w:szCs w:val="21"/>
              </w:rPr>
              <w:t>未获得</w:t>
            </w:r>
          </w:p>
          <w:p w14:paraId="62083B2D" w14:textId="77777777" w:rsidR="00F11CA7" w:rsidRPr="00306736" w:rsidRDefault="00F11CA7" w:rsidP="00744EE9">
            <w:pPr>
              <w:spacing w:line="312" w:lineRule="auto"/>
              <w:jc w:val="center"/>
              <w:rPr>
                <w:sz w:val="21"/>
                <w:szCs w:val="21"/>
              </w:rPr>
            </w:pPr>
          </w:p>
        </w:tc>
        <w:tc>
          <w:tcPr>
            <w:tcW w:w="3522" w:type="dxa"/>
          </w:tcPr>
          <w:p w14:paraId="70D31BDD"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06CB604E" w14:textId="77777777" w:rsidTr="00744EE9">
        <w:trPr>
          <w:jc w:val="center"/>
        </w:trPr>
        <w:tc>
          <w:tcPr>
            <w:tcW w:w="4253" w:type="dxa"/>
            <w:vAlign w:val="center"/>
          </w:tcPr>
          <w:p w14:paraId="688DCB88" w14:textId="77777777" w:rsidR="00F11CA7" w:rsidRPr="00306736" w:rsidRDefault="00F11CA7" w:rsidP="00744EE9">
            <w:pPr>
              <w:jc w:val="center"/>
              <w:rPr>
                <w:sz w:val="21"/>
                <w:szCs w:val="21"/>
              </w:rPr>
            </w:pPr>
            <w:r w:rsidRPr="00306736">
              <w:rPr>
                <w:sz w:val="21"/>
                <w:szCs w:val="21"/>
              </w:rPr>
              <w:t>WHO-CIDI 3.0 (WHO-CIDI 3.0)</w:t>
            </w:r>
            <w:r w:rsidRPr="00D93390">
              <w:rPr>
                <w:sz w:val="21"/>
                <w:szCs w:val="21"/>
                <w:vertAlign w:val="superscript"/>
              </w:rPr>
              <w:t xml:space="preserve"> *</w:t>
            </w:r>
          </w:p>
        </w:tc>
        <w:tc>
          <w:tcPr>
            <w:tcW w:w="2694" w:type="dxa"/>
            <w:vAlign w:val="center"/>
          </w:tcPr>
          <w:p w14:paraId="22C61752"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 xml:space="preserve">Kessler &amp; </w:t>
            </w:r>
            <w:proofErr w:type="spellStart"/>
            <w:r w:rsidRPr="00306736">
              <w:rPr>
                <w:color w:val="000000"/>
                <w:kern w:val="0"/>
                <w:sz w:val="21"/>
                <w:szCs w:val="21"/>
              </w:rPr>
              <w:t>Stün</w:t>
            </w:r>
            <w:proofErr w:type="spellEnd"/>
            <w:r w:rsidRPr="00306736">
              <w:rPr>
                <w:color w:val="000000"/>
                <w:kern w:val="0"/>
                <w:sz w:val="21"/>
                <w:szCs w:val="21"/>
              </w:rPr>
              <w:t>(2004)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24796262"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FC008EA" w14:textId="77777777" w:rsidR="00F11CA7" w:rsidRPr="00306736" w:rsidRDefault="00F11CA7" w:rsidP="00744EE9">
            <w:pPr>
              <w:spacing w:line="312" w:lineRule="auto"/>
              <w:jc w:val="center"/>
              <w:rPr>
                <w:sz w:val="21"/>
                <w:szCs w:val="21"/>
              </w:rPr>
            </w:pPr>
            <w:r w:rsidRPr="00306736">
              <w:rPr>
                <w:sz w:val="21"/>
                <w:szCs w:val="21"/>
              </w:rPr>
              <w:t>未获得</w:t>
            </w:r>
          </w:p>
        </w:tc>
        <w:tc>
          <w:tcPr>
            <w:tcW w:w="3522" w:type="dxa"/>
          </w:tcPr>
          <w:p w14:paraId="6522E581"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F11CA7" w:rsidRPr="00306736" w14:paraId="149BA210" w14:textId="77777777" w:rsidTr="00744EE9">
        <w:trPr>
          <w:jc w:val="center"/>
        </w:trPr>
        <w:tc>
          <w:tcPr>
            <w:tcW w:w="4253" w:type="dxa"/>
            <w:vAlign w:val="center"/>
          </w:tcPr>
          <w:p w14:paraId="433A4D07" w14:textId="77777777" w:rsidR="00F11CA7" w:rsidRPr="00306736" w:rsidRDefault="00F11CA7" w:rsidP="00744EE9">
            <w:pPr>
              <w:jc w:val="center"/>
              <w:rPr>
                <w:sz w:val="21"/>
                <w:szCs w:val="21"/>
              </w:rPr>
            </w:pPr>
            <w:r w:rsidRPr="00306736">
              <w:rPr>
                <w:kern w:val="0"/>
                <w:sz w:val="21"/>
                <w:szCs w:val="21"/>
                <w:lang w:val="zh-CN"/>
              </w:rPr>
              <w:t>Psycho</w:t>
            </w:r>
            <w:r>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Pr="00306736">
              <w:rPr>
                <w:sz w:val="21"/>
                <w:szCs w:val="21"/>
              </w:rPr>
              <w:t>PHI</w:t>
            </w:r>
            <w:r w:rsidRPr="00306736">
              <w:rPr>
                <w:rFonts w:hint="eastAsia"/>
                <w:sz w:val="21"/>
                <w:szCs w:val="21"/>
              </w:rPr>
              <w:t>)</w:t>
            </w:r>
            <w:r w:rsidRPr="00D93390">
              <w:rPr>
                <w:sz w:val="21"/>
                <w:szCs w:val="21"/>
                <w:vertAlign w:val="superscript"/>
              </w:rPr>
              <w:t xml:space="preserve"> *</w:t>
            </w:r>
          </w:p>
        </w:tc>
        <w:bookmarkStart w:id="38" w:name="OLE_LINK3"/>
        <w:tc>
          <w:tcPr>
            <w:tcW w:w="2694" w:type="dxa"/>
            <w:vAlign w:val="center"/>
          </w:tcPr>
          <w:p w14:paraId="2EA9E454"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w:t>
            </w:r>
            <w:proofErr w:type="gramStart"/>
            <w:r w:rsidRPr="00306736">
              <w:rPr>
                <w:color w:val="000000"/>
                <w:kern w:val="0"/>
                <w:sz w:val="21"/>
                <w:szCs w:val="21"/>
              </w:rPr>
              <w:t>真</w:t>
            </w:r>
            <w:proofErr w:type="gramEnd"/>
            <w:r w:rsidRPr="00306736">
              <w:rPr>
                <w:color w:val="000000"/>
                <w:kern w:val="0"/>
                <w:sz w:val="21"/>
                <w:szCs w:val="21"/>
              </w:rPr>
              <w:t>和张建平</w:t>
            </w:r>
            <w:r w:rsidRPr="00306736">
              <w:rPr>
                <w:color w:val="000000"/>
                <w:kern w:val="0"/>
                <w:sz w:val="21"/>
                <w:szCs w:val="21"/>
              </w:rPr>
              <w:t>(1993)</w:t>
            </w:r>
            <w:r w:rsidRPr="00306736">
              <w:rPr>
                <w:sz w:val="21"/>
                <w:szCs w:val="21"/>
              </w:rPr>
              <w:fldChar w:fldCharType="end"/>
            </w:r>
            <w:bookmarkEnd w:id="38"/>
            <w:r w:rsidRPr="00306736">
              <w:rPr>
                <w:sz w:val="21"/>
                <w:szCs w:val="21"/>
              </w:rPr>
              <w:t>1</w:t>
            </w:r>
            <w:r w:rsidRPr="00306736">
              <w:rPr>
                <w:sz w:val="21"/>
                <w:szCs w:val="21"/>
              </w:rPr>
              <w:t>篇</w:t>
            </w:r>
          </w:p>
        </w:tc>
        <w:tc>
          <w:tcPr>
            <w:tcW w:w="2126" w:type="dxa"/>
            <w:vAlign w:val="center"/>
          </w:tcPr>
          <w:p w14:paraId="46A93BBD"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6565979A"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575D5E7" w14:textId="77777777" w:rsidR="00F11CA7" w:rsidRPr="00306736" w:rsidRDefault="00F11CA7" w:rsidP="00744EE9">
            <w:pPr>
              <w:spacing w:line="312" w:lineRule="auto"/>
              <w:jc w:val="center"/>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w:t>
            </w:r>
            <w:proofErr w:type="gramStart"/>
            <w:r w:rsidRPr="00306736">
              <w:rPr>
                <w:color w:val="000000"/>
                <w:kern w:val="0"/>
                <w:sz w:val="21"/>
                <w:szCs w:val="21"/>
              </w:rPr>
              <w:t>真</w:t>
            </w:r>
            <w:proofErr w:type="gramEnd"/>
            <w:r w:rsidRPr="00306736">
              <w:rPr>
                <w:color w:val="000000"/>
                <w:kern w:val="0"/>
                <w:sz w:val="21"/>
                <w:szCs w:val="21"/>
              </w:rPr>
              <w:t>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F11CA7" w:rsidRPr="00306736" w14:paraId="0AC6E271" w14:textId="77777777" w:rsidTr="00744EE9">
        <w:trPr>
          <w:jc w:val="center"/>
        </w:trPr>
        <w:tc>
          <w:tcPr>
            <w:tcW w:w="4253" w:type="dxa"/>
            <w:vAlign w:val="center"/>
          </w:tcPr>
          <w:p w14:paraId="31A4FA8F" w14:textId="77777777" w:rsidR="00F11CA7" w:rsidRPr="00306736" w:rsidRDefault="00F11CA7" w:rsidP="00744EE9">
            <w:pPr>
              <w:jc w:val="center"/>
              <w:rPr>
                <w:sz w:val="21"/>
                <w:szCs w:val="21"/>
              </w:rPr>
            </w:pPr>
            <w:r w:rsidRPr="00306736">
              <w:rPr>
                <w:rFonts w:hint="eastAsia"/>
                <w:sz w:val="21"/>
                <w:szCs w:val="21"/>
              </w:rPr>
              <w:t>S</w:t>
            </w:r>
            <w:r w:rsidRPr="00306736">
              <w:rPr>
                <w:sz w:val="21"/>
                <w:szCs w:val="21"/>
              </w:rPr>
              <w:t>ymptom Checklist 45 (</w:t>
            </w:r>
            <w:r w:rsidRPr="00306736">
              <w:rPr>
                <w:rFonts w:hint="eastAsia"/>
                <w:sz w:val="21"/>
                <w:szCs w:val="21"/>
              </w:rPr>
              <w:t>S</w:t>
            </w:r>
            <w:r w:rsidRPr="00306736">
              <w:rPr>
                <w:sz w:val="21"/>
                <w:szCs w:val="21"/>
              </w:rPr>
              <w:t>CL-45)</w:t>
            </w:r>
            <w:r w:rsidRPr="00D93390">
              <w:rPr>
                <w:sz w:val="21"/>
                <w:szCs w:val="21"/>
                <w:vertAlign w:val="superscript"/>
              </w:rPr>
              <w:t xml:space="preserve"> *</w:t>
            </w:r>
          </w:p>
        </w:tc>
        <w:tc>
          <w:tcPr>
            <w:tcW w:w="2694" w:type="dxa"/>
            <w:vAlign w:val="center"/>
          </w:tcPr>
          <w:p w14:paraId="212D0303" w14:textId="77777777" w:rsidR="00F11CA7" w:rsidRPr="00306736" w:rsidRDefault="00F11CA7" w:rsidP="00744EE9">
            <w:pPr>
              <w:spacing w:line="312" w:lineRule="auto"/>
              <w:jc w:val="center"/>
              <w:rPr>
                <w:sz w:val="21"/>
                <w:szCs w:val="21"/>
              </w:rPr>
            </w:pPr>
          </w:p>
        </w:tc>
        <w:tc>
          <w:tcPr>
            <w:tcW w:w="2126" w:type="dxa"/>
            <w:vAlign w:val="center"/>
          </w:tcPr>
          <w:p w14:paraId="56D9535E" w14:textId="77777777" w:rsidR="00F11CA7" w:rsidRPr="00306736" w:rsidRDefault="00F11CA7" w:rsidP="00744EE9">
            <w:pPr>
              <w:spacing w:line="312" w:lineRule="auto"/>
              <w:jc w:val="center"/>
              <w:rPr>
                <w:sz w:val="21"/>
                <w:szCs w:val="21"/>
              </w:rPr>
            </w:pPr>
            <w:r w:rsidRPr="00306736">
              <w:rPr>
                <w:rFonts w:hint="eastAsia"/>
                <w:sz w:val="21"/>
                <w:szCs w:val="21"/>
              </w:rPr>
              <w:t>1</w:t>
            </w:r>
          </w:p>
        </w:tc>
        <w:tc>
          <w:tcPr>
            <w:tcW w:w="3566" w:type="dxa"/>
            <w:vAlign w:val="center"/>
          </w:tcPr>
          <w:p w14:paraId="6A602FB6" w14:textId="77777777" w:rsidR="00F11CA7" w:rsidRPr="00306736" w:rsidRDefault="00F11CA7" w:rsidP="00744EE9">
            <w:pPr>
              <w:spacing w:line="312" w:lineRule="auto"/>
              <w:jc w:val="center"/>
              <w:rPr>
                <w:sz w:val="21"/>
                <w:szCs w:val="21"/>
              </w:rPr>
            </w:pPr>
            <w:r w:rsidRPr="00306736">
              <w:rPr>
                <w:rFonts w:hint="eastAsia"/>
                <w:sz w:val="21"/>
                <w:szCs w:val="21"/>
              </w:rPr>
              <w:t>未获得</w:t>
            </w:r>
          </w:p>
        </w:tc>
        <w:tc>
          <w:tcPr>
            <w:tcW w:w="3522" w:type="dxa"/>
          </w:tcPr>
          <w:p w14:paraId="07134EE9" w14:textId="77777777" w:rsidR="00F11CA7" w:rsidRPr="00306736" w:rsidRDefault="00F11CA7" w:rsidP="00744EE9">
            <w:pPr>
              <w:spacing w:line="312" w:lineRule="auto"/>
              <w:jc w:val="center"/>
              <w:rPr>
                <w:sz w:val="21"/>
                <w:szCs w:val="21"/>
              </w:rPr>
            </w:pPr>
            <w:r w:rsidRPr="00306736">
              <w:rPr>
                <w:rFonts w:hint="eastAsia"/>
                <w:sz w:val="21"/>
                <w:szCs w:val="21"/>
              </w:rPr>
              <w:t>附录有题目，但无法得知用于测量抑郁的条目。</w:t>
            </w:r>
          </w:p>
        </w:tc>
      </w:tr>
      <w:tr w:rsidR="00F11CA7" w:rsidRPr="00306736" w14:paraId="7093EAD2" w14:textId="77777777" w:rsidTr="00744EE9">
        <w:trPr>
          <w:jc w:val="center"/>
        </w:trPr>
        <w:tc>
          <w:tcPr>
            <w:tcW w:w="4253" w:type="dxa"/>
            <w:vAlign w:val="center"/>
          </w:tcPr>
          <w:p w14:paraId="0AE9B975" w14:textId="77777777" w:rsidR="00F11CA7" w:rsidRPr="00306736" w:rsidRDefault="00F11CA7" w:rsidP="00744EE9">
            <w:pPr>
              <w:spacing w:line="312" w:lineRule="auto"/>
              <w:jc w:val="center"/>
              <w:rPr>
                <w:sz w:val="21"/>
                <w:szCs w:val="21"/>
              </w:rPr>
            </w:pPr>
            <w:r w:rsidRPr="00306736">
              <w:rPr>
                <w:sz w:val="21"/>
                <w:szCs w:val="21"/>
              </w:rPr>
              <w:t>Beck Depression Inventory, Zhang Yuxin Revised Edition</w:t>
            </w:r>
            <w:r w:rsidRPr="00D93390">
              <w:rPr>
                <w:sz w:val="21"/>
                <w:szCs w:val="21"/>
                <w:vertAlign w:val="superscript"/>
              </w:rPr>
              <w:t>*</w:t>
            </w:r>
          </w:p>
        </w:tc>
        <w:tc>
          <w:tcPr>
            <w:tcW w:w="2694" w:type="dxa"/>
            <w:vAlign w:val="center"/>
          </w:tcPr>
          <w:p w14:paraId="437C7E04" w14:textId="77777777" w:rsidR="00F11CA7" w:rsidRPr="00306736" w:rsidRDefault="00F11CA7" w:rsidP="00744EE9">
            <w:pPr>
              <w:spacing w:line="312" w:lineRule="auto"/>
              <w:jc w:val="center"/>
              <w:rPr>
                <w:sz w:val="21"/>
                <w:szCs w:val="21"/>
              </w:rPr>
            </w:pPr>
          </w:p>
        </w:tc>
        <w:tc>
          <w:tcPr>
            <w:tcW w:w="2126" w:type="dxa"/>
            <w:vAlign w:val="center"/>
          </w:tcPr>
          <w:p w14:paraId="19FB485B"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581389EC"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vAlign w:val="center"/>
          </w:tcPr>
          <w:p w14:paraId="009F0BCA" w14:textId="77777777" w:rsidR="00F11CA7" w:rsidRPr="00306736" w:rsidRDefault="00F11CA7" w:rsidP="00744EE9">
            <w:pPr>
              <w:spacing w:line="312" w:lineRule="auto"/>
              <w:jc w:val="center"/>
              <w:rPr>
                <w:sz w:val="21"/>
                <w:szCs w:val="21"/>
              </w:rPr>
            </w:pPr>
            <w:r w:rsidRPr="00306736">
              <w:rPr>
                <w:sz w:val="21"/>
                <w:szCs w:val="21"/>
              </w:rPr>
              <w:t>没有具体引用的文章名，但在附录有题目。</w:t>
            </w:r>
          </w:p>
        </w:tc>
      </w:tr>
      <w:tr w:rsidR="00F11CA7" w:rsidRPr="00306736" w14:paraId="4B4F5631" w14:textId="77777777" w:rsidTr="00744EE9">
        <w:trPr>
          <w:jc w:val="center"/>
        </w:trPr>
        <w:tc>
          <w:tcPr>
            <w:tcW w:w="4253" w:type="dxa"/>
            <w:vAlign w:val="center"/>
          </w:tcPr>
          <w:p w14:paraId="75A45B18" w14:textId="77777777" w:rsidR="00F11CA7" w:rsidRDefault="00F11CA7" w:rsidP="00744EE9">
            <w:pPr>
              <w:jc w:val="center"/>
              <w:rPr>
                <w:sz w:val="21"/>
                <w:szCs w:val="21"/>
              </w:rPr>
            </w:pPr>
          </w:p>
          <w:p w14:paraId="3D47A72C" w14:textId="77777777" w:rsidR="00F11CA7" w:rsidRDefault="00F11CA7" w:rsidP="00744EE9">
            <w:pPr>
              <w:jc w:val="center"/>
              <w:rPr>
                <w:sz w:val="21"/>
                <w:szCs w:val="21"/>
              </w:rPr>
            </w:pPr>
          </w:p>
          <w:p w14:paraId="00E51BC7" w14:textId="77777777" w:rsidR="00F11CA7" w:rsidRPr="00306736" w:rsidRDefault="00F11CA7" w:rsidP="00744EE9">
            <w:pPr>
              <w:jc w:val="center"/>
              <w:rPr>
                <w:sz w:val="21"/>
                <w:szCs w:val="21"/>
              </w:rPr>
            </w:pPr>
            <w:r w:rsidRPr="00306736">
              <w:rPr>
                <w:sz w:val="21"/>
                <w:szCs w:val="21"/>
              </w:rPr>
              <w:t>Short Depression Scale</w:t>
            </w:r>
            <w:r w:rsidRPr="00D93390">
              <w:rPr>
                <w:sz w:val="21"/>
                <w:szCs w:val="21"/>
                <w:vertAlign w:val="superscript"/>
              </w:rPr>
              <w:t>*</w:t>
            </w:r>
          </w:p>
          <w:p w14:paraId="70675E22" w14:textId="77777777" w:rsidR="00F11CA7" w:rsidRPr="00306736" w:rsidRDefault="00F11CA7" w:rsidP="00744EE9">
            <w:pPr>
              <w:jc w:val="center"/>
              <w:rPr>
                <w:sz w:val="21"/>
                <w:szCs w:val="21"/>
              </w:rPr>
            </w:pPr>
          </w:p>
        </w:tc>
        <w:tc>
          <w:tcPr>
            <w:tcW w:w="2694" w:type="dxa"/>
            <w:vAlign w:val="center"/>
          </w:tcPr>
          <w:p w14:paraId="48932B13" w14:textId="77777777" w:rsidR="00F11CA7" w:rsidRPr="00306736" w:rsidRDefault="00F11CA7" w:rsidP="00744EE9">
            <w:pPr>
              <w:spacing w:line="312" w:lineRule="auto"/>
              <w:jc w:val="center"/>
              <w:rPr>
                <w:sz w:val="21"/>
                <w:szCs w:val="21"/>
              </w:rPr>
            </w:pPr>
          </w:p>
        </w:tc>
        <w:tc>
          <w:tcPr>
            <w:tcW w:w="2126" w:type="dxa"/>
            <w:vAlign w:val="center"/>
          </w:tcPr>
          <w:p w14:paraId="50E84C7F"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ACB80BF" w14:textId="77777777" w:rsidR="00F11CA7" w:rsidRPr="00306736" w:rsidRDefault="00F11CA7" w:rsidP="00744EE9">
            <w:pPr>
              <w:spacing w:line="312" w:lineRule="auto"/>
              <w:jc w:val="center"/>
              <w:rPr>
                <w:sz w:val="21"/>
                <w:szCs w:val="21"/>
              </w:rPr>
            </w:pPr>
            <w:r w:rsidRPr="00306736">
              <w:rPr>
                <w:sz w:val="21"/>
                <w:szCs w:val="21"/>
              </w:rPr>
              <w:t>未选择</w:t>
            </w:r>
          </w:p>
        </w:tc>
        <w:tc>
          <w:tcPr>
            <w:tcW w:w="3522" w:type="dxa"/>
          </w:tcPr>
          <w:p w14:paraId="6C170CB4" w14:textId="77777777" w:rsidR="00F11CA7" w:rsidRPr="00306736" w:rsidRDefault="00F11CA7" w:rsidP="00744EE9">
            <w:pPr>
              <w:spacing w:line="312" w:lineRule="auto"/>
              <w:jc w:val="center"/>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proofErr w:type="spellStart"/>
            <w:r w:rsidRPr="00306736">
              <w:rPr>
                <w:rFonts w:hint="eastAsia"/>
                <w:sz w:val="21"/>
                <w:szCs w:val="21"/>
              </w:rPr>
              <w:t>Andrensen</w:t>
            </w:r>
            <w:proofErr w:type="spellEnd"/>
            <w:r w:rsidRPr="00306736">
              <w:rPr>
                <w:rFonts w:hint="eastAsia"/>
                <w:sz w:val="21"/>
                <w:szCs w:val="21"/>
              </w:rPr>
              <w:t xml:space="preserve">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F11CA7" w:rsidRPr="00306736" w14:paraId="7A712248" w14:textId="77777777" w:rsidTr="00744EE9">
        <w:trPr>
          <w:jc w:val="center"/>
        </w:trPr>
        <w:tc>
          <w:tcPr>
            <w:tcW w:w="4253" w:type="dxa"/>
            <w:vAlign w:val="center"/>
          </w:tcPr>
          <w:p w14:paraId="3DAA78EE" w14:textId="77777777" w:rsidR="00F11CA7" w:rsidRPr="00306736" w:rsidRDefault="00F11CA7" w:rsidP="00744EE9">
            <w:pPr>
              <w:jc w:val="center"/>
              <w:rPr>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 xml:space="preserve">Gu &amp; </w:t>
            </w:r>
            <w:proofErr w:type="gramStart"/>
            <w:r w:rsidRPr="00306736">
              <w:rPr>
                <w:color w:val="000000"/>
                <w:kern w:val="0"/>
                <w:sz w:val="21"/>
                <w:szCs w:val="21"/>
              </w:rPr>
              <w:t>Chen(</w:t>
            </w:r>
            <w:proofErr w:type="gramEnd"/>
            <w:r w:rsidRPr="00306736">
              <w:rPr>
                <w:color w:val="000000"/>
                <w:kern w:val="0"/>
                <w:sz w:val="21"/>
                <w:szCs w:val="21"/>
              </w:rPr>
              <w:t>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(Gu_2020)</w:t>
            </w:r>
            <w:r w:rsidRPr="00D93390">
              <w:rPr>
                <w:sz w:val="21"/>
                <w:szCs w:val="21"/>
                <w:vertAlign w:val="superscript"/>
              </w:rPr>
              <w:t>*</w:t>
            </w:r>
          </w:p>
        </w:tc>
        <w:tc>
          <w:tcPr>
            <w:tcW w:w="2694" w:type="dxa"/>
            <w:vAlign w:val="center"/>
          </w:tcPr>
          <w:p w14:paraId="4FEE2837" w14:textId="77777777" w:rsidR="00F11CA7" w:rsidRPr="00306736" w:rsidRDefault="00F11CA7" w:rsidP="00744EE9">
            <w:pPr>
              <w:spacing w:line="312" w:lineRule="auto"/>
              <w:jc w:val="center"/>
              <w:rPr>
                <w:sz w:val="21"/>
                <w:szCs w:val="21"/>
              </w:rPr>
            </w:pPr>
          </w:p>
        </w:tc>
        <w:tc>
          <w:tcPr>
            <w:tcW w:w="2126" w:type="dxa"/>
            <w:vAlign w:val="center"/>
          </w:tcPr>
          <w:p w14:paraId="7E899314" w14:textId="77777777" w:rsidR="00F11CA7" w:rsidRPr="00306736" w:rsidRDefault="00F11CA7" w:rsidP="00744EE9">
            <w:pPr>
              <w:spacing w:line="312" w:lineRule="auto"/>
              <w:jc w:val="center"/>
              <w:rPr>
                <w:sz w:val="21"/>
                <w:szCs w:val="21"/>
              </w:rPr>
            </w:pPr>
            <w:r w:rsidRPr="00306736">
              <w:rPr>
                <w:sz w:val="21"/>
                <w:szCs w:val="21"/>
              </w:rPr>
              <w:t>1</w:t>
            </w:r>
          </w:p>
        </w:tc>
        <w:tc>
          <w:tcPr>
            <w:tcW w:w="3566" w:type="dxa"/>
            <w:vAlign w:val="center"/>
          </w:tcPr>
          <w:p w14:paraId="7EDC62F1" w14:textId="77777777" w:rsidR="00F11CA7" w:rsidRPr="00306736" w:rsidRDefault="00F11CA7" w:rsidP="00744EE9">
            <w:pPr>
              <w:spacing w:line="312" w:lineRule="auto"/>
              <w:jc w:val="center"/>
              <w:rPr>
                <w:sz w:val="21"/>
                <w:szCs w:val="21"/>
              </w:rPr>
            </w:pPr>
            <w:r w:rsidRPr="00306736">
              <w:rPr>
                <w:color w:val="000000"/>
                <w:sz w:val="21"/>
                <w:szCs w:val="21"/>
              </w:rPr>
              <w:fldChar w:fldCharType="begin"/>
            </w:r>
            <w:r>
              <w:rPr>
                <w:color w:val="000000"/>
                <w:sz w:val="21"/>
                <w:szCs w:val="21"/>
              </w:rPr>
              <w:instrText xml:space="preserve"> ADDIN NE.Ref.{4D3E1FB6-D01D-44F7-9665-9C871A643F9E}</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67CCC158" w14:textId="77777777" w:rsidR="00F11CA7" w:rsidRDefault="00F11CA7" w:rsidP="00744EE9">
            <w:pPr>
              <w:spacing w:line="312" w:lineRule="auto"/>
              <w:jc w:val="center"/>
              <w:rPr>
                <w:sz w:val="21"/>
                <w:szCs w:val="21"/>
              </w:rPr>
            </w:pPr>
          </w:p>
          <w:p w14:paraId="3522284F" w14:textId="77777777" w:rsidR="00F11CA7" w:rsidRPr="00306736" w:rsidRDefault="00F11CA7" w:rsidP="00744EE9">
            <w:pPr>
              <w:spacing w:line="312" w:lineRule="auto"/>
              <w:jc w:val="center"/>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bl>
    <w:p w14:paraId="11556350" w14:textId="18AC9AFF" w:rsidR="00F11CA7" w:rsidRPr="0099272D" w:rsidRDefault="00F11CA7" w:rsidP="00F11CA7">
      <w:pPr>
        <w:widowControl/>
        <w:spacing w:line="312" w:lineRule="auto"/>
        <w:rPr>
          <w:kern w:val="0"/>
          <w:szCs w:val="24"/>
        </w:rPr>
        <w:sectPr w:rsidR="00F11CA7" w:rsidRPr="0099272D" w:rsidSect="00B90BB8">
          <w:pgSz w:w="16838" w:h="11906" w:orient="landscape"/>
          <w:pgMar w:top="1797" w:right="1440" w:bottom="1797" w:left="1440" w:header="851" w:footer="992" w:gutter="0"/>
          <w:cols w:space="720"/>
          <w:docGrid w:linePitch="381"/>
        </w:sectPr>
      </w:pPr>
      <w:r>
        <w:rPr>
          <w:kern w:val="0"/>
          <w:szCs w:val="24"/>
        </w:rPr>
        <w:t>*T</w:t>
      </w:r>
      <w:r>
        <w:rPr>
          <w:rFonts w:hint="eastAsia"/>
          <w:kern w:val="0"/>
          <w:szCs w:val="24"/>
        </w:rPr>
        <w:t>hese</w:t>
      </w:r>
      <w:r>
        <w:rPr>
          <w:kern w:val="0"/>
          <w:szCs w:val="24"/>
        </w:rPr>
        <w:t xml:space="preserve"> scales are excluded</w:t>
      </w:r>
      <w:del w:id="39" w:author="Hu Chuan-Peng" w:date="2023-09-26T22:34:00Z">
        <w:r w:rsidDel="00E478F7">
          <w:rPr>
            <w:kern w:val="0"/>
            <w:szCs w:val="24"/>
          </w:rPr>
          <w:delText xml:space="preserve"> for </w:delText>
        </w:r>
        <w:r w:rsidRPr="00235FD6" w:rsidDel="00E478F7">
          <w:rPr>
            <w:kern w:val="0"/>
            <w:szCs w:val="24"/>
          </w:rPr>
          <w:delText>Mini-KID, WHO-CIDI 3.0, PHI, SCL-45, Beck Depression Inventory (Zhang Yuxin Revised Edition), Short Depression Scale, and Gu &amp; Chen (2020)</w:delText>
        </w:r>
      </w:del>
      <w:r>
        <w:rPr>
          <w:kern w:val="0"/>
          <w:szCs w:val="24"/>
        </w:rPr>
        <w:t>.</w:t>
      </w:r>
    </w:p>
    <w:p w14:paraId="6868E231" w14:textId="1CC4915C" w:rsidR="00A758AD" w:rsidRDefault="00A758AD" w:rsidP="009D6F4D">
      <w:pPr>
        <w:pStyle w:val="2"/>
      </w:pPr>
      <w:r w:rsidRPr="00792D2A">
        <w:rPr>
          <w:szCs w:val="28"/>
        </w:rPr>
        <w:lastRenderedPageBreak/>
        <w:t>2.</w:t>
      </w:r>
      <w:del w:id="40" w:author="浩远 汪" w:date="2023-09-29T16:28:00Z">
        <w:r w:rsidR="009D6F4D" w:rsidDel="000D5E9A">
          <w:rPr>
            <w:szCs w:val="28"/>
          </w:rPr>
          <w:delText>3</w:delText>
        </w:r>
        <w:r w:rsidRPr="00792D2A" w:rsidDel="000D5E9A">
          <w:rPr>
            <w:szCs w:val="28"/>
          </w:rPr>
          <w:delText xml:space="preserve"> </w:delText>
        </w:r>
      </w:del>
      <w:ins w:id="41" w:author="浩远 汪" w:date="2023-09-29T16:28:00Z">
        <w:r w:rsidR="000D5E9A">
          <w:rPr>
            <w:szCs w:val="28"/>
          </w:rPr>
          <w:t>2</w:t>
        </w:r>
      </w:ins>
      <w:r w:rsidR="009D6F4D">
        <w:t>Merge</w:t>
      </w:r>
      <w:r w:rsidR="00873325" w:rsidRPr="00873325">
        <w:t xml:space="preserve"> the items </w:t>
      </w:r>
      <w:r w:rsidR="009D6F4D">
        <w:t>as symptoms</w:t>
      </w:r>
      <w:r w:rsidR="00873325" w:rsidRPr="00873325">
        <w:t>.</w:t>
      </w:r>
    </w:p>
    <w:p w14:paraId="14E9C7F6" w14:textId="6C5EDA65" w:rsidR="000D5E9A" w:rsidRDefault="00BB18A6" w:rsidP="000D5E9A">
      <w:pPr>
        <w:ind w:firstLine="420"/>
        <w:rPr>
          <w:rFonts w:hint="eastAsia"/>
          <w:szCs w:val="24"/>
        </w:rPr>
      </w:pPr>
      <w:bookmarkStart w:id="42"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42"/>
    <w:p w14:paraId="42F34ADD" w14:textId="25504740" w:rsidR="00760683" w:rsidRDefault="00372FDC" w:rsidP="00703D41">
      <w:pPr>
        <w:pStyle w:val="2"/>
        <w:rPr>
          <w:ins w:id="43" w:author="浩远 汪" w:date="2023-09-29T16:26:00Z"/>
        </w:rPr>
      </w:pPr>
      <w:r>
        <w:rPr>
          <w:rFonts w:hint="eastAsia"/>
        </w:rPr>
        <w:t>2</w:t>
      </w:r>
      <w:r>
        <w:t>.</w:t>
      </w:r>
      <w:del w:id="44" w:author="浩远 汪" w:date="2023-09-29T16:28:00Z">
        <w:r w:rsidR="009D6F4D" w:rsidDel="000D5E9A">
          <w:delText>4</w:delText>
        </w:r>
        <w:r w:rsidR="00B91AB3" w:rsidRPr="00B91AB3" w:rsidDel="000D5E9A">
          <w:delText xml:space="preserve"> </w:delText>
        </w:r>
      </w:del>
      <w:ins w:id="45" w:author="浩远 汪" w:date="2023-09-29T16:28:00Z">
        <w:r w:rsidR="000D5E9A">
          <w:t>3</w:t>
        </w:r>
        <w:r w:rsidR="000D5E9A" w:rsidRPr="00B91AB3">
          <w:t xml:space="preserve"> </w:t>
        </w:r>
      </w:ins>
      <w:r w:rsidR="00B91AB3" w:rsidRPr="00F614A3">
        <w:t>Compa</w:t>
      </w:r>
      <w:r w:rsidR="009D6F4D" w:rsidRPr="00F614A3">
        <w:t xml:space="preserve">re </w:t>
      </w:r>
      <w:r w:rsidR="00B91AB3" w:rsidRPr="00F614A3">
        <w:t>symptoms across different questionnaires.</w:t>
      </w:r>
    </w:p>
    <w:p w14:paraId="1CE1B2F3" w14:textId="0EDC3979" w:rsidR="000D5E9A" w:rsidRDefault="000D5E9A" w:rsidP="000D5E9A">
      <w:pPr>
        <w:rPr>
          <w:ins w:id="46" w:author="浩远 汪" w:date="2023-09-29T16:27:00Z"/>
        </w:rPr>
      </w:pPr>
      <w:ins w:id="47" w:author="浩远 汪" w:date="2023-09-29T16:26:00Z">
        <w:r>
          <w:t>A</w:t>
        </w:r>
        <w:r>
          <w:rPr>
            <w:rFonts w:hint="eastAsia"/>
          </w:rPr>
          <w:t>n</w:t>
        </w:r>
        <w:r>
          <w:t>alysi</w:t>
        </w:r>
      </w:ins>
      <w:ins w:id="48" w:author="浩远 汪" w:date="2023-09-29T16:27:00Z">
        <w:r>
          <w:t xml:space="preserve">s base on </w:t>
        </w:r>
      </w:ins>
    </w:p>
    <w:p w14:paraId="34F8D74D" w14:textId="69691F2D" w:rsidR="000D5E9A" w:rsidRDefault="000D5E9A" w:rsidP="000D5E9A">
      <w:pPr>
        <w:rPr>
          <w:ins w:id="49" w:author="浩远 汪" w:date="2023-09-29T16:27:00Z"/>
        </w:rPr>
      </w:pPr>
      <w:ins w:id="50" w:author="浩远 汪" w:date="2023-09-29T16:27:00Z">
        <w:r>
          <w:rPr>
            <w:rFonts w:hint="eastAsia"/>
          </w:rPr>
          <w:t>1</w:t>
        </w:r>
        <w:r>
          <w:rPr>
            <w:rFonts w:hint="eastAsia"/>
          </w:rPr>
          <w:t>针对问卷的描述分析</w:t>
        </w:r>
      </w:ins>
    </w:p>
    <w:p w14:paraId="23DE7060" w14:textId="656F7ECA" w:rsidR="000D5E9A" w:rsidRPr="000D5E9A" w:rsidRDefault="000D5E9A" w:rsidP="000D5E9A">
      <w:pPr>
        <w:rPr>
          <w:rFonts w:hint="eastAsia"/>
        </w:rPr>
        <w:pPrChange w:id="51" w:author="浩远 汪" w:date="2023-09-29T16:26:00Z">
          <w:pPr>
            <w:pStyle w:val="2"/>
          </w:pPr>
        </w:pPrChange>
      </w:pPr>
      <w:ins w:id="52" w:author="浩远 汪" w:date="2023-09-29T16:27:00Z">
        <w:r>
          <w:rPr>
            <w:rFonts w:hint="eastAsia"/>
          </w:rPr>
          <w:t>2</w:t>
        </w:r>
        <w:r>
          <w:rPr>
            <w:rFonts w:hint="eastAsia"/>
          </w:rPr>
          <w:t>重合度分析</w:t>
        </w:r>
      </w:ins>
    </w:p>
    <w:p w14:paraId="3FC1F248" w14:textId="68824E1C" w:rsidR="00D17E59" w:rsidRDefault="00D17E59" w:rsidP="00B1204C">
      <w:pPr>
        <w:ind w:firstLineChars="200" w:firstLine="480"/>
      </w:pPr>
      <w:bookmarkStart w:id="53" w:name="OLE_LINK10"/>
      <w:bookmarkStart w:id="54" w:name="OLE_LINK12"/>
      <w:bookmarkStart w:id="55"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53"/>
      <w:r w:rsidRPr="003D3430">
        <w:rPr>
          <w:szCs w:val="24"/>
        </w:rPr>
        <w:t xml:space="preserve">The process </w:t>
      </w:r>
      <w:r>
        <w:rPr>
          <w:szCs w:val="24"/>
        </w:rPr>
        <w:t xml:space="preserve">was also finished by the following procedure: individual </w:t>
      </w:r>
      <w:proofErr w:type="spellStart"/>
      <w:r>
        <w:rPr>
          <w:szCs w:val="24"/>
        </w:rPr>
        <w:t>comparision</w:t>
      </w:r>
      <w:proofErr w:type="spellEnd"/>
      <w:r>
        <w:rPr>
          <w:szCs w:val="24"/>
        </w:rPr>
        <w:t xml:space="preserve">, separate discussion by pairs, group </w:t>
      </w:r>
      <w:proofErr w:type="spellStart"/>
      <w:r>
        <w:rPr>
          <w:szCs w:val="24"/>
        </w:rPr>
        <w:t>disccusion</w:t>
      </w:r>
      <w:proofErr w:type="spellEnd"/>
      <w:r>
        <w:rPr>
          <w:szCs w:val="24"/>
        </w:rPr>
        <w:t xml:space="preserve"> with all coders and corresponding author, and verification by the author with clinically certificated doctor.</w:t>
      </w:r>
      <w:bookmarkStart w:id="56" w:name="OLE_LINK1"/>
      <w:bookmarkEnd w:id="54"/>
    </w:p>
    <w:p w14:paraId="711C5641" w14:textId="62FD2FC6" w:rsidR="00D55D67" w:rsidRDefault="00CF1FA0" w:rsidP="00CA3A3B">
      <w:pPr>
        <w:ind w:firstLineChars="200" w:firstLine="480"/>
        <w:rPr>
          <w:ins w:id="57" w:author="浩远 汪" w:date="2023-09-29T16:52:00Z"/>
          <w:color w:val="FF0000"/>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w:t>
      </w:r>
      <w:r w:rsidR="00565A58">
        <w:rPr>
          <w:szCs w:val="24"/>
        </w:rPr>
        <w:t>concrete</w:t>
      </w:r>
      <w:r w:rsidR="00565A58" w:rsidRPr="00BF1935">
        <w:rPr>
          <w:szCs w:val="24"/>
        </w:rPr>
        <w:t xml:space="preserve">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w:t>
      </w:r>
      <w:r w:rsidR="00565A58">
        <w:rPr>
          <w:szCs w:val="24"/>
        </w:rPr>
        <w:t xml:space="preserve">has an item that measures </w:t>
      </w:r>
      <w:r>
        <w:rPr>
          <w:szCs w:val="24"/>
        </w:rPr>
        <w:t xml:space="preserve">a compound symptom directly but </w:t>
      </w:r>
      <w:r w:rsidR="00565A58">
        <w:rPr>
          <w:szCs w:val="24"/>
        </w:rPr>
        <w:t>an</w:t>
      </w:r>
      <w:r>
        <w:rPr>
          <w:szCs w:val="24"/>
        </w:rPr>
        <w:t xml:space="preserve">other scale </w:t>
      </w:r>
      <w:r w:rsidR="00565A58">
        <w:rPr>
          <w:szCs w:val="24"/>
        </w:rPr>
        <w:t xml:space="preserve">has items that </w:t>
      </w:r>
      <w:r>
        <w:rPr>
          <w:szCs w:val="24"/>
        </w:rPr>
        <w:t xml:space="preserve">measure </w:t>
      </w:r>
      <w:r w:rsidR="00565A58">
        <w:rPr>
          <w:szCs w:val="24"/>
        </w:rPr>
        <w:t xml:space="preserve">one or more </w:t>
      </w:r>
      <w:r>
        <w:rPr>
          <w:szCs w:val="24"/>
        </w:rPr>
        <w:t xml:space="preserve">specific symptoms of that compound symptom. </w:t>
      </w:r>
      <w:bookmarkStart w:id="58" w:name="OLE_LINK9"/>
      <w:bookmarkStart w:id="59" w:name="OLE_LINK5"/>
      <w:r w:rsidR="00565A58">
        <w:rPr>
          <w:color w:val="FF0000"/>
          <w:szCs w:val="24"/>
        </w:rPr>
        <w:t xml:space="preserve">Because of this distinction, we coded the </w:t>
      </w:r>
      <w:del w:id="60" w:author="Hu Chuan-Peng" w:date="2023-09-26T22:38:00Z">
        <w:r w:rsidR="00565A58" w:rsidDel="001B7BA0">
          <w:rPr>
            <w:color w:val="FF0000"/>
            <w:szCs w:val="24"/>
          </w:rPr>
          <w:delText xml:space="preserve">overlap of </w:delText>
        </w:r>
      </w:del>
      <w:r w:rsidR="00565A58">
        <w:rPr>
          <w:color w:val="FF0000"/>
          <w:szCs w:val="24"/>
        </w:rPr>
        <w:t xml:space="preserve">symptoms </w:t>
      </w:r>
      <w:del w:id="61" w:author="Hu Chuan-Peng" w:date="2023-09-26T22:38:00Z">
        <w:r w:rsidR="00565A58" w:rsidDel="001B7BA0">
          <w:rPr>
            <w:color w:val="FF0000"/>
            <w:szCs w:val="24"/>
          </w:rPr>
          <w:delText xml:space="preserve">between scales </w:delText>
        </w:r>
      </w:del>
      <w:del w:id="62" w:author="Hu Chuan-Peng" w:date="2023-09-26T22:41:00Z">
        <w:r w:rsidR="00565A58" w:rsidDel="001B7BA0">
          <w:rPr>
            <w:color w:val="FF0000"/>
            <w:szCs w:val="24"/>
          </w:rPr>
          <w:delText>at two level</w:delText>
        </w:r>
      </w:del>
      <w:ins w:id="63" w:author="Hu Chuan-Peng" w:date="2023-09-26T22:41:00Z">
        <w:r w:rsidR="001B7BA0">
          <w:rPr>
            <w:color w:val="FF0000"/>
            <w:szCs w:val="24"/>
          </w:rPr>
          <w:t>as following</w:t>
        </w:r>
      </w:ins>
      <w:del w:id="64" w:author="Hu Chuan-Peng" w:date="2023-09-26T22:41:00Z">
        <w:r w:rsidR="00565A58" w:rsidDel="001B7BA0">
          <w:rPr>
            <w:color w:val="FF0000"/>
            <w:szCs w:val="24"/>
          </w:rPr>
          <w:delText>s</w:delText>
        </w:r>
      </w:del>
      <w:r w:rsidR="00565A58">
        <w:rPr>
          <w:color w:val="FF0000"/>
          <w:szCs w:val="24"/>
        </w:rPr>
        <w:t xml:space="preserve">: </w:t>
      </w:r>
      <w:ins w:id="65" w:author="Hu Chuan-Peng" w:date="2023-09-26T22:41:00Z">
        <w:r w:rsidR="001B7BA0">
          <w:rPr>
            <w:color w:val="FF0000"/>
            <w:szCs w:val="24"/>
          </w:rPr>
          <w:t>is a compound</w:t>
        </w:r>
      </w:ins>
      <w:ins w:id="66" w:author="Hu Chuan-Peng" w:date="2023-09-26T22:42:00Z">
        <w:r w:rsidR="001B7BA0">
          <w:rPr>
            <w:color w:val="FF0000"/>
            <w:szCs w:val="24"/>
          </w:rPr>
          <w:t xml:space="preserve"> </w:t>
        </w:r>
      </w:ins>
      <w:del w:id="67" w:author="Hu Chuan-Peng" w:date="2023-09-26T22:38:00Z">
        <w:r w:rsidR="00565A58" w:rsidDel="001B7BA0">
          <w:rPr>
            <w:color w:val="FF0000"/>
            <w:szCs w:val="24"/>
          </w:rPr>
          <w:delText xml:space="preserve">if </w:delText>
        </w:r>
      </w:del>
      <w:ins w:id="68" w:author="Hu Chuan-Peng" w:date="2023-09-26T22:38:00Z">
        <w:r w:rsidR="001B7BA0">
          <w:rPr>
            <w:color w:val="FF0000"/>
            <w:szCs w:val="24"/>
          </w:rPr>
          <w:t xml:space="preserve">we code the </w:t>
        </w:r>
      </w:ins>
      <w:del w:id="69" w:author="Hu Chuan-Peng" w:date="2023-09-26T22:38:00Z">
        <w:r w:rsidR="00565A58" w:rsidDel="001B7BA0">
          <w:rPr>
            <w:rFonts w:hint="eastAsia"/>
            <w:color w:val="FF0000"/>
            <w:szCs w:val="24"/>
          </w:rPr>
          <w:delText xml:space="preserve">two scales </w:delText>
        </w:r>
        <w:r w:rsidR="00565A58" w:rsidDel="001B7BA0">
          <w:rPr>
            <w:color w:val="FF0000"/>
            <w:szCs w:val="24"/>
          </w:rPr>
          <w:delText xml:space="preserve">measured a </w:delText>
        </w:r>
      </w:del>
      <w:r w:rsidR="00565A58">
        <w:rPr>
          <w:color w:val="FF0000"/>
          <w:szCs w:val="24"/>
        </w:rPr>
        <w:t>symptom</w:t>
      </w:r>
      <w:ins w:id="70" w:author="Hu Chuan-Peng" w:date="2023-09-26T22:39:00Z">
        <w:r w:rsidR="001B7BA0">
          <w:rPr>
            <w:color w:val="FF0000"/>
            <w:szCs w:val="24"/>
          </w:rPr>
          <w:t xml:space="preserve">, either compound or specific, </w:t>
        </w:r>
      </w:ins>
      <w:del w:id="71" w:author="Hu Chuan-Peng" w:date="2023-09-26T22:39:00Z">
        <w:r w:rsidR="00565A58" w:rsidDel="001B7BA0">
          <w:rPr>
            <w:color w:val="FF0000"/>
            <w:szCs w:val="24"/>
          </w:rPr>
          <w:delText xml:space="preserve"> </w:delText>
        </w:r>
      </w:del>
      <w:ins w:id="72" w:author="Hu Chuan-Peng" w:date="2023-09-26T22:39:00Z">
        <w:r w:rsidR="001B7BA0">
          <w:rPr>
            <w:color w:val="FF0000"/>
            <w:szCs w:val="24"/>
          </w:rPr>
          <w:t xml:space="preserve">that a scale measured directly </w:t>
        </w:r>
      </w:ins>
      <w:del w:id="73" w:author="Hu Chuan-Peng" w:date="2023-09-26T22:39:00Z">
        <w:r w:rsidR="00565A58" w:rsidDel="001B7BA0">
          <w:rPr>
            <w:color w:val="FF0000"/>
            <w:szCs w:val="24"/>
          </w:rPr>
          <w:delText xml:space="preserve">at the </w:delText>
        </w:r>
      </w:del>
      <w:del w:id="74" w:author="Hu Chuan-Peng" w:date="2023-09-26T22:38:00Z">
        <w:r w:rsidR="00565A58" w:rsidDel="001B7BA0">
          <w:rPr>
            <w:color w:val="FF0000"/>
            <w:szCs w:val="24"/>
          </w:rPr>
          <w:delText xml:space="preserve">same </w:delText>
        </w:r>
      </w:del>
      <w:del w:id="75" w:author="Hu Chuan-Peng" w:date="2023-09-26T22:39:00Z">
        <w:r w:rsidR="00565A58" w:rsidDel="001B7BA0">
          <w:rPr>
            <w:color w:val="FF0000"/>
            <w:szCs w:val="24"/>
          </w:rPr>
          <w:delText xml:space="preserve">level (compound or specific), we </w:delText>
        </w:r>
        <w:r w:rsidR="0011542B" w:rsidDel="001B7BA0">
          <w:rPr>
            <w:color w:val="FF0000"/>
            <w:szCs w:val="24"/>
          </w:rPr>
          <w:delText>assigned number</w:delText>
        </w:r>
      </w:del>
      <w:ins w:id="76" w:author="Hu Chuan-Peng" w:date="2023-09-26T22:39:00Z">
        <w:r w:rsidR="001B7BA0">
          <w:rPr>
            <w:color w:val="FF0000"/>
            <w:szCs w:val="24"/>
          </w:rPr>
          <w:t>as</w:t>
        </w:r>
      </w:ins>
      <w:r w:rsidR="0011542B">
        <w:rPr>
          <w:color w:val="FF0000"/>
          <w:szCs w:val="24"/>
        </w:rPr>
        <w:t xml:space="preserve"> 2</w:t>
      </w:r>
      <w:ins w:id="77" w:author="Hu Chuan-Peng" w:date="2023-09-26T22:39:00Z">
        <w:r w:rsidR="001B7BA0">
          <w:rPr>
            <w:color w:val="FF0000"/>
            <w:szCs w:val="24"/>
          </w:rPr>
          <w:t>,</w:t>
        </w:r>
      </w:ins>
      <w:r w:rsidR="0011542B">
        <w:rPr>
          <w:color w:val="FF0000"/>
          <w:szCs w:val="24"/>
        </w:rPr>
        <w:t xml:space="preserve"> </w:t>
      </w:r>
      <w:del w:id="78" w:author="Hu Chuan-Peng" w:date="2023-09-26T22:39:00Z">
        <w:r w:rsidR="0011542B" w:rsidDel="001B7BA0">
          <w:rPr>
            <w:color w:val="FF0000"/>
            <w:szCs w:val="24"/>
          </w:rPr>
          <w:delText xml:space="preserve">for </w:delText>
        </w:r>
        <w:r w:rsidR="00565A58" w:rsidDel="001B7BA0">
          <w:rPr>
            <w:color w:val="FF0000"/>
            <w:szCs w:val="24"/>
          </w:rPr>
          <w:delText>these two scales on this symptom</w:delText>
        </w:r>
      </w:del>
      <w:bookmarkEnd w:id="58"/>
      <w:r w:rsidR="00565A58">
        <w:rPr>
          <w:color w:val="FF0000"/>
          <w:szCs w:val="24"/>
        </w:rPr>
        <w:t>;</w:t>
      </w:r>
      <w:bookmarkStart w:id="79" w:name="OLE_LINK13"/>
      <w:r w:rsidR="0011542B">
        <w:rPr>
          <w:color w:val="FF0000"/>
          <w:szCs w:val="24"/>
        </w:rPr>
        <w:t xml:space="preserve"> if a scale only has item for compound symptom but no items for specific symptom of that compound symptom, then, the compound symptom was coded as 2 and all its specific symptom were coded as 1;</w:t>
      </w:r>
      <w:bookmarkEnd w:id="79"/>
      <w:r w:rsidR="0011542B">
        <w:rPr>
          <w:color w:val="FF0000"/>
          <w:szCs w:val="24"/>
        </w:rPr>
        <w:t xml:space="preserve"> </w:t>
      </w:r>
      <w:bookmarkStart w:id="80" w:name="OLE_LINK17"/>
      <w:r w:rsidR="0011542B">
        <w:rPr>
          <w:color w:val="FF0000"/>
          <w:szCs w:val="24"/>
        </w:rPr>
        <w:t xml:space="preserve">if one scale has items for compound </w:t>
      </w:r>
      <w:r w:rsidR="0011542B">
        <w:rPr>
          <w:color w:val="FF0000"/>
          <w:szCs w:val="24"/>
        </w:rPr>
        <w:lastRenderedPageBreak/>
        <w:t>symptom and some of its specific symptoms (but not all of them), then the compound symptom was coded as 2, the specific symptom</w:t>
      </w:r>
      <w:r w:rsidR="003B4260">
        <w:rPr>
          <w:color w:val="FF0000"/>
          <w:szCs w:val="24"/>
        </w:rPr>
        <w:t>(s) with items</w:t>
      </w:r>
      <w:r w:rsidR="0011542B">
        <w:rPr>
          <w:rFonts w:hint="eastAsia"/>
          <w:color w:val="FF0000"/>
          <w:szCs w:val="24"/>
        </w:rPr>
        <w:t xml:space="preserve"> </w:t>
      </w:r>
      <w:r w:rsidR="003B4260">
        <w:rPr>
          <w:color w:val="FF0000"/>
          <w:szCs w:val="24"/>
        </w:rPr>
        <w:t xml:space="preserve">were </w:t>
      </w:r>
      <w:r w:rsidR="0011542B">
        <w:rPr>
          <w:color w:val="FF0000"/>
          <w:szCs w:val="24"/>
        </w:rPr>
        <w:t xml:space="preserve">also coded as 2, but </w:t>
      </w:r>
      <w:r w:rsidR="003B4260">
        <w:rPr>
          <w:color w:val="FF0000"/>
          <w:szCs w:val="24"/>
        </w:rPr>
        <w:t xml:space="preserve">specific </w:t>
      </w:r>
      <w:proofErr w:type="spellStart"/>
      <w:r w:rsidR="003B4260">
        <w:rPr>
          <w:color w:val="FF0000"/>
          <w:szCs w:val="24"/>
        </w:rPr>
        <w:t>symtpoms</w:t>
      </w:r>
      <w:proofErr w:type="spellEnd"/>
      <w:r w:rsidR="003B4260">
        <w:rPr>
          <w:color w:val="FF0000"/>
          <w:szCs w:val="24"/>
        </w:rPr>
        <w:t xml:space="preserve"> without items</w:t>
      </w:r>
      <w:r w:rsidR="0011542B">
        <w:rPr>
          <w:color w:val="FF0000"/>
          <w:szCs w:val="24"/>
        </w:rPr>
        <w:t xml:space="preserve"> were coded as 1.</w:t>
      </w:r>
      <w:r w:rsidR="00565A58">
        <w:rPr>
          <w:color w:val="FF0000"/>
          <w:szCs w:val="24"/>
        </w:rPr>
        <w:t xml:space="preserve"> </w:t>
      </w:r>
      <w:bookmarkEnd w:id="80"/>
      <w:r w:rsidR="007A217C" w:rsidRPr="007A217C">
        <w:rPr>
          <w:color w:val="FF0000"/>
          <w:szCs w:val="24"/>
        </w:rPr>
        <w:t xml:space="preserve">For instance, </w:t>
      </w:r>
      <w:r w:rsidR="0011542B">
        <w:rPr>
          <w:color w:val="FF0000"/>
          <w:szCs w:val="24"/>
        </w:rPr>
        <w:t xml:space="preserve">we coded </w:t>
      </w:r>
      <w:r w:rsidR="007A217C" w:rsidRPr="007A217C">
        <w:rPr>
          <w:color w:val="FF0000"/>
          <w:szCs w:val="24"/>
        </w:rPr>
        <w:t>the 18</w:t>
      </w:r>
      <w:r w:rsidR="007A217C" w:rsidRPr="008154E2">
        <w:rPr>
          <w:color w:val="FF0000"/>
          <w:szCs w:val="24"/>
          <w:vertAlign w:val="superscript"/>
        </w:rPr>
        <w:t xml:space="preserve">th </w:t>
      </w:r>
      <w:r w:rsidR="0011542B">
        <w:rPr>
          <w:color w:val="FF0000"/>
          <w:szCs w:val="24"/>
        </w:rPr>
        <w:t>item</w:t>
      </w:r>
      <w:r w:rsidR="0011542B" w:rsidRPr="007A217C">
        <w:rPr>
          <w:color w:val="FF0000"/>
          <w:szCs w:val="24"/>
        </w:rPr>
        <w:t xml:space="preserve"> </w:t>
      </w:r>
      <w:r w:rsidR="007A217C" w:rsidRPr="007A217C">
        <w:rPr>
          <w:color w:val="FF0000"/>
          <w:szCs w:val="24"/>
        </w:rPr>
        <w:t>of CDI, “appetite changes”</w:t>
      </w:r>
      <w:r w:rsidR="0011542B">
        <w:rPr>
          <w:color w:val="FF0000"/>
          <w:szCs w:val="24"/>
        </w:rPr>
        <w:t xml:space="preserve"> as </w:t>
      </w:r>
      <w:r w:rsidR="007A217C" w:rsidRPr="007A217C">
        <w:rPr>
          <w:color w:val="FF0000"/>
          <w:szCs w:val="24"/>
        </w:rPr>
        <w:t xml:space="preserve">2 on the symptom “appetite changes”, </w:t>
      </w:r>
      <w:r w:rsidR="0011542B">
        <w:rPr>
          <w:color w:val="FF0000"/>
          <w:szCs w:val="24"/>
        </w:rPr>
        <w:t>while specific symptoms of this compound symptom,</w:t>
      </w:r>
      <w:r w:rsidR="007A217C" w:rsidRPr="007A217C">
        <w:rPr>
          <w:color w:val="FF0000"/>
          <w:szCs w:val="24"/>
        </w:rPr>
        <w:t xml:space="preserve"> 'appetite increased' or 'appetite decreased'</w:t>
      </w:r>
      <w:r w:rsidR="0011542B">
        <w:rPr>
          <w:color w:val="FF0000"/>
          <w:szCs w:val="24"/>
        </w:rPr>
        <w:t>, was coded as 1 because these two are not measured in CDI</w:t>
      </w:r>
      <w:r w:rsidR="007A217C" w:rsidRPr="007A217C">
        <w:rPr>
          <w:color w:val="FF0000"/>
          <w:szCs w:val="24"/>
        </w:rPr>
        <w:t xml:space="preserve"> (see Supplementary Materials and Figure 2</w:t>
      </w:r>
      <w:r w:rsidR="007A217C">
        <w:rPr>
          <w:color w:val="FF0000"/>
          <w:szCs w:val="24"/>
        </w:rPr>
        <w:t xml:space="preserve"> </w:t>
      </w:r>
      <w:r w:rsidR="007A217C" w:rsidRPr="007A217C">
        <w:rPr>
          <w:color w:val="FF0000"/>
          <w:szCs w:val="24"/>
        </w:rPr>
        <w:t xml:space="preserve">for details). </w:t>
      </w:r>
      <w:bookmarkEnd w:id="59"/>
      <w:r w:rsidR="007A217C" w:rsidRPr="007A217C">
        <w:rPr>
          <w:color w:val="FF0000"/>
          <w:szCs w:val="24"/>
        </w:rPr>
        <w:t xml:space="preserve">  </w:t>
      </w:r>
    </w:p>
    <w:p w14:paraId="16BE666A" w14:textId="60B08D7C" w:rsidR="00E902E0" w:rsidRDefault="00E902E0" w:rsidP="00CA3A3B">
      <w:pPr>
        <w:ind w:firstLineChars="200" w:firstLine="480"/>
        <w:rPr>
          <w:rFonts w:hint="eastAsia"/>
          <w:color w:val="FF0000"/>
          <w:szCs w:val="24"/>
        </w:rPr>
      </w:pPr>
      <w:ins w:id="81" w:author="浩远 汪" w:date="2023-09-29T16:52:00Z">
        <w:r>
          <w:rPr>
            <w:rFonts w:hint="eastAsia"/>
            <w:color w:val="FF0000"/>
            <w:szCs w:val="24"/>
          </w:rPr>
          <w:t>直接测量到的症状，编码为</w:t>
        </w:r>
        <w:r>
          <w:rPr>
            <w:rFonts w:hint="eastAsia"/>
            <w:color w:val="FF0000"/>
            <w:szCs w:val="24"/>
          </w:rPr>
          <w:t>2</w:t>
        </w:r>
        <w:r>
          <w:rPr>
            <w:rFonts w:hint="eastAsia"/>
            <w:color w:val="FF0000"/>
            <w:szCs w:val="24"/>
          </w:rPr>
          <w:t>，没直接测量到，但是</w:t>
        </w:r>
        <w:proofErr w:type="gramStart"/>
        <w:r>
          <w:rPr>
            <w:rFonts w:hint="eastAsia"/>
            <w:color w:val="FF0000"/>
            <w:szCs w:val="24"/>
          </w:rPr>
          <w:t>是</w:t>
        </w:r>
        <w:proofErr w:type="gramEnd"/>
        <w:r>
          <w:rPr>
            <w:rFonts w:hint="eastAsia"/>
            <w:color w:val="FF0000"/>
            <w:szCs w:val="24"/>
          </w:rPr>
          <w:t>复合症状下的特殊症状，编码为</w:t>
        </w:r>
        <w:r>
          <w:rPr>
            <w:rFonts w:hint="eastAsia"/>
            <w:color w:val="FF0000"/>
            <w:szCs w:val="24"/>
          </w:rPr>
          <w:t>1</w:t>
        </w:r>
        <w:r>
          <w:rPr>
            <w:rFonts w:hint="eastAsia"/>
            <w:color w:val="FF0000"/>
            <w:szCs w:val="24"/>
          </w:rPr>
          <w:t>。</w:t>
        </w:r>
      </w:ins>
    </w:p>
    <w:p w14:paraId="7D05C783" w14:textId="77777777" w:rsidR="007A217C" w:rsidRDefault="007A217C" w:rsidP="007A217C">
      <w:pPr>
        <w:rPr>
          <w:color w:val="FF0000"/>
          <w:szCs w:val="24"/>
        </w:rPr>
      </w:pPr>
    </w:p>
    <w:p w14:paraId="354BE8EB" w14:textId="7A4D328E" w:rsidR="00D55D67" w:rsidDel="001B7BA0" w:rsidRDefault="007A217C">
      <w:pPr>
        <w:jc w:val="center"/>
        <w:rPr>
          <w:del w:id="82" w:author="Hu Chuan-Peng" w:date="2023-09-26T22:40:00Z"/>
          <w:szCs w:val="24"/>
        </w:rPr>
      </w:pPr>
      <w:commentRangeStart w:id="83"/>
      <w:commentRangeStart w:id="84"/>
      <w:commentRangeStart w:id="85"/>
      <w:r>
        <w:rPr>
          <w:rFonts w:hint="eastAsia"/>
          <w:color w:val="000000" w:themeColor="text1"/>
          <w:szCs w:val="24"/>
        </w:rPr>
        <w:t>图</w:t>
      </w:r>
      <w:r>
        <w:rPr>
          <w:color w:val="000000" w:themeColor="text1"/>
          <w:szCs w:val="24"/>
        </w:rPr>
        <w:t xml:space="preserve">2 </w:t>
      </w:r>
      <w:r>
        <w:rPr>
          <w:rFonts w:hint="eastAsia"/>
          <w:color w:val="000000" w:themeColor="text1"/>
          <w:szCs w:val="24"/>
        </w:rPr>
        <w:t>编码决策树</w:t>
      </w:r>
      <w:commentRangeEnd w:id="83"/>
      <w:r w:rsidR="003B4260">
        <w:rPr>
          <w:rStyle w:val="ae"/>
        </w:rPr>
        <w:commentReference w:id="83"/>
      </w:r>
      <w:commentRangeEnd w:id="84"/>
      <w:r w:rsidR="00626639">
        <w:rPr>
          <w:rStyle w:val="ae"/>
        </w:rPr>
        <w:commentReference w:id="84"/>
      </w:r>
      <w:commentRangeEnd w:id="85"/>
      <w:r w:rsidR="001B7BA0">
        <w:rPr>
          <w:rStyle w:val="ae"/>
        </w:rPr>
        <w:commentReference w:id="85"/>
      </w:r>
    </w:p>
    <w:p w14:paraId="54EEFD2E" w14:textId="7E997AED" w:rsidR="00626639" w:rsidRDefault="00A62B4D">
      <w:pPr>
        <w:jc w:val="center"/>
        <w:rPr>
          <w:szCs w:val="24"/>
        </w:rPr>
        <w:pPrChange w:id="86" w:author="Hu Chuan-Peng" w:date="2023-09-26T22:40:00Z">
          <w:pPr>
            <w:ind w:firstLineChars="200" w:firstLine="480"/>
          </w:pPr>
        </w:pPrChange>
      </w:pPr>
      <w:del w:id="87" w:author="Hu Chuan-Peng" w:date="2023-09-26T22:40:00Z">
        <w:r w:rsidDel="001B7BA0">
          <w:rPr>
            <w:noProof/>
            <w:szCs w:val="24"/>
          </w:rPr>
          <w:drawing>
            <wp:inline distT="0" distB="0" distL="0" distR="0" wp14:anchorId="1CB13B7E" wp14:editId="482A9C4B">
              <wp:extent cx="4573825" cy="3420834"/>
              <wp:effectExtent l="0" t="0" r="0" b="8255"/>
              <wp:docPr id="6553357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7777" cy="3431269"/>
                      </a:xfrm>
                      <a:prstGeom prst="rect">
                        <a:avLst/>
                      </a:prstGeom>
                      <a:noFill/>
                    </pic:spPr>
                  </pic:pic>
                </a:graphicData>
              </a:graphic>
            </wp:inline>
          </w:drawing>
        </w:r>
        <w:r w:rsidR="00626639" w:rsidDel="001B7BA0">
          <w:rPr>
            <w:szCs w:val="24"/>
          </w:rPr>
          <w:br/>
        </w:r>
      </w:del>
      <w:r w:rsidR="00626639">
        <w:rPr>
          <w:szCs w:val="24"/>
        </w:rPr>
        <w:br/>
      </w:r>
      <w:r w:rsidR="00953DF8">
        <w:rPr>
          <w:noProof/>
          <w:szCs w:val="24"/>
        </w:rPr>
        <w:lastRenderedPageBreak/>
        <w:drawing>
          <wp:inline distT="0" distB="0" distL="0" distR="0" wp14:anchorId="4AD825B1" wp14:editId="26A716D5">
            <wp:extent cx="4375966" cy="3287069"/>
            <wp:effectExtent l="0" t="0" r="5715" b="8890"/>
            <wp:docPr id="126469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1116" cy="3298449"/>
                    </a:xfrm>
                    <a:prstGeom prst="rect">
                      <a:avLst/>
                    </a:prstGeom>
                    <a:noFill/>
                  </pic:spPr>
                </pic:pic>
              </a:graphicData>
            </a:graphic>
          </wp:inline>
        </w:drawing>
      </w:r>
      <w:r w:rsidR="00626639">
        <w:rPr>
          <w:szCs w:val="24"/>
        </w:rPr>
        <w:br/>
      </w:r>
      <w:r w:rsidR="00626639">
        <w:rPr>
          <w:szCs w:val="24"/>
        </w:rPr>
        <w:br/>
      </w:r>
    </w:p>
    <w:p w14:paraId="306C4A87" w14:textId="0F915C45" w:rsidR="00BF1935" w:rsidRDefault="00096F3A" w:rsidP="00096F3A">
      <w:pPr>
        <w:ind w:firstLineChars="200" w:firstLine="480"/>
        <w:rPr>
          <w:szCs w:val="24"/>
        </w:rPr>
      </w:pPr>
      <w:r>
        <w:rPr>
          <w:rFonts w:hint="eastAsia"/>
          <w:szCs w:val="24"/>
        </w:rPr>
        <w:t>We</w:t>
      </w:r>
      <w:r>
        <w:rPr>
          <w:szCs w:val="24"/>
        </w:rPr>
        <w:t xml:space="preserve"> </w:t>
      </w:r>
      <w:r w:rsidR="00D26F67">
        <w:rPr>
          <w:szCs w:val="24"/>
        </w:rPr>
        <w:t xml:space="preserve">employed an approach that </w:t>
      </w:r>
      <w:r w:rsidR="00D17E59">
        <w:rPr>
          <w:szCs w:val="24"/>
        </w:rPr>
        <w:t xml:space="preserve">maximize the </w:t>
      </w:r>
      <w:proofErr w:type="gramStart"/>
      <w:r w:rsidR="00D17E59" w:rsidRPr="00831468">
        <w:rPr>
          <w:szCs w:val="24"/>
        </w:rPr>
        <w:t>amount</w:t>
      </w:r>
      <w:proofErr w:type="gramEnd"/>
      <w:r w:rsidR="00D17E59" w:rsidRPr="00831468">
        <w:rPr>
          <w:szCs w:val="24"/>
        </w:rPr>
        <w:t xml:space="preserve"> of </w:t>
      </w:r>
      <w:r w:rsidR="00D17E59">
        <w:rPr>
          <w:szCs w:val="24"/>
        </w:rPr>
        <w:t>different symptom</w:t>
      </w:r>
      <w:r w:rsidR="00D26F67">
        <w:rPr>
          <w:szCs w:val="24"/>
        </w:rPr>
        <w:t>s</w:t>
      </w:r>
      <w:r w:rsidR="00D17E59" w:rsidRPr="00831468">
        <w:rPr>
          <w:szCs w:val="24"/>
        </w:rPr>
        <w:t>.</w:t>
      </w:r>
      <w:r w:rsidR="00D17E59" w:rsidRPr="001E4275">
        <w:rPr>
          <w:szCs w:val="24"/>
        </w:rPr>
        <w:t xml:space="preserve"> </w:t>
      </w:r>
      <w:bookmarkEnd w:id="56"/>
      <w:r w:rsidR="00D26F67">
        <w:rPr>
          <w:szCs w:val="24"/>
        </w:rPr>
        <w:t xml:space="preserve">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w:t>
      </w:r>
      <w:proofErr w:type="spellStart"/>
      <w:r w:rsidR="00D26F67">
        <w:rPr>
          <w:szCs w:val="24"/>
        </w:rPr>
        <w:t>specifc</w:t>
      </w:r>
      <w:proofErr w:type="spellEnd"/>
      <w:r w:rsidR="00D26F67">
        <w:rPr>
          <w:szCs w:val="24"/>
        </w:rPr>
        <w:t xml:space="preserve"> symptoms such as: </w:t>
      </w:r>
      <w:r w:rsidR="00D26F67" w:rsidRPr="00D45802">
        <w:rPr>
          <w:szCs w:val="24"/>
        </w:rPr>
        <w:t>'</w:t>
      </w:r>
      <w:r w:rsidR="00D26F67">
        <w:rPr>
          <w:szCs w:val="24"/>
        </w:rPr>
        <w:t>blue</w:t>
      </w:r>
      <w:r w:rsidR="00D26F67" w:rsidRPr="00D45802">
        <w:rPr>
          <w:szCs w:val="24"/>
        </w:rPr>
        <w:t>'</w:t>
      </w:r>
      <w:r w:rsidR="00D26F67">
        <w:rPr>
          <w:szCs w:val="24"/>
        </w:rPr>
        <w:t xml:space="preserve">, </w:t>
      </w:r>
      <w:r w:rsidR="00D26F67" w:rsidRPr="00D45802">
        <w:rPr>
          <w:szCs w:val="24"/>
        </w:rPr>
        <w:t>'</w:t>
      </w:r>
      <w:r w:rsidR="00D26F67" w:rsidRPr="001F1961">
        <w:rPr>
          <w:szCs w:val="24"/>
        </w:rPr>
        <w:t>low mood</w:t>
      </w:r>
      <w:r w:rsidR="00D26F67" w:rsidRPr="00D45802">
        <w:rPr>
          <w:szCs w:val="24"/>
        </w:rPr>
        <w:t>'</w:t>
      </w:r>
      <w:r w:rsidR="00D26F67" w:rsidRPr="001F1961">
        <w:rPr>
          <w:szCs w:val="24"/>
        </w:rPr>
        <w:t xml:space="preserve">, </w:t>
      </w:r>
      <w:r w:rsidR="00D26F67" w:rsidRPr="00D45802">
        <w:rPr>
          <w:szCs w:val="24"/>
        </w:rPr>
        <w:t>'</w:t>
      </w:r>
      <w:r w:rsidR="00D26F67" w:rsidRPr="001F1961">
        <w:rPr>
          <w:szCs w:val="24"/>
        </w:rPr>
        <w:t>sad</w:t>
      </w:r>
      <w:r w:rsidR="00D26F67" w:rsidRPr="00D45802">
        <w:rPr>
          <w:szCs w:val="24"/>
        </w:rPr>
        <w:t>'</w:t>
      </w:r>
      <w:r w:rsidR="00D26F67" w:rsidRPr="001F1961">
        <w:rPr>
          <w:szCs w:val="24"/>
        </w:rPr>
        <w:t xml:space="preserve">, and </w:t>
      </w:r>
      <w:r w:rsidR="00D26F67" w:rsidRPr="00D45802">
        <w:rPr>
          <w:szCs w:val="24"/>
        </w:rPr>
        <w:t>'</w:t>
      </w:r>
      <w:r w:rsidR="00D26F67" w:rsidRPr="001F1961">
        <w:rPr>
          <w:szCs w:val="24"/>
        </w:rPr>
        <w:t>anhedonia</w:t>
      </w:r>
      <w:r w:rsidR="00D26F67" w:rsidRPr="00D45802">
        <w:rPr>
          <w:szCs w:val="24"/>
        </w:rPr>
        <w:t>'</w:t>
      </w:r>
      <w:r w:rsidR="00D26F67">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rsidR="00D26F67">
        <w:t xml:space="preserve">, where he coded all </w:t>
      </w:r>
      <w:proofErr w:type="gramStart"/>
      <w:r w:rsidR="00D26F67">
        <w:t>these item</w:t>
      </w:r>
      <w:proofErr w:type="gramEnd"/>
      <w:r w:rsidR="00D26F67">
        <w:t xml:space="preserve"> as a specific symptom “</w:t>
      </w:r>
      <w:r w:rsidR="00A91573">
        <w:t>S</w:t>
      </w:r>
      <w:r w:rsidR="006E7786">
        <w:rPr>
          <w:rFonts w:hint="eastAsia"/>
        </w:rPr>
        <w:t>ad</w:t>
      </w:r>
      <w:r w:rsidR="006E7786">
        <w:t xml:space="preserve"> </w:t>
      </w:r>
      <w:r w:rsidR="00D26F67">
        <w:t>moods”.</w:t>
      </w:r>
      <w:r w:rsidR="006E7786">
        <w:t xml:space="preserve"> </w:t>
      </w:r>
      <w:bookmarkEnd w:id="55"/>
    </w:p>
    <w:p w14:paraId="0A7B2052" w14:textId="44E98D4D" w:rsidR="00A758AD" w:rsidRDefault="00A758AD" w:rsidP="00703D41">
      <w:pPr>
        <w:pStyle w:val="2"/>
        <w:rPr>
          <w:ins w:id="88" w:author="浩远 汪" w:date="2023-09-29T16:29:00Z"/>
          <w:rFonts w:hAnsi="Times New Roman" w:cs="Times New Roman"/>
        </w:rPr>
      </w:pPr>
      <w:r>
        <w:t>2.</w:t>
      </w:r>
      <w:del w:id="89" w:author="浩远 汪" w:date="2023-09-29T16:28:00Z">
        <w:r w:rsidR="00C6324C" w:rsidDel="000D5E9A">
          <w:delText xml:space="preserve">5 </w:delText>
        </w:r>
      </w:del>
      <w:ins w:id="90" w:author="浩远 汪" w:date="2023-09-29T16:28:00Z">
        <w:r w:rsidR="000D5E9A">
          <w:t>4</w:t>
        </w:r>
        <w:r w:rsidR="000D5E9A">
          <w:t xml:space="preserve"> </w:t>
        </w:r>
      </w:ins>
      <w:del w:id="91" w:author="浩远 汪" w:date="2023-09-29T16:29:00Z">
        <w:r w:rsidR="00B1204C" w:rsidDel="000D5E9A">
          <w:delText>S</w:delText>
        </w:r>
        <w:r w:rsidR="00B1204C" w:rsidRPr="00B1204C" w:rsidDel="000D5E9A">
          <w:delText>tatistic</w:delText>
        </w:r>
      </w:del>
      <w:r w:rsidR="00B1204C" w:rsidRPr="00B1204C">
        <w:t xml:space="preserve"> </w:t>
      </w:r>
      <w:ins w:id="92" w:author="浩远 汪" w:date="2023-09-29T16:29:00Z">
        <w:r w:rsidR="000D5E9A" w:rsidRPr="000D5E9A">
          <w:rPr>
            <w:rFonts w:eastAsiaTheme="minorEastAsia" w:hAnsi="Times New Roman" w:cs="Times New Roman"/>
            <w:rPrChange w:id="93" w:author="浩远 汪" w:date="2023-09-29T16:29:00Z">
              <w:rPr>
                <w:rFonts w:asciiTheme="minorEastAsia" w:eastAsiaTheme="minorEastAsia" w:hAnsiTheme="minorEastAsia"/>
              </w:rPr>
            </w:rPrChange>
          </w:rPr>
          <w:t xml:space="preserve">data </w:t>
        </w:r>
      </w:ins>
      <w:r w:rsidR="00B1204C" w:rsidRPr="000D5E9A">
        <w:rPr>
          <w:rFonts w:hAnsi="Times New Roman" w:cs="Times New Roman"/>
          <w:rPrChange w:id="94" w:author="浩远 汪" w:date="2023-09-29T16:29:00Z">
            <w:rPr/>
          </w:rPrChange>
        </w:rPr>
        <w:t>analysis</w:t>
      </w:r>
    </w:p>
    <w:p w14:paraId="7E9AA6C5" w14:textId="6D1AC40A" w:rsidR="000D5E9A" w:rsidRDefault="000D5E9A" w:rsidP="000D5E9A">
      <w:pPr>
        <w:rPr>
          <w:ins w:id="95" w:author="浩远 汪" w:date="2023-09-29T16:29:00Z"/>
        </w:rPr>
      </w:pPr>
      <w:ins w:id="96" w:author="浩远 汪" w:date="2023-09-29T16:29:00Z">
        <w:r>
          <w:rPr>
            <w:rFonts w:hint="eastAsia"/>
          </w:rPr>
          <w:t>第一部分</w:t>
        </w:r>
        <w:r>
          <w:rPr>
            <w:rFonts w:hint="eastAsia"/>
          </w:rPr>
          <w:t xml:space="preserve"> </w:t>
        </w:r>
        <w:r>
          <w:rPr>
            <w:rFonts w:hint="eastAsia"/>
          </w:rPr>
          <w:t>问卷基本情况的描述</w:t>
        </w:r>
      </w:ins>
    </w:p>
    <w:p w14:paraId="442E22A3" w14:textId="55F88AFB" w:rsidR="000D5E9A" w:rsidRPr="000D5E9A" w:rsidRDefault="000D5E9A" w:rsidP="000D5E9A">
      <w:pPr>
        <w:rPr>
          <w:ins w:id="97" w:author="浩远 汪" w:date="2023-09-29T16:28:00Z"/>
          <w:rFonts w:hint="eastAsia"/>
        </w:rPr>
        <w:pPrChange w:id="98" w:author="浩远 汪" w:date="2023-09-29T16:29:00Z">
          <w:pPr>
            <w:pStyle w:val="2"/>
          </w:pPr>
        </w:pPrChange>
      </w:pPr>
      <w:ins w:id="99" w:author="浩远 汪" w:date="2023-09-29T16:29:00Z">
        <w:r>
          <w:rPr>
            <w:rFonts w:hint="eastAsia"/>
          </w:rPr>
          <w:t>第二部分</w:t>
        </w:r>
        <w:r>
          <w:rPr>
            <w:rFonts w:hint="eastAsia"/>
          </w:rPr>
          <w:t xml:space="preserve"> </w:t>
        </w:r>
        <w:r>
          <w:rPr>
            <w:rFonts w:hint="eastAsia"/>
          </w:rPr>
          <w:t>重合度</w:t>
        </w:r>
      </w:ins>
    </w:p>
    <w:p w14:paraId="5EB49C23" w14:textId="77777777" w:rsidR="000D5E9A" w:rsidRPr="000D5E9A" w:rsidRDefault="000D5E9A" w:rsidP="000D5E9A">
      <w:pPr>
        <w:rPr>
          <w:rFonts w:hint="eastAsia"/>
        </w:rPr>
        <w:pPrChange w:id="100" w:author="浩远 汪" w:date="2023-09-29T16:28:00Z">
          <w:pPr>
            <w:pStyle w:val="2"/>
          </w:pPr>
        </w:pPrChange>
      </w:pP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w:t>
      </w:r>
      <w:proofErr w:type="gramStart"/>
      <w:r w:rsidR="006605DF" w:rsidRPr="006605DF">
        <w:t>/(</w:t>
      </w:r>
      <w:proofErr w:type="gramEnd"/>
      <w:r w:rsidR="006605DF" w:rsidRPr="006605DF">
        <w:t>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w:t>
      </w:r>
      <w:r>
        <w:lastRenderedPageBreak/>
        <w:t xml:space="preserve">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Default="008104F1" w:rsidP="00703D41">
      <w:pPr>
        <w:pStyle w:val="1"/>
        <w:rPr>
          <w:ins w:id="101" w:author="浩远 汪" w:date="2023-09-29T16:04:00Z"/>
        </w:rPr>
      </w:pPr>
      <w:r>
        <w:rPr>
          <w:rFonts w:hint="eastAsia"/>
          <w:sz w:val="24"/>
        </w:rPr>
        <w:t>3</w:t>
      </w:r>
      <w:r>
        <w:rPr>
          <w:sz w:val="24"/>
        </w:rPr>
        <w:t xml:space="preserve"> </w:t>
      </w:r>
      <w:r w:rsidR="00703D41">
        <w:t>Result</w:t>
      </w:r>
    </w:p>
    <w:p w14:paraId="7833046A" w14:textId="75726F4C" w:rsidR="00F9491C" w:rsidRDefault="00F9491C" w:rsidP="00F9491C">
      <w:pPr>
        <w:rPr>
          <w:ins w:id="102" w:author="浩远 汪" w:date="2023-09-29T16:33:00Z"/>
        </w:rPr>
      </w:pPr>
      <w:ins w:id="103" w:author="浩远 汪" w:date="2023-09-29T16:04:00Z">
        <w:r>
          <w:rPr>
            <w:rFonts w:hint="eastAsia"/>
          </w:rPr>
          <w:t>结果和方法部分对应</w:t>
        </w:r>
      </w:ins>
    </w:p>
    <w:p w14:paraId="404DCF6D" w14:textId="066C139F" w:rsidR="009341DB" w:rsidRDefault="009341DB" w:rsidP="00F9491C">
      <w:pPr>
        <w:rPr>
          <w:ins w:id="104" w:author="浩远 汪" w:date="2023-09-29T16:33:00Z"/>
        </w:rPr>
      </w:pPr>
      <w:ins w:id="105" w:author="浩远 汪" w:date="2023-09-29T16:33:00Z">
        <w:r>
          <w:rPr>
            <w:rFonts w:hint="eastAsia"/>
          </w:rPr>
          <w:t>把方法部分前面的挪到这里来</w:t>
        </w:r>
      </w:ins>
    </w:p>
    <w:p w14:paraId="39BC6A47" w14:textId="77777777" w:rsidR="009341DB" w:rsidRDefault="009341DB" w:rsidP="00F9491C">
      <w:pPr>
        <w:rPr>
          <w:ins w:id="106" w:author="浩远 汪" w:date="2023-09-29T16:04:00Z"/>
          <w:rFonts w:hint="eastAsia"/>
        </w:rPr>
      </w:pPr>
    </w:p>
    <w:p w14:paraId="7EFE2F03" w14:textId="195919E6" w:rsidR="00F9491C" w:rsidRDefault="00F9491C" w:rsidP="00F9491C">
      <w:pPr>
        <w:rPr>
          <w:ins w:id="107" w:author="浩远 汪" w:date="2023-09-29T16:04:00Z"/>
        </w:rPr>
      </w:pPr>
      <w:ins w:id="108" w:author="浩远 汪" w:date="2023-09-29T16:08:00Z">
        <w:r>
          <w:rPr>
            <w:rFonts w:hint="eastAsia"/>
          </w:rPr>
          <w:t>3</w:t>
        </w:r>
        <w:r>
          <w:t xml:space="preserve">.1 </w:t>
        </w:r>
      </w:ins>
      <w:ins w:id="109" w:author="浩远 汪" w:date="2023-09-29T16:04:00Z">
        <w:r>
          <w:rPr>
            <w:rFonts w:hint="eastAsia"/>
          </w:rPr>
          <w:t>原先多少条目，合并</w:t>
        </w:r>
      </w:ins>
      <w:ins w:id="110" w:author="浩远 汪" w:date="2023-09-29T16:09:00Z">
        <w:r w:rsidR="00DA42CE">
          <w:rPr>
            <w:rFonts w:hint="eastAsia"/>
          </w:rPr>
          <w:t>或拆分</w:t>
        </w:r>
      </w:ins>
      <w:ins w:id="111" w:author="浩远 汪" w:date="2023-09-29T16:04:00Z">
        <w:r>
          <w:rPr>
            <w:rFonts w:hint="eastAsia"/>
          </w:rPr>
          <w:t>为多少症状。</w:t>
        </w:r>
      </w:ins>
    </w:p>
    <w:p w14:paraId="10752C82" w14:textId="1F40F5C0" w:rsidR="009341DB" w:rsidRDefault="00F9491C" w:rsidP="00F9491C">
      <w:pPr>
        <w:rPr>
          <w:ins w:id="112" w:author="浩远 汪" w:date="2023-09-29T16:05:00Z"/>
          <w:rFonts w:hint="eastAsia"/>
        </w:rPr>
      </w:pPr>
      <w:ins w:id="113" w:author="浩远 汪" w:date="2023-09-29T16:08:00Z">
        <w:r>
          <w:rPr>
            <w:rFonts w:hint="eastAsia"/>
          </w:rPr>
          <w:t>3</w:t>
        </w:r>
        <w:r>
          <w:t xml:space="preserve">.2 </w:t>
        </w:r>
      </w:ins>
      <w:ins w:id="114" w:author="浩远 汪" w:date="2023-09-29T16:05:00Z">
        <w:r>
          <w:rPr>
            <w:rFonts w:hint="eastAsia"/>
          </w:rPr>
          <w:t>问卷</w:t>
        </w:r>
        <w:proofErr w:type="gramStart"/>
        <w:r>
          <w:rPr>
            <w:rFonts w:hint="eastAsia"/>
          </w:rPr>
          <w:t>间症状</w:t>
        </w:r>
      </w:ins>
      <w:proofErr w:type="gramEnd"/>
      <w:ins w:id="115" w:author="浩远 汪" w:date="2023-09-29T16:09:00Z">
        <w:r w:rsidR="00DA42CE">
          <w:rPr>
            <w:rFonts w:hint="eastAsia"/>
          </w:rPr>
          <w:t>比较</w:t>
        </w:r>
        <w:r w:rsidR="00DA42CE">
          <w:rPr>
            <w:rFonts w:hint="eastAsia"/>
          </w:rPr>
          <w:t xml:space="preserve"> </w:t>
        </w:r>
        <w:r w:rsidR="00DA42CE">
          <w:rPr>
            <w:rFonts w:hint="eastAsia"/>
          </w:rPr>
          <w:t>主要是复合症状和特殊症状的问题</w:t>
        </w:r>
      </w:ins>
      <w:ins w:id="116" w:author="浩远 汪" w:date="2023-09-29T16:33:00Z">
        <w:r w:rsidR="009341DB">
          <w:rPr>
            <w:rFonts w:hint="eastAsia"/>
          </w:rPr>
          <w:t>以及</w:t>
        </w:r>
        <w:r w:rsidR="009341DB">
          <w:rPr>
            <w:rFonts w:hint="eastAsia"/>
          </w:rPr>
          <w:t>问卷在不同症状上的表现和特点以及与</w:t>
        </w:r>
        <w:r w:rsidR="009341DB">
          <w:rPr>
            <w:rFonts w:hint="eastAsia"/>
          </w:rPr>
          <w:t>dsm</w:t>
        </w:r>
        <w:r w:rsidR="009341DB">
          <w:t>-5</w:t>
        </w:r>
        <w:r w:rsidR="009341DB">
          <w:rPr>
            <w:rFonts w:hint="eastAsia"/>
          </w:rPr>
          <w:t>的比较</w:t>
        </w:r>
      </w:ins>
    </w:p>
    <w:p w14:paraId="5F995D8E" w14:textId="55C10791" w:rsidR="00F9491C" w:rsidRPr="00F9491C" w:rsidRDefault="00F9491C" w:rsidP="00F9491C">
      <w:pPr>
        <w:rPr>
          <w:rFonts w:hint="eastAsia"/>
        </w:rPr>
        <w:pPrChange w:id="117" w:author="浩远 汪" w:date="2023-09-29T16:04:00Z">
          <w:pPr>
            <w:pStyle w:val="1"/>
          </w:pPr>
        </w:pPrChange>
      </w:pPr>
      <w:ins w:id="118" w:author="浩远 汪" w:date="2023-09-29T16:09:00Z">
        <w:r>
          <w:rPr>
            <w:rFonts w:hint="eastAsia"/>
          </w:rPr>
          <w:t>3</w:t>
        </w:r>
        <w:r>
          <w:t xml:space="preserve">.3 </w:t>
        </w:r>
      </w:ins>
      <w:ins w:id="119" w:author="浩远 汪" w:date="2023-09-29T16:05:00Z">
        <w:r>
          <w:rPr>
            <w:rFonts w:hint="eastAsia"/>
          </w:rPr>
          <w:t>重合度的分析</w:t>
        </w:r>
      </w:ins>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419A46CE" w14:textId="12916385" w:rsidR="007A217C" w:rsidRPr="00F11CA7" w:rsidRDefault="001F1062" w:rsidP="002B43E1">
      <w:pPr>
        <w:ind w:firstLineChars="200" w:firstLine="480"/>
        <w:rPr>
          <w:color w:val="FF0000"/>
          <w:szCs w:val="24"/>
        </w:rPr>
      </w:pPr>
      <w:r w:rsidRPr="002D39EC">
        <w:rPr>
          <w:color w:val="FF0000"/>
          <w:szCs w:val="24"/>
        </w:rPr>
        <w:t xml:space="preserve">In total, 412 items </w:t>
      </w:r>
      <w:r>
        <w:rPr>
          <w:color w:val="FF0000"/>
          <w:szCs w:val="24"/>
        </w:rPr>
        <w:t xml:space="preserve">from 27 scales </w:t>
      </w:r>
      <w:r w:rsidRPr="002D39EC">
        <w:rPr>
          <w:color w:val="FF0000"/>
          <w:szCs w:val="24"/>
        </w:rPr>
        <w:t xml:space="preserve">were included for content analysis (see Table 2). </w:t>
      </w:r>
      <w:bookmarkStart w:id="120" w:name="OLE_LINK18"/>
      <w:r w:rsidR="002B43E1" w:rsidRPr="002B43E1">
        <w:rPr>
          <w:color w:val="FF0000"/>
          <w:szCs w:val="24"/>
        </w:rPr>
        <w:t xml:space="preserve">Among the 27 </w:t>
      </w:r>
      <w:r>
        <w:rPr>
          <w:color w:val="FF0000"/>
          <w:szCs w:val="24"/>
        </w:rPr>
        <w:t>scales</w:t>
      </w:r>
      <w:r w:rsidR="002B43E1" w:rsidRPr="002B43E1">
        <w:rPr>
          <w:color w:val="FF0000"/>
          <w:szCs w:val="24"/>
        </w:rPr>
        <w:t>, 22 items were merged</w:t>
      </w:r>
      <w:r>
        <w:rPr>
          <w:color w:val="FF0000"/>
          <w:szCs w:val="24"/>
        </w:rPr>
        <w:t>.</w:t>
      </w:r>
      <w:r w:rsidR="002B43E1" w:rsidRPr="002B43E1">
        <w:rPr>
          <w:color w:val="FF0000"/>
          <w:szCs w:val="24"/>
        </w:rPr>
        <w:t xml:space="preserve"> </w:t>
      </w:r>
      <w:r>
        <w:rPr>
          <w:color w:val="FF0000"/>
          <w:szCs w:val="24"/>
        </w:rPr>
        <w:t>T</w:t>
      </w:r>
      <w:r w:rsidR="002B43E1" w:rsidRPr="002B43E1">
        <w:rPr>
          <w:color w:val="FF0000"/>
          <w:szCs w:val="24"/>
        </w:rPr>
        <w:t xml:space="preserve">he questionnaire with the most merged items was MFQ-C, </w:t>
      </w:r>
      <w:r>
        <w:rPr>
          <w:color w:val="FF0000"/>
          <w:szCs w:val="24"/>
        </w:rPr>
        <w:t>with</w:t>
      </w:r>
      <w:r w:rsidR="002B43E1" w:rsidRPr="002B43E1">
        <w:rPr>
          <w:color w:val="FF0000"/>
          <w:szCs w:val="24"/>
        </w:rPr>
        <w:t xml:space="preserve"> 8 items merged </w:t>
      </w:r>
      <w:r>
        <w:rPr>
          <w:color w:val="FF0000"/>
          <w:szCs w:val="24"/>
        </w:rPr>
        <w:t>as</w:t>
      </w:r>
      <w:r w:rsidRPr="002B43E1">
        <w:rPr>
          <w:color w:val="FF0000"/>
          <w:szCs w:val="24"/>
        </w:rPr>
        <w:t xml:space="preserve"> </w:t>
      </w:r>
      <w:r w:rsidR="002B43E1" w:rsidRPr="002B43E1">
        <w:rPr>
          <w:color w:val="FF0000"/>
          <w:szCs w:val="24"/>
        </w:rPr>
        <w:t>3 symptoms</w:t>
      </w:r>
      <w:r w:rsidR="002B43E1">
        <w:rPr>
          <w:rFonts w:hint="eastAsia"/>
          <w:color w:val="FF0000"/>
          <w:szCs w:val="24"/>
        </w:rPr>
        <w:t>.</w:t>
      </w:r>
      <w:r w:rsidR="002B43E1">
        <w:rPr>
          <w:color w:val="FF0000"/>
          <w:szCs w:val="24"/>
        </w:rPr>
        <w:t xml:space="preserve"> </w:t>
      </w:r>
      <w:r>
        <w:rPr>
          <w:color w:val="FF0000"/>
          <w:szCs w:val="24"/>
        </w:rPr>
        <w:t>Other s</w:t>
      </w:r>
      <w:r w:rsidRPr="002B43E1">
        <w:rPr>
          <w:color w:val="FF0000"/>
          <w:szCs w:val="24"/>
        </w:rPr>
        <w:t xml:space="preserve">even </w:t>
      </w:r>
      <w:r w:rsidR="002B43E1" w:rsidRPr="002B43E1">
        <w:rPr>
          <w:color w:val="FF0000"/>
          <w:szCs w:val="24"/>
        </w:rPr>
        <w:t xml:space="preserve">questionnaires </w:t>
      </w:r>
      <w:r>
        <w:rPr>
          <w:color w:val="FF0000"/>
          <w:szCs w:val="24"/>
        </w:rPr>
        <w:t xml:space="preserve">had </w:t>
      </w:r>
      <w:r w:rsidR="002B43E1" w:rsidRPr="002B43E1">
        <w:rPr>
          <w:color w:val="FF0000"/>
          <w:szCs w:val="24"/>
        </w:rPr>
        <w:t>two items</w:t>
      </w:r>
      <w:r>
        <w:rPr>
          <w:color w:val="FF0000"/>
          <w:szCs w:val="24"/>
        </w:rPr>
        <w:t xml:space="preserve"> being merged for each</w:t>
      </w:r>
      <w:r w:rsidR="002B43E1" w:rsidRPr="002B43E1">
        <w:rPr>
          <w:color w:val="FF0000"/>
          <w:szCs w:val="24"/>
        </w:rPr>
        <w:t>.</w:t>
      </w:r>
      <w:r w:rsidR="002B43E1">
        <w:rPr>
          <w:rFonts w:hint="eastAsia"/>
          <w:color w:val="FF0000"/>
          <w:szCs w:val="24"/>
        </w:rPr>
        <w:t xml:space="preserve"> </w:t>
      </w:r>
      <w:r w:rsidR="002D39EC" w:rsidRPr="002D39EC">
        <w:rPr>
          <w:color w:val="FF0000"/>
          <w:szCs w:val="24"/>
        </w:rPr>
        <w:t xml:space="preserve">After coding, the final count of symptoms included in the content analysis amounted to </w:t>
      </w:r>
      <w:commentRangeStart w:id="121"/>
      <w:commentRangeStart w:id="122"/>
      <w:commentRangeStart w:id="123"/>
      <w:r w:rsidR="002D39EC" w:rsidRPr="002D39EC">
        <w:rPr>
          <w:color w:val="FF0000"/>
          <w:szCs w:val="24"/>
        </w:rPr>
        <w:t>383</w:t>
      </w:r>
      <w:commentRangeEnd w:id="121"/>
      <w:r>
        <w:rPr>
          <w:rStyle w:val="ae"/>
        </w:rPr>
        <w:commentReference w:id="121"/>
      </w:r>
      <w:commentRangeEnd w:id="122"/>
      <w:r w:rsidR="00824BB9">
        <w:rPr>
          <w:rStyle w:val="ae"/>
        </w:rPr>
        <w:commentReference w:id="122"/>
      </w:r>
      <w:commentRangeEnd w:id="123"/>
      <w:r w:rsidR="001B7BA0">
        <w:rPr>
          <w:rStyle w:val="ae"/>
        </w:rPr>
        <w:commentReference w:id="123"/>
      </w:r>
      <w:r w:rsidR="002D39EC" w:rsidRPr="002D39EC">
        <w:rPr>
          <w:color w:val="FF0000"/>
          <w:szCs w:val="24"/>
        </w:rPr>
        <w:t>.</w:t>
      </w:r>
    </w:p>
    <w:bookmarkEnd w:id="120"/>
    <w:p w14:paraId="1B2B1937" w14:textId="11FD255A" w:rsidR="005919AC" w:rsidRDefault="00703D41" w:rsidP="00CA38F8">
      <w:pPr>
        <w:spacing w:line="312" w:lineRule="auto"/>
        <w:ind w:firstLineChars="550" w:firstLine="1320"/>
        <w:jc w:val="center"/>
        <w:rPr>
          <w:ins w:id="124" w:author="浩远 汪" w:date="2023-09-29T16:06:00Z"/>
          <w:szCs w:val="24"/>
        </w:rPr>
      </w:pPr>
      <w:r>
        <w:rPr>
          <w:szCs w:val="24"/>
        </w:rPr>
        <w:t>T</w:t>
      </w:r>
      <w:r>
        <w:rPr>
          <w:rFonts w:hint="eastAsia"/>
          <w:szCs w:val="24"/>
        </w:rPr>
        <w:t>able</w:t>
      </w:r>
      <w:r>
        <w:rPr>
          <w:szCs w:val="24"/>
        </w:rPr>
        <w:t xml:space="preserve">2 </w:t>
      </w:r>
      <w:r w:rsidRPr="00703D41">
        <w:rPr>
          <w:szCs w:val="24"/>
        </w:rPr>
        <w:t>Combined results of items in the questionnaire</w:t>
      </w:r>
    </w:p>
    <w:p w14:paraId="3E1A1129" w14:textId="1C683632" w:rsidR="00F9491C" w:rsidRDefault="00F9491C" w:rsidP="00CA38F8">
      <w:pPr>
        <w:spacing w:line="312" w:lineRule="auto"/>
        <w:ind w:firstLineChars="550" w:firstLine="1320"/>
        <w:jc w:val="center"/>
        <w:rPr>
          <w:ins w:id="125" w:author="浩远 汪" w:date="2023-09-29T16:06:00Z"/>
          <w:szCs w:val="24"/>
        </w:rPr>
      </w:pPr>
      <w:ins w:id="126" w:author="浩远 汪" w:date="2023-09-29T16:06:00Z">
        <w:r>
          <w:rPr>
            <w:rFonts w:hint="eastAsia"/>
            <w:szCs w:val="24"/>
          </w:rPr>
          <w:t>写清楚是问卷内的从条目合并到症状的步骤</w:t>
        </w:r>
      </w:ins>
    </w:p>
    <w:p w14:paraId="1C0849D4" w14:textId="624836A4" w:rsidR="00F9491C" w:rsidRDefault="00F9491C" w:rsidP="00CA38F8">
      <w:pPr>
        <w:spacing w:line="312" w:lineRule="auto"/>
        <w:ind w:firstLineChars="550" w:firstLine="1320"/>
        <w:jc w:val="center"/>
        <w:rPr>
          <w:rFonts w:hint="eastAsia"/>
          <w:szCs w:val="24"/>
        </w:rPr>
      </w:pPr>
      <w:ins w:id="127" w:author="浩远 汪" w:date="2023-09-29T16:06:00Z">
        <w:r>
          <w:rPr>
            <w:rFonts w:hint="eastAsia"/>
            <w:szCs w:val="24"/>
          </w:rPr>
          <w:t>对应前面方法部分的那部分</w:t>
        </w:r>
      </w:ins>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8154E2">
            <w:pPr>
              <w:spacing w:line="312" w:lineRule="auto"/>
              <w:jc w:val="center"/>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9F98874" w:rsidR="0039058D" w:rsidRDefault="00671437" w:rsidP="00671437">
            <w:pPr>
              <w:spacing w:line="312" w:lineRule="auto"/>
              <w:jc w:val="center"/>
              <w:rPr>
                <w:szCs w:val="24"/>
              </w:rPr>
            </w:pPr>
            <w:r w:rsidRPr="00264037">
              <w:rPr>
                <w:szCs w:val="24"/>
              </w:rPr>
              <w:t>Symptoms</w:t>
            </w:r>
            <w:r>
              <w:rPr>
                <w:szCs w:val="24"/>
              </w:rPr>
              <w:t xml:space="preserve"> </w:t>
            </w:r>
            <w:r w:rsidR="00264037" w:rsidRPr="00264037">
              <w:rPr>
                <w:szCs w:val="24"/>
              </w:rPr>
              <w:t>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w:t>
            </w:r>
            <w:r w:rsidR="00DB2C37" w:rsidRPr="00DB2C37">
              <w:rPr>
                <w:szCs w:val="24"/>
              </w:rPr>
              <w:lastRenderedPageBreak/>
              <w:t xml:space="preserve">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lastRenderedPageBreak/>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35020E96" w:rsidR="001F417F" w:rsidRPr="00B3345B" w:rsidRDefault="001F417F" w:rsidP="00703D41">
      <w:pPr>
        <w:pStyle w:val="2"/>
        <w:rPr>
          <w:shd w:val="clear" w:color="auto" w:fill="FFFFFF"/>
        </w:rPr>
      </w:pPr>
      <w:r w:rsidRPr="00B3345B">
        <w:rPr>
          <w:shd w:val="clear" w:color="auto" w:fill="FFFFFF"/>
        </w:rPr>
        <w:t xml:space="preserve">3.2 </w:t>
      </w:r>
      <w:r w:rsidR="00A47C2B">
        <w:rPr>
          <w:rFonts w:hint="eastAsia"/>
          <w:shd w:val="clear" w:color="auto" w:fill="FFFFFF"/>
        </w:rPr>
        <w:t>C</w:t>
      </w:r>
      <w:r w:rsidR="00A47C2B">
        <w:rPr>
          <w:shd w:val="clear" w:color="auto" w:fill="FFFFFF"/>
        </w:rPr>
        <w:t xml:space="preserve">omparison of </w:t>
      </w:r>
      <w:r w:rsidR="00703D41" w:rsidRPr="00703D41">
        <w:rPr>
          <w:shd w:val="clear" w:color="auto" w:fill="FFFFFF"/>
        </w:rPr>
        <w:t xml:space="preserve">symptoms across </w:t>
      </w:r>
      <w:r w:rsidR="00A47C2B">
        <w:rPr>
          <w:shd w:val="clear" w:color="auto" w:fill="FFFFFF"/>
        </w:rPr>
        <w:t>scales</w:t>
      </w:r>
    </w:p>
    <w:p w14:paraId="65F514A3" w14:textId="7A1AC32C" w:rsidR="00953DF8" w:rsidRDefault="00A47C2B" w:rsidP="00703D41">
      <w:pPr>
        <w:ind w:firstLineChars="200" w:firstLine="480"/>
        <w:rPr>
          <w:ins w:id="128" w:author="浩远 汪" w:date="2023-09-29T16:10:00Z"/>
          <w:shd w:val="clear" w:color="auto" w:fill="FFFFFF"/>
        </w:rPr>
      </w:pPr>
      <w:r>
        <w:rPr>
          <w:rFonts w:hint="eastAsia"/>
          <w:shd w:val="clear" w:color="auto" w:fill="FFFFFF"/>
        </w:rPr>
        <w:t>We</w:t>
      </w:r>
      <w:r>
        <w:rPr>
          <w:shd w:val="clear" w:color="auto" w:fill="FFFFFF"/>
        </w:rPr>
        <w:t xml:space="preserve"> </w:t>
      </w:r>
      <w:r>
        <w:rPr>
          <w:rFonts w:hint="eastAsia"/>
          <w:shd w:val="clear" w:color="auto" w:fill="FFFFFF"/>
        </w:rPr>
        <w:t>then</w:t>
      </w:r>
      <w:r>
        <w:rPr>
          <w:shd w:val="clear" w:color="auto" w:fill="FFFFFF"/>
        </w:rPr>
        <w:t xml:space="preserve"> </w:t>
      </w:r>
      <w:r>
        <w:rPr>
          <w:rFonts w:hint="eastAsia"/>
          <w:shd w:val="clear" w:color="auto" w:fill="FFFFFF"/>
        </w:rPr>
        <w:t>compar</w:t>
      </w:r>
      <w:r>
        <w:rPr>
          <w:shd w:val="clear" w:color="auto" w:fill="FFFFFF"/>
        </w:rPr>
        <w:t xml:space="preserve">ed </w:t>
      </w:r>
      <w:r w:rsidR="007C7D54" w:rsidRPr="00A51231">
        <w:rPr>
          <w:shd w:val="clear" w:color="auto" w:fill="FFFFFF"/>
        </w:rPr>
        <w:t>symptoms across 27 scales, resulting in 84 symptoms (refer to Figure 2).</w:t>
      </w:r>
      <w:r w:rsidR="007C7D54" w:rsidRPr="00A51231">
        <w:t xml:space="preserve"> </w:t>
      </w:r>
      <w:r w:rsidR="007C7D54" w:rsidRPr="00A51231">
        <w:rPr>
          <w:shd w:val="clear" w:color="auto" w:fill="FFFFFF"/>
        </w:rPr>
        <w:t xml:space="preserve">Among these, </w:t>
      </w:r>
      <w:r>
        <w:rPr>
          <w:rFonts w:hint="eastAsia"/>
          <w:shd w:val="clear" w:color="auto" w:fill="FFFFFF"/>
        </w:rPr>
        <w:t>eight</w:t>
      </w:r>
      <w:r>
        <w:rPr>
          <w:shd w:val="clear" w:color="auto" w:fill="FFFFFF"/>
        </w:rPr>
        <w:t xml:space="preserve"> are</w:t>
      </w:r>
      <w:r w:rsidR="007C7D54" w:rsidRPr="00A51231">
        <w:rPr>
          <w:shd w:val="clear" w:color="auto" w:fill="FFFFFF"/>
        </w:rPr>
        <w:t xml:space="preserve"> compound symptoms</w:t>
      </w:r>
      <w:r>
        <w:rPr>
          <w:shd w:val="clear" w:color="auto" w:fill="FFFFFF"/>
        </w:rPr>
        <w:t xml:space="preserve">, </w:t>
      </w:r>
      <w:r w:rsidR="007C7D54" w:rsidRPr="00A51231">
        <w:rPr>
          <w:shd w:val="clear" w:color="auto" w:fill="FFFFFF"/>
        </w:rPr>
        <w:t>includ</w:t>
      </w:r>
      <w:r>
        <w:rPr>
          <w:shd w:val="clear" w:color="auto" w:fill="FFFFFF"/>
        </w:rPr>
        <w:t>ing</w:t>
      </w:r>
      <w:r w:rsidR="007C7D54" w:rsidRPr="00A51231">
        <w:rPr>
          <w:shd w:val="clear" w:color="auto" w:fill="FFFFFF"/>
        </w:rPr>
        <w:t xml:space="preserve"> </w:t>
      </w:r>
      <w:r w:rsidR="00124849" w:rsidRPr="00A51231">
        <w:rPr>
          <w:i/>
          <w:iCs/>
          <w:shd w:val="clear" w:color="auto" w:fill="FFFFFF"/>
        </w:rPr>
        <w:t>D</w:t>
      </w:r>
      <w:r w:rsidR="007C7D54" w:rsidRPr="00A51231">
        <w:rPr>
          <w:i/>
          <w:iCs/>
          <w:shd w:val="clear" w:color="auto" w:fill="FFFFFF"/>
        </w:rPr>
        <w:t>epressive mood</w:t>
      </w:r>
      <w:r>
        <w:rPr>
          <w:i/>
          <w:iCs/>
          <w:shd w:val="clear" w:color="auto" w:fill="FFFFFF"/>
        </w:rPr>
        <w:t xml:space="preserve">, </w:t>
      </w:r>
      <w:r w:rsidRPr="00A51231">
        <w:rPr>
          <w:i/>
          <w:iCs/>
          <w:shd w:val="clear" w:color="auto" w:fill="FFFFFF"/>
        </w:rPr>
        <w:t>Irritability</w:t>
      </w:r>
      <w:r>
        <w:rPr>
          <w:shd w:val="clear" w:color="auto" w:fill="FFFFFF"/>
        </w:rPr>
        <w:t xml:space="preserve">, </w:t>
      </w:r>
      <w:r w:rsidRPr="00A51231">
        <w:rPr>
          <w:i/>
          <w:iCs/>
          <w:shd w:val="clear" w:color="auto" w:fill="FFFFFF"/>
        </w:rPr>
        <w:t>Self-abasement</w:t>
      </w:r>
      <w:r w:rsidRPr="00A47C2B">
        <w:rPr>
          <w:shd w:val="clear" w:color="auto" w:fill="FFFFFF"/>
        </w:rPr>
        <w:t xml:space="preserve">, </w:t>
      </w:r>
      <w:r w:rsidRPr="00A51231">
        <w:rPr>
          <w:i/>
          <w:iCs/>
          <w:shd w:val="clear" w:color="auto" w:fill="FFFFFF"/>
        </w:rPr>
        <w:t>Interest/pleasure loss</w:t>
      </w:r>
      <w:r w:rsidRPr="00626639">
        <w:rPr>
          <w:shd w:val="clear" w:color="auto" w:fill="FFFFFF"/>
        </w:rPr>
        <w:t xml:space="preserve">, </w:t>
      </w:r>
      <w:r w:rsidRPr="00A51231">
        <w:rPr>
          <w:i/>
          <w:iCs/>
          <w:shd w:val="clear" w:color="auto" w:fill="FFFFFF"/>
        </w:rPr>
        <w:t>Somatization</w:t>
      </w:r>
      <w:r w:rsidRPr="00A47C2B">
        <w:rPr>
          <w:shd w:val="clear" w:color="auto" w:fill="FFFFFF"/>
        </w:rPr>
        <w:t xml:space="preserve">, </w:t>
      </w:r>
      <w:r w:rsidRPr="00A51231">
        <w:rPr>
          <w:i/>
          <w:iCs/>
          <w:shd w:val="clear" w:color="auto" w:fill="FFFFFF"/>
        </w:rPr>
        <w:t>Appetite changes</w:t>
      </w:r>
      <w:r w:rsidRPr="00626639">
        <w:rPr>
          <w:shd w:val="clear" w:color="auto" w:fill="FFFFFF"/>
        </w:rPr>
        <w:t xml:space="preserve">, </w:t>
      </w:r>
      <w:r w:rsidRPr="00A51231">
        <w:rPr>
          <w:i/>
          <w:iCs/>
          <w:shd w:val="clear" w:color="auto" w:fill="FFFFFF"/>
        </w:rPr>
        <w:t>Somnipathy</w:t>
      </w:r>
      <w:r w:rsidRPr="00626639">
        <w:rPr>
          <w:shd w:val="clear" w:color="auto" w:fill="FFFFFF"/>
        </w:rPr>
        <w:t>, and</w:t>
      </w:r>
      <w:r>
        <w:rPr>
          <w:i/>
          <w:iCs/>
          <w:shd w:val="clear" w:color="auto" w:fill="FFFFFF"/>
        </w:rPr>
        <w:t xml:space="preserve"> </w:t>
      </w:r>
      <w:r w:rsidRPr="00A51231">
        <w:rPr>
          <w:i/>
          <w:iCs/>
          <w:shd w:val="clear" w:color="auto" w:fill="FFFFFF"/>
        </w:rPr>
        <w:t>Reduced socialization</w:t>
      </w:r>
      <w:r w:rsidRPr="00626639">
        <w:rPr>
          <w:shd w:val="clear" w:color="auto" w:fill="FFFFFF"/>
        </w:rPr>
        <w:t>.</w:t>
      </w:r>
      <w:r w:rsidRPr="00A51231">
        <w:rPr>
          <w:shd w:val="clear" w:color="auto" w:fill="FFFFFF"/>
        </w:rPr>
        <w:t xml:space="preserve"> </w:t>
      </w:r>
      <w:r w:rsidR="00953DF8" w:rsidRPr="00953DF8">
        <w:rPr>
          <w:shd w:val="clear" w:color="auto" w:fill="FFFFFF"/>
        </w:rPr>
        <w:t>The compo</w:t>
      </w:r>
      <w:r w:rsidR="00953DF8">
        <w:rPr>
          <w:rFonts w:hint="eastAsia"/>
          <w:shd w:val="clear" w:color="auto" w:fill="FFFFFF"/>
        </w:rPr>
        <w:t>und</w:t>
      </w:r>
      <w:r w:rsidR="00953DF8" w:rsidRPr="00953DF8">
        <w:rPr>
          <w:shd w:val="clear" w:color="auto" w:fill="FFFFFF"/>
        </w:rPr>
        <w:t xml:space="preserve"> symptoms and the specific symptoms they contain are shown in Table 3</w:t>
      </w:r>
    </w:p>
    <w:p w14:paraId="16819A42" w14:textId="78F106AA" w:rsidR="00DA42CE" w:rsidRDefault="00DA42CE" w:rsidP="00703D41">
      <w:pPr>
        <w:ind w:firstLineChars="200" w:firstLine="480"/>
        <w:rPr>
          <w:shd w:val="clear" w:color="auto" w:fill="FFFFFF"/>
        </w:rPr>
      </w:pPr>
      <w:ins w:id="129" w:author="浩远 汪" w:date="2023-09-29T16:10:00Z">
        <w:r>
          <w:rPr>
            <w:rFonts w:hint="eastAsia"/>
            <w:shd w:val="clear" w:color="auto" w:fill="FFFFFF"/>
          </w:rPr>
          <w:lastRenderedPageBreak/>
          <w:t>第一部分</w:t>
        </w:r>
      </w:ins>
    </w:p>
    <w:p w14:paraId="5623E462" w14:textId="037BF3F8" w:rsidR="00D45802" w:rsidRDefault="007C7D54" w:rsidP="00703D41">
      <w:pPr>
        <w:ind w:firstLineChars="200" w:firstLine="480"/>
        <w:rPr>
          <w:shd w:val="clear" w:color="auto" w:fill="FFFFFF"/>
        </w:rPr>
      </w:pPr>
      <w:r w:rsidRPr="00A51231">
        <w:rPr>
          <w:i/>
          <w:iCs/>
          <w:shd w:val="clear" w:color="auto" w:fill="FFFFFF"/>
        </w:rPr>
        <w:t xml:space="preserve"> </w:t>
      </w:r>
      <w:r w:rsidR="0012371D" w:rsidRPr="0012371D">
        <w:rPr>
          <w:i/>
          <w:iCs/>
          <w:shd w:val="clear" w:color="auto" w:fill="FFFFFF"/>
        </w:rPr>
        <w:t>Depressive mood</w:t>
      </w:r>
      <w:r w:rsidR="0012371D">
        <w:rPr>
          <w:i/>
          <w:iCs/>
          <w:shd w:val="clear" w:color="auto" w:fill="FFFFFF"/>
        </w:rPr>
        <w:t xml:space="preserve"> </w:t>
      </w:r>
      <w:commentRangeStart w:id="130"/>
      <w:commentRangeStart w:id="131"/>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commentRangeEnd w:id="130"/>
      <w:r w:rsidR="00A47C2B">
        <w:rPr>
          <w:rStyle w:val="ae"/>
        </w:rPr>
        <w:commentReference w:id="130"/>
      </w:r>
      <w:commentRangeEnd w:id="131"/>
      <w:r w:rsidR="00953DF8">
        <w:rPr>
          <w:rStyle w:val="ae"/>
        </w:rPr>
        <w:commentReference w:id="131"/>
      </w:r>
      <w:r w:rsidR="00D45802" w:rsidRPr="00A51231">
        <w:rPr>
          <w:shd w:val="clear" w:color="auto" w:fill="FFFFFF"/>
        </w:rPr>
        <w:t>Symptoms appear in</w:t>
      </w:r>
      <w:commentRangeStart w:id="132"/>
      <w:commentRangeStart w:id="133"/>
      <w:r w:rsidR="00D45802" w:rsidRPr="00A51231">
        <w:rPr>
          <w:shd w:val="clear" w:color="auto" w:fill="FFFFFF"/>
        </w:rPr>
        <w:t xml:space="preserve"> a mean of 5.62 of the 27</w:t>
      </w:r>
      <w:commentRangeEnd w:id="132"/>
      <w:r w:rsidR="00B23476">
        <w:rPr>
          <w:rStyle w:val="ae"/>
        </w:rPr>
        <w:commentReference w:id="132"/>
      </w:r>
      <w:commentRangeEnd w:id="133"/>
      <w:r w:rsidR="006B0FAE">
        <w:rPr>
          <w:rStyle w:val="ae"/>
        </w:rPr>
        <w:commentReference w:id="133"/>
      </w:r>
      <w:r w:rsidR="00D45802" w:rsidRPr="00A51231">
        <w:rPr>
          <w:shd w:val="clear" w:color="auto" w:fill="FFFFFF"/>
        </w:rPr>
        <w:t xml:space="preserve"> scales</w:t>
      </w:r>
      <w:r w:rsidR="00D45802" w:rsidRPr="00A51231">
        <w:rPr>
          <w:rFonts w:hint="eastAsia"/>
          <w:shd w:val="clear" w:color="auto" w:fill="FFFFFF"/>
        </w:rPr>
        <w:t>.</w:t>
      </w:r>
    </w:p>
    <w:p w14:paraId="6964F3E2" w14:textId="2C5CAB0C" w:rsidR="00953DF8" w:rsidRDefault="00953DF8" w:rsidP="00953DF8">
      <w:pPr>
        <w:ind w:firstLineChars="200" w:firstLine="480"/>
        <w:jc w:val="center"/>
        <w:rPr>
          <w:shd w:val="clear" w:color="auto" w:fill="FFFFFF"/>
        </w:rPr>
      </w:pPr>
      <w:r>
        <w:rPr>
          <w:shd w:val="clear" w:color="auto" w:fill="FFFFFF"/>
        </w:rPr>
        <w:t xml:space="preserve">Table3 </w:t>
      </w:r>
      <w:r w:rsidR="009A16A4" w:rsidRPr="00E64191">
        <w:rPr>
          <w:highlight w:val="yellow"/>
          <w:shd w:val="clear" w:color="auto" w:fill="FFFFFF"/>
          <w:rPrChange w:id="134" w:author="Hu Chuan-Peng" w:date="2023-09-26T22:48:00Z">
            <w:rPr>
              <w:shd w:val="clear" w:color="auto" w:fill="FFFFFF"/>
            </w:rPr>
          </w:rPrChange>
        </w:rPr>
        <w:t>Composite</w:t>
      </w:r>
      <w:r w:rsidR="009A16A4" w:rsidRPr="009A16A4">
        <w:rPr>
          <w:shd w:val="clear" w:color="auto" w:fill="FFFFFF"/>
        </w:rPr>
        <w:t xml:space="preserve"> symptoms and the specific symptoms they contain</w:t>
      </w:r>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4606"/>
      </w:tblGrid>
      <w:tr w:rsidR="00953DF8" w14:paraId="31863E4E" w14:textId="77777777" w:rsidTr="001F5239">
        <w:trPr>
          <w:jc w:val="center"/>
        </w:trPr>
        <w:tc>
          <w:tcPr>
            <w:tcW w:w="2765" w:type="dxa"/>
            <w:tcBorders>
              <w:top w:val="single" w:sz="12" w:space="0" w:color="auto"/>
              <w:bottom w:val="single" w:sz="12" w:space="0" w:color="auto"/>
            </w:tcBorders>
          </w:tcPr>
          <w:p w14:paraId="495B36ED" w14:textId="01C72C0A" w:rsidR="00953DF8" w:rsidRDefault="00953DF8" w:rsidP="00953DF8">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C</w:t>
            </w:r>
            <w:r w:rsidRPr="00953DF8">
              <w:rPr>
                <w:rFonts w:ascii="Times New Roman" w:hAnsi="Times New Roman" w:cs="Times New Roman"/>
                <w:color w:val="2A2B2E"/>
                <w:sz w:val="23"/>
                <w:szCs w:val="23"/>
                <w:shd w:val="clear" w:color="auto" w:fill="FFFFFF"/>
              </w:rPr>
              <w:t>ompound symptoms</w:t>
            </w:r>
          </w:p>
        </w:tc>
        <w:tc>
          <w:tcPr>
            <w:tcW w:w="4606" w:type="dxa"/>
            <w:tcBorders>
              <w:top w:val="single" w:sz="12" w:space="0" w:color="auto"/>
              <w:bottom w:val="single" w:sz="12" w:space="0" w:color="auto"/>
            </w:tcBorders>
          </w:tcPr>
          <w:p w14:paraId="4B5709A6" w14:textId="4872B02A" w:rsidR="00953DF8" w:rsidRDefault="00953DF8" w:rsidP="00953DF8">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sidRPr="00953DF8">
              <w:rPr>
                <w:rFonts w:ascii="Times New Roman" w:hAnsi="Times New Roman" w:cs="Times New Roman"/>
                <w:color w:val="2A2B2E"/>
                <w:sz w:val="23"/>
                <w:szCs w:val="23"/>
                <w:shd w:val="clear" w:color="auto" w:fill="FFFFFF"/>
              </w:rPr>
              <w:t>pecific symptoms</w:t>
            </w:r>
          </w:p>
        </w:tc>
      </w:tr>
      <w:tr w:rsidR="00953DF8" w14:paraId="5389FEF3" w14:textId="77777777" w:rsidTr="001F5239">
        <w:trPr>
          <w:jc w:val="center"/>
        </w:trPr>
        <w:tc>
          <w:tcPr>
            <w:tcW w:w="2765" w:type="dxa"/>
            <w:tcBorders>
              <w:top w:val="single" w:sz="12" w:space="0" w:color="auto"/>
            </w:tcBorders>
            <w:vAlign w:val="center"/>
          </w:tcPr>
          <w:p w14:paraId="0610FC66" w14:textId="24BB3334" w:rsidR="00953DF8" w:rsidRDefault="00953DF8" w:rsidP="00EE0E26">
            <w:pPr>
              <w:pStyle w:val="tgt"/>
              <w:jc w:val="center"/>
              <w:rPr>
                <w:rFonts w:ascii="Times New Roman" w:hAnsi="Times New Roman" w:cs="Times New Roman"/>
                <w:color w:val="2A2B2E"/>
                <w:sz w:val="23"/>
                <w:szCs w:val="23"/>
                <w:shd w:val="clear" w:color="auto" w:fill="FFFFFF"/>
              </w:rPr>
            </w:pPr>
            <w:bookmarkStart w:id="135" w:name="_Hlk146654070"/>
            <w:r w:rsidRPr="00953DF8">
              <w:rPr>
                <w:rFonts w:ascii="Times New Roman" w:hAnsi="Times New Roman" w:cs="Times New Roman"/>
                <w:color w:val="2A2B2E"/>
                <w:sz w:val="23"/>
                <w:szCs w:val="23"/>
                <w:shd w:val="clear" w:color="auto" w:fill="FFFFFF"/>
              </w:rPr>
              <w:t>Depressive mood</w:t>
            </w:r>
          </w:p>
        </w:tc>
        <w:tc>
          <w:tcPr>
            <w:tcW w:w="4606" w:type="dxa"/>
            <w:tcBorders>
              <w:top w:val="single" w:sz="12" w:space="0" w:color="auto"/>
            </w:tcBorders>
            <w:vAlign w:val="center"/>
          </w:tcPr>
          <w:p w14:paraId="54AF8229" w14:textId="51D6C12C" w:rsidR="00953DF8" w:rsidRDefault="00953DF8"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Blue</w:t>
            </w:r>
            <w:r w:rsidR="001F5239">
              <w:rPr>
                <w:rFonts w:ascii="Times New Roman" w:eastAsia="等线" w:hAnsi="Times New Roman" w:cs="Times New Roman"/>
                <w:color w:val="2A2B2E"/>
                <w:sz w:val="23"/>
                <w:szCs w:val="23"/>
              </w:rPr>
              <w:t xml:space="preserve">, </w:t>
            </w:r>
            <w:r w:rsidR="001F5239" w:rsidRPr="00953DF8">
              <w:rPr>
                <w:rFonts w:ascii="Times New Roman" w:eastAsia="等线" w:hAnsi="Times New Roman" w:cs="Times New Roman"/>
                <w:color w:val="2A2B2E"/>
                <w:sz w:val="23"/>
                <w:szCs w:val="23"/>
              </w:rPr>
              <w:t>Low mood</w:t>
            </w:r>
            <w:r w:rsidR="001F5239">
              <w:rPr>
                <w:rFonts w:ascii="Times New Roman" w:eastAsia="等线" w:hAnsi="Times New Roman" w:cs="Times New Roman"/>
                <w:color w:val="2A2B2E"/>
                <w:sz w:val="23"/>
                <w:szCs w:val="23"/>
              </w:rPr>
              <w:t>, S</w:t>
            </w:r>
            <w:r w:rsidR="001F5239">
              <w:rPr>
                <w:rFonts w:ascii="Times New Roman" w:eastAsia="等线" w:hAnsi="Times New Roman" w:cs="Times New Roman" w:hint="eastAsia"/>
                <w:color w:val="2A2B2E"/>
                <w:sz w:val="23"/>
                <w:szCs w:val="23"/>
              </w:rPr>
              <w:t>ad</w:t>
            </w:r>
            <w:r w:rsidR="001F5239">
              <w:rPr>
                <w:rFonts w:ascii="Times New Roman" w:eastAsia="等线" w:hAnsi="Times New Roman" w:cs="Times New Roman"/>
                <w:color w:val="2A2B2E"/>
                <w:sz w:val="23"/>
                <w:szCs w:val="23"/>
              </w:rPr>
              <w:t xml:space="preserve">, </w:t>
            </w:r>
            <w:r w:rsidR="001F5239" w:rsidRPr="00953DF8">
              <w:rPr>
                <w:rFonts w:ascii="Times New Roman" w:hAnsi="Times New Roman" w:cs="Times New Roman"/>
                <w:color w:val="2A2B2E"/>
                <w:sz w:val="23"/>
                <w:szCs w:val="23"/>
                <w:shd w:val="clear" w:color="auto" w:fill="FFFFFF"/>
              </w:rPr>
              <w:t>Anhedonia</w:t>
            </w:r>
          </w:p>
        </w:tc>
      </w:tr>
      <w:bookmarkEnd w:id="135"/>
      <w:tr w:rsidR="00953DF8" w14:paraId="00AFD025" w14:textId="77777777" w:rsidTr="001F5239">
        <w:trPr>
          <w:jc w:val="center"/>
        </w:trPr>
        <w:tc>
          <w:tcPr>
            <w:tcW w:w="2765" w:type="dxa"/>
            <w:vAlign w:val="center"/>
          </w:tcPr>
          <w:p w14:paraId="70068505" w14:textId="1BA1D5F8"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hAnsi="Times New Roman" w:cs="Times New Roman"/>
                <w:color w:val="2A2B2E"/>
                <w:sz w:val="23"/>
                <w:szCs w:val="23"/>
                <w:shd w:val="clear" w:color="auto" w:fill="FFFFFF"/>
              </w:rPr>
              <w:t>Irritability</w:t>
            </w:r>
          </w:p>
        </w:tc>
        <w:tc>
          <w:tcPr>
            <w:tcW w:w="4606" w:type="dxa"/>
            <w:vAlign w:val="center"/>
          </w:tcPr>
          <w:p w14:paraId="4529FB5D" w14:textId="5B720B81"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Prone</w:t>
            </w:r>
            <w:r>
              <w:rPr>
                <w:rFonts w:ascii="Times New Roman" w:eastAsia="等线" w:hAnsi="Times New Roman" w:cs="Times New Roman"/>
                <w:color w:val="2A2B2E"/>
                <w:sz w:val="23"/>
                <w:szCs w:val="23"/>
              </w:rPr>
              <w:t xml:space="preserve"> to a</w:t>
            </w:r>
            <w:r w:rsidRPr="00953DF8">
              <w:rPr>
                <w:rFonts w:ascii="Times New Roman" w:eastAsia="等线" w:hAnsi="Times New Roman" w:cs="Times New Roman"/>
                <w:color w:val="2A2B2E"/>
                <w:sz w:val="23"/>
                <w:szCs w:val="23"/>
              </w:rPr>
              <w:t>nger towards parents</w:t>
            </w:r>
          </w:p>
        </w:tc>
      </w:tr>
      <w:tr w:rsidR="00953DF8" w14:paraId="150EA767" w14:textId="77777777" w:rsidTr="001F5239">
        <w:trPr>
          <w:jc w:val="center"/>
        </w:trPr>
        <w:tc>
          <w:tcPr>
            <w:tcW w:w="2765" w:type="dxa"/>
            <w:vAlign w:val="center"/>
          </w:tcPr>
          <w:p w14:paraId="73D0C207" w14:textId="3846FAAA"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Self-abasement</w:t>
            </w:r>
          </w:p>
        </w:tc>
        <w:tc>
          <w:tcPr>
            <w:tcW w:w="4606" w:type="dxa"/>
            <w:vAlign w:val="center"/>
          </w:tcPr>
          <w:p w14:paraId="2AB0754A" w14:textId="5B8FB181" w:rsidR="00953DF8" w:rsidRDefault="001F5239" w:rsidP="00EE0E26">
            <w:pPr>
              <w:pStyle w:val="tgt"/>
              <w:jc w:val="center"/>
              <w:rPr>
                <w:rFonts w:ascii="Times New Roman" w:hAnsi="Times New Roman" w:cs="Times New Roman"/>
                <w:color w:val="2A2B2E"/>
                <w:sz w:val="23"/>
                <w:szCs w:val="23"/>
                <w:shd w:val="clear" w:color="auto" w:fill="FFFFFF"/>
              </w:rPr>
            </w:pPr>
            <w:r w:rsidRPr="00953DF8">
              <w:rPr>
                <w:rFonts w:ascii="Times New Roman" w:eastAsia="等线" w:hAnsi="Times New Roman" w:cs="Times New Roman"/>
                <w:color w:val="2A2B2E"/>
                <w:sz w:val="23"/>
                <w:szCs w:val="23"/>
              </w:rPr>
              <w:t>Psychological inferiority</w:t>
            </w:r>
            <w:r>
              <w:rPr>
                <w:rFonts w:ascii="Times New Roman" w:eastAsia="等线" w:hAnsi="Times New Roman" w:cs="Times New Roman"/>
                <w:color w:val="2A2B2E"/>
                <w:sz w:val="23"/>
                <w:szCs w:val="23"/>
              </w:rPr>
              <w:t xml:space="preserve">, </w:t>
            </w:r>
            <w:r w:rsidRPr="00953DF8">
              <w:rPr>
                <w:rFonts w:ascii="Times New Roman" w:eastAsia="等线" w:hAnsi="Times New Roman" w:cs="Times New Roman"/>
                <w:color w:val="2A2B2E"/>
                <w:sz w:val="23"/>
                <w:szCs w:val="23"/>
              </w:rPr>
              <w:t>Negative body perception</w:t>
            </w:r>
            <w:r>
              <w:rPr>
                <w:rFonts w:ascii="Times New Roman" w:eastAsia="等线" w:hAnsi="Times New Roman" w:cs="Times New Roman"/>
                <w:color w:val="2A2B2E"/>
                <w:sz w:val="23"/>
                <w:szCs w:val="23"/>
              </w:rPr>
              <w:t xml:space="preserve"> </w:t>
            </w:r>
          </w:p>
        </w:tc>
      </w:tr>
      <w:tr w:rsidR="00953DF8" w14:paraId="0167BC81" w14:textId="77777777" w:rsidTr="001F5239">
        <w:trPr>
          <w:jc w:val="center"/>
        </w:trPr>
        <w:tc>
          <w:tcPr>
            <w:tcW w:w="2765" w:type="dxa"/>
            <w:vAlign w:val="center"/>
          </w:tcPr>
          <w:p w14:paraId="6E38C93F" w14:textId="35A88915"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Interest/pleasure loss</w:t>
            </w:r>
          </w:p>
        </w:tc>
        <w:tc>
          <w:tcPr>
            <w:tcW w:w="4606" w:type="dxa"/>
            <w:vAlign w:val="center"/>
          </w:tcPr>
          <w:p w14:paraId="138D63E2" w14:textId="2615036D"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Interest loss</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Pleasure loss</w:t>
            </w:r>
          </w:p>
        </w:tc>
      </w:tr>
      <w:tr w:rsidR="00953DF8" w14:paraId="5F8FE919" w14:textId="77777777" w:rsidTr="001F5239">
        <w:trPr>
          <w:jc w:val="center"/>
        </w:trPr>
        <w:tc>
          <w:tcPr>
            <w:tcW w:w="2765" w:type="dxa"/>
            <w:vAlign w:val="center"/>
          </w:tcPr>
          <w:p w14:paraId="03B760C8" w14:textId="06006707"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Somatization</w:t>
            </w:r>
          </w:p>
        </w:tc>
        <w:tc>
          <w:tcPr>
            <w:tcW w:w="4606" w:type="dxa"/>
            <w:vAlign w:val="center"/>
          </w:tcPr>
          <w:p w14:paraId="2D0889D0" w14:textId="4ACE7490" w:rsidR="00953DF8" w:rsidRDefault="001F5239" w:rsidP="00EE0E26">
            <w:pPr>
              <w:pStyle w:val="tgt"/>
              <w:jc w:val="center"/>
              <w:rPr>
                <w:rFonts w:ascii="Times New Roman" w:hAnsi="Times New Roman" w:cs="Times New Roman"/>
                <w:color w:val="2A2B2E"/>
                <w:sz w:val="23"/>
                <w:szCs w:val="23"/>
                <w:shd w:val="clear" w:color="auto" w:fill="FFFFFF"/>
              </w:rPr>
            </w:pPr>
            <w:r w:rsidRPr="009A16A4">
              <w:rPr>
                <w:rFonts w:ascii="Times New Roman" w:eastAsia="等线" w:hAnsi="Times New Roman" w:cs="Times New Roman"/>
                <w:color w:val="2A2B2E"/>
                <w:sz w:val="23"/>
                <w:szCs w:val="23"/>
              </w:rPr>
              <w:t>Gastrointestinal</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Sympathetic arousal</w:t>
            </w:r>
            <w:r>
              <w:rPr>
                <w:rFonts w:ascii="Times New Roman" w:eastAsia="等线" w:hAnsi="Times New Roman" w:cs="Times New Roman"/>
                <w:color w:val="2A2B2E"/>
                <w:sz w:val="23"/>
                <w:szCs w:val="23"/>
              </w:rPr>
              <w:t xml:space="preserve">, </w:t>
            </w:r>
            <w:r w:rsidRPr="009A16A4">
              <w:rPr>
                <w:rFonts w:ascii="Times New Roman" w:eastAsia="等线" w:hAnsi="Times New Roman" w:cs="Times New Roman"/>
                <w:color w:val="2A2B2E"/>
                <w:sz w:val="23"/>
                <w:szCs w:val="23"/>
              </w:rPr>
              <w:t>General somatic symptoms</w:t>
            </w:r>
          </w:p>
        </w:tc>
      </w:tr>
      <w:tr w:rsidR="00953DF8" w14:paraId="43917C40" w14:textId="77777777" w:rsidTr="001F5239">
        <w:trPr>
          <w:jc w:val="center"/>
        </w:trPr>
        <w:tc>
          <w:tcPr>
            <w:tcW w:w="2765" w:type="dxa"/>
            <w:vAlign w:val="center"/>
          </w:tcPr>
          <w:p w14:paraId="2EEE5F91" w14:textId="3A9D0975"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Appetite changes</w:t>
            </w:r>
          </w:p>
        </w:tc>
        <w:tc>
          <w:tcPr>
            <w:tcW w:w="4606" w:type="dxa"/>
            <w:vAlign w:val="center"/>
          </w:tcPr>
          <w:p w14:paraId="09D4FE58" w14:textId="4A66403E"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Appetite increase</w:t>
            </w:r>
            <w:r>
              <w:rPr>
                <w:rFonts w:ascii="Times New Roman" w:eastAsia="等线" w:hAnsi="Times New Roman" w:cs="Times New Roman"/>
                <w:color w:val="2A2B2E"/>
                <w:sz w:val="23"/>
                <w:szCs w:val="23"/>
              </w:rPr>
              <w:t xml:space="preserve">, </w:t>
            </w:r>
            <w:r w:rsidRPr="001F5239">
              <w:rPr>
                <w:rFonts w:ascii="Times New Roman" w:eastAsia="等线" w:hAnsi="Times New Roman" w:cs="Times New Roman"/>
                <w:color w:val="2A2B2E"/>
                <w:sz w:val="23"/>
                <w:szCs w:val="23"/>
              </w:rPr>
              <w:t>Appetite decrease</w:t>
            </w:r>
          </w:p>
        </w:tc>
      </w:tr>
      <w:tr w:rsidR="00953DF8" w14:paraId="37A6A5A9" w14:textId="77777777" w:rsidTr="001F5239">
        <w:trPr>
          <w:jc w:val="center"/>
        </w:trPr>
        <w:tc>
          <w:tcPr>
            <w:tcW w:w="2765" w:type="dxa"/>
            <w:vAlign w:val="center"/>
          </w:tcPr>
          <w:p w14:paraId="793EEC22" w14:textId="61DF3ECE"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Somnipathy</w:t>
            </w:r>
          </w:p>
        </w:tc>
        <w:tc>
          <w:tcPr>
            <w:tcW w:w="4606" w:type="dxa"/>
            <w:vAlign w:val="center"/>
          </w:tcPr>
          <w:p w14:paraId="7DF5C318" w14:textId="4BD6D459" w:rsidR="00953DF8" w:rsidRDefault="001F5239" w:rsidP="00EE0E26">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Poor sleep, Hypersomnia, Early insomnia, Middle insomnia,</w:t>
            </w:r>
            <w:r>
              <w:rPr>
                <w:rFonts w:ascii="Times New Roman" w:eastAsia="等线" w:hAnsi="Times New Roman" w:cs="Times New Roman"/>
                <w:color w:val="2A2B2E"/>
                <w:sz w:val="23"/>
                <w:szCs w:val="23"/>
              </w:rPr>
              <w:t xml:space="preserve"> </w:t>
            </w:r>
            <w:r w:rsidRPr="001F5239">
              <w:rPr>
                <w:rFonts w:ascii="Times New Roman" w:eastAsia="等线" w:hAnsi="Times New Roman" w:cs="Times New Roman"/>
                <w:color w:val="2A2B2E"/>
                <w:sz w:val="23"/>
                <w:szCs w:val="23"/>
              </w:rPr>
              <w:t>Late insomnia</w:t>
            </w:r>
          </w:p>
        </w:tc>
      </w:tr>
      <w:tr w:rsidR="001F5239" w14:paraId="47E59F44" w14:textId="77777777" w:rsidTr="001F5239">
        <w:trPr>
          <w:jc w:val="center"/>
        </w:trPr>
        <w:tc>
          <w:tcPr>
            <w:tcW w:w="2765" w:type="dxa"/>
            <w:tcBorders>
              <w:top w:val="nil"/>
              <w:bottom w:val="single" w:sz="12" w:space="0" w:color="auto"/>
            </w:tcBorders>
            <w:vAlign w:val="center"/>
          </w:tcPr>
          <w:p w14:paraId="7DFDCF2F" w14:textId="756525D4" w:rsidR="001F5239" w:rsidRDefault="001F5239" w:rsidP="001F5239">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Reduced socialization</w:t>
            </w:r>
          </w:p>
        </w:tc>
        <w:tc>
          <w:tcPr>
            <w:tcW w:w="4606" w:type="dxa"/>
            <w:tcBorders>
              <w:top w:val="nil"/>
              <w:bottom w:val="single" w:sz="12" w:space="0" w:color="auto"/>
            </w:tcBorders>
            <w:vAlign w:val="center"/>
          </w:tcPr>
          <w:p w14:paraId="0D0234D7" w14:textId="111B8DA5" w:rsidR="001F5239" w:rsidRDefault="001F5239" w:rsidP="001F5239">
            <w:pPr>
              <w:pStyle w:val="tgt"/>
              <w:jc w:val="center"/>
              <w:rPr>
                <w:rFonts w:ascii="Times New Roman" w:hAnsi="Times New Roman" w:cs="Times New Roman"/>
                <w:color w:val="2A2B2E"/>
                <w:sz w:val="23"/>
                <w:szCs w:val="23"/>
                <w:shd w:val="clear" w:color="auto" w:fill="FFFFFF"/>
              </w:rPr>
            </w:pPr>
            <w:r w:rsidRPr="001F5239">
              <w:rPr>
                <w:rFonts w:ascii="Times New Roman" w:eastAsia="等线" w:hAnsi="Times New Roman" w:cs="Times New Roman"/>
                <w:color w:val="2A2B2E"/>
                <w:sz w:val="23"/>
                <w:szCs w:val="23"/>
              </w:rPr>
              <w:t>I didn’t want to see my friends.</w:t>
            </w:r>
          </w:p>
        </w:tc>
      </w:tr>
    </w:tbl>
    <w:p w14:paraId="1B8EDCAF" w14:textId="34B0622E" w:rsidR="00953DF8" w:rsidRDefault="00DA42CE" w:rsidP="00703D41">
      <w:pPr>
        <w:ind w:firstLineChars="200" w:firstLine="480"/>
        <w:rPr>
          <w:shd w:val="clear" w:color="auto" w:fill="FFFFFF"/>
        </w:rPr>
      </w:pPr>
      <w:ins w:id="136" w:author="浩远 汪" w:date="2023-09-29T16:10:00Z">
        <w:r>
          <w:rPr>
            <w:rFonts w:hint="eastAsia"/>
            <w:shd w:val="clear" w:color="auto" w:fill="FFFFFF"/>
          </w:rPr>
          <w:t>第二部分</w:t>
        </w:r>
      </w:ins>
    </w:p>
    <w:p w14:paraId="00A10642" w14:textId="77777777" w:rsidR="00953DF8" w:rsidRDefault="00953DF8" w:rsidP="00703D41">
      <w:pPr>
        <w:ind w:firstLineChars="200" w:firstLine="480"/>
        <w:rPr>
          <w:shd w:val="clear" w:color="auto" w:fill="FFFFFF"/>
        </w:rPr>
      </w:pPr>
    </w:p>
    <w:p w14:paraId="271CFEDE" w14:textId="77777777" w:rsidR="00953DF8" w:rsidRPr="00A51231" w:rsidRDefault="00953DF8" w:rsidP="00703D41">
      <w:pPr>
        <w:ind w:firstLineChars="200" w:firstLine="480"/>
        <w:rPr>
          <w:shd w:val="clear" w:color="auto" w:fill="FFFFFF"/>
        </w:rPr>
      </w:pPr>
    </w:p>
    <w:p w14:paraId="2EAAD4E7" w14:textId="5DD172D7" w:rsidR="005850F1" w:rsidRDefault="00D45802" w:rsidP="00703D41">
      <w:pPr>
        <w:ind w:firstLineChars="200" w:firstLine="480"/>
        <w:rPr>
          <w:ins w:id="137" w:author="浩远 汪" w:date="2023-09-29T16:10:00Z"/>
        </w:rPr>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w:t>
      </w:r>
      <w:r w:rsidR="00B23476" w:rsidRPr="00A51231">
        <w:t xml:space="preserve">most frequently </w:t>
      </w:r>
      <w:r w:rsidR="00B23476">
        <w:rPr>
          <w:rFonts w:hint="eastAsia"/>
        </w:rPr>
        <w:t>measured</w:t>
      </w:r>
      <w:r w:rsidR="00B23476">
        <w:t xml:space="preserve"> </w:t>
      </w:r>
      <w:r w:rsidR="005850F1" w:rsidRPr="00A51231">
        <w:t>symptom</w:t>
      </w:r>
      <w:r w:rsidR="00B23476">
        <w:t>, appeared in 21 out of 27,</w:t>
      </w:r>
      <w:r w:rsidR="005850F1" w:rsidRPr="00A51231">
        <w:t xml:space="preserve"> was </w:t>
      </w:r>
      <w:r w:rsidR="005850F1" w:rsidRPr="00A51231">
        <w:rPr>
          <w:i/>
          <w:iCs/>
        </w:rPr>
        <w:t>Sense of hopelessness</w:t>
      </w:r>
      <w:r w:rsidR="005850F1" w:rsidRPr="00A51231">
        <w:t xml:space="preserve">. The second most </w:t>
      </w:r>
      <w:r w:rsidR="00B23476">
        <w:t>measured</w:t>
      </w:r>
      <w:r w:rsidR="00B23476" w:rsidRPr="00A51231">
        <w:t xml:space="preserve"> </w:t>
      </w:r>
      <w:r w:rsidR="005850F1" w:rsidRPr="00A51231">
        <w:t>symptom</w:t>
      </w:r>
      <w:r w:rsidR="00B23476">
        <w:t xml:space="preserve">, </w:t>
      </w:r>
      <w:r w:rsidR="00B23476" w:rsidRPr="00626639">
        <w:rPr>
          <w:highlight w:val="yellow"/>
        </w:rPr>
        <w:t>18 out of 27,</w:t>
      </w:r>
      <w:r w:rsidR="005850F1" w:rsidRPr="00626639">
        <w:rPr>
          <w:highlight w:val="yellow"/>
        </w:rPr>
        <w:t xml:space="preserve"> was </w:t>
      </w:r>
      <w:r w:rsidR="005850F1" w:rsidRPr="00626639">
        <w:rPr>
          <w:i/>
          <w:iCs/>
          <w:highlight w:val="yellow"/>
        </w:rPr>
        <w:t>Interest loss</w:t>
      </w:r>
      <w:r w:rsidR="005850F1" w:rsidRPr="00626639">
        <w:rPr>
          <w:highlight w:val="yellow"/>
        </w:rPr>
        <w:t xml:space="preserve">. </w:t>
      </w:r>
      <w:r w:rsidR="00B23476" w:rsidRPr="00626639">
        <w:rPr>
          <w:highlight w:val="yellow"/>
        </w:rPr>
        <w:t>Note that</w:t>
      </w:r>
      <w:r w:rsidR="005850F1" w:rsidRPr="00626639">
        <w:rPr>
          <w:highlight w:val="yellow"/>
        </w:rPr>
        <w:t xml:space="preserve"> </w:t>
      </w:r>
      <w:r w:rsidR="005850F1" w:rsidRPr="00626639">
        <w:rPr>
          <w:i/>
          <w:iCs/>
          <w:highlight w:val="yellow"/>
        </w:rPr>
        <w:lastRenderedPageBreak/>
        <w:t>anhedonia</w:t>
      </w:r>
      <w:r w:rsidR="005850F1" w:rsidRPr="00626639">
        <w:rPr>
          <w:highlight w:val="yellow"/>
        </w:rPr>
        <w:t xml:space="preserve">, a </w:t>
      </w:r>
      <w:r w:rsidR="00B23476" w:rsidRPr="00626639">
        <w:rPr>
          <w:highlight w:val="yellow"/>
        </w:rPr>
        <w:t xml:space="preserve">key </w:t>
      </w:r>
      <w:r w:rsidR="005850F1" w:rsidRPr="00626639">
        <w:rPr>
          <w:highlight w:val="yellow"/>
        </w:rPr>
        <w:t xml:space="preserve">symptom of major depression, is </w:t>
      </w:r>
      <w:r w:rsidR="00B23476" w:rsidRPr="00626639">
        <w:rPr>
          <w:highlight w:val="yellow"/>
        </w:rPr>
        <w:t>separated into two symptoms,</w:t>
      </w:r>
      <w:r w:rsidR="005850F1" w:rsidRPr="00626639">
        <w:rPr>
          <w:highlight w:val="yellow"/>
        </w:rPr>
        <w:t xml:space="preserve"> </w:t>
      </w:r>
      <w:r w:rsidR="005850F1" w:rsidRPr="00626639">
        <w:rPr>
          <w:i/>
          <w:iCs/>
          <w:highlight w:val="yellow"/>
        </w:rPr>
        <w:t>loss of interest</w:t>
      </w:r>
      <w:r w:rsidR="005850F1" w:rsidRPr="00626639">
        <w:rPr>
          <w:highlight w:val="yellow"/>
        </w:rPr>
        <w:t xml:space="preserve"> and </w:t>
      </w:r>
      <w:r w:rsidR="005850F1" w:rsidRPr="00626639">
        <w:rPr>
          <w:i/>
          <w:iCs/>
          <w:highlight w:val="yellow"/>
        </w:rPr>
        <w:t>loss of pleasure</w:t>
      </w:r>
      <w:r w:rsidR="00B23476" w:rsidRPr="00626639">
        <w:rPr>
          <w:highlight w:val="yellow"/>
        </w:rPr>
        <w:t xml:space="preserve">, </w:t>
      </w:r>
      <w:r w:rsidR="005850F1" w:rsidRPr="00626639">
        <w:rPr>
          <w:highlight w:val="yellow"/>
        </w:rPr>
        <w:t>in DSM-5.</w:t>
      </w:r>
      <w:r w:rsidR="005850F1" w:rsidRPr="00A51231">
        <w:t xml:space="preserve"> </w:t>
      </w:r>
      <w:r w:rsidR="00B23476">
        <w:t xml:space="preserve">We found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xml:space="preserve">, </w:t>
      </w:r>
      <w:r w:rsidR="00B23476">
        <w:t>being measured</w:t>
      </w:r>
      <w:r w:rsidR="00B23476" w:rsidRPr="00A51231">
        <w:t xml:space="preserve"> </w:t>
      </w:r>
      <w:r w:rsidR="005850F1" w:rsidRPr="00A51231">
        <w:t xml:space="preserve">in </w:t>
      </w:r>
      <w:r w:rsidR="00B23476">
        <w:t>9</w:t>
      </w:r>
      <w:r w:rsidR="005850F1" w:rsidRPr="00A51231">
        <w:t xml:space="preserve"> out of 27 scales.</w:t>
      </w:r>
    </w:p>
    <w:p w14:paraId="41C49BED" w14:textId="77777777" w:rsidR="00DA42CE" w:rsidRPr="00A51231" w:rsidRDefault="00DA42CE" w:rsidP="00703D41">
      <w:pPr>
        <w:ind w:firstLineChars="200" w:firstLine="480"/>
      </w:pPr>
    </w:p>
    <w:p w14:paraId="1043A5DB" w14:textId="77777777" w:rsidR="00DA42CE" w:rsidRDefault="00DA42CE" w:rsidP="00626639">
      <w:pPr>
        <w:ind w:firstLine="420"/>
        <w:rPr>
          <w:ins w:id="138" w:author="浩远 汪" w:date="2023-09-29T16:12:00Z"/>
          <w:shd w:val="clear" w:color="auto" w:fill="FFFFFF"/>
        </w:rPr>
      </w:pPr>
      <w:ins w:id="139" w:author="浩远 汪" w:date="2023-09-29T16:11:00Z">
        <w:r>
          <w:rPr>
            <w:rFonts w:hint="eastAsia"/>
            <w:shd w:val="clear" w:color="auto" w:fill="FFFFFF"/>
          </w:rPr>
          <w:t>为什么</w:t>
        </w:r>
        <w:r w:rsidRPr="00A51231">
          <w:rPr>
            <w:shd w:val="clear" w:color="auto" w:fill="FFFFFF"/>
          </w:rPr>
          <w:t>depressive mood</w:t>
        </w:r>
        <w:r w:rsidRPr="00A51231">
          <w:rPr>
            <w:shd w:val="clear" w:color="auto" w:fill="FFFFFF"/>
          </w:rPr>
          <w:t xml:space="preserve"> </w:t>
        </w:r>
        <w:r>
          <w:rPr>
            <w:rFonts w:hint="eastAsia"/>
            <w:shd w:val="clear" w:color="auto" w:fill="FFFFFF"/>
          </w:rPr>
          <w:t>不是测量的最多的</w:t>
        </w:r>
      </w:ins>
      <w:ins w:id="140" w:author="浩远 汪" w:date="2023-09-29T16:12:00Z">
        <w:r>
          <w:rPr>
            <w:rFonts w:hint="eastAsia"/>
            <w:shd w:val="clear" w:color="auto" w:fill="FFFFFF"/>
          </w:rPr>
          <w:t>。</w:t>
        </w:r>
      </w:ins>
    </w:p>
    <w:p w14:paraId="58917604" w14:textId="784B65D3" w:rsidR="00DA42CE" w:rsidRDefault="00DA42CE" w:rsidP="00626639">
      <w:pPr>
        <w:ind w:firstLine="420"/>
        <w:rPr>
          <w:ins w:id="141" w:author="浩远 汪" w:date="2023-09-29T16:12:00Z"/>
          <w:shd w:val="clear" w:color="auto" w:fill="FFFFFF"/>
        </w:rPr>
      </w:pPr>
      <w:ins w:id="142" w:author="浩远 汪" w:date="2023-09-29T16:12:00Z">
        <w:r>
          <w:rPr>
            <w:rFonts w:hint="eastAsia"/>
            <w:shd w:val="clear" w:color="auto" w:fill="FFFFFF"/>
          </w:rPr>
          <w:t>都要在最前面写为什么写这一段话。</w:t>
        </w:r>
      </w:ins>
    </w:p>
    <w:p w14:paraId="4A25AEDA" w14:textId="55DC9124" w:rsidR="00DA42CE" w:rsidRDefault="00DA42CE" w:rsidP="00626639">
      <w:pPr>
        <w:ind w:firstLine="420"/>
        <w:rPr>
          <w:ins w:id="143" w:author="浩远 汪" w:date="2023-09-29T16:12:00Z"/>
          <w:shd w:val="clear" w:color="auto" w:fill="FFFFFF"/>
        </w:rPr>
      </w:pPr>
      <w:ins w:id="144" w:author="浩远 汪" w:date="2023-09-29T16:12:00Z">
        <w:r>
          <w:rPr>
            <w:rFonts w:hint="eastAsia"/>
            <w:shd w:val="clear" w:color="auto" w:fill="FFFFFF"/>
          </w:rPr>
          <w:t>总分总过度</w:t>
        </w:r>
      </w:ins>
    </w:p>
    <w:p w14:paraId="44FBCD13" w14:textId="77777777" w:rsidR="00DA42CE" w:rsidRDefault="00DA42CE" w:rsidP="00626639">
      <w:pPr>
        <w:ind w:firstLine="420"/>
        <w:rPr>
          <w:ins w:id="145" w:author="浩远 汪" w:date="2023-09-29T16:12:00Z"/>
          <w:rFonts w:hint="eastAsia"/>
          <w:shd w:val="clear" w:color="auto" w:fill="FFFFFF"/>
        </w:rPr>
      </w:pPr>
    </w:p>
    <w:p w14:paraId="76FD3C5D" w14:textId="44767A6E" w:rsidR="00A51231" w:rsidRDefault="005850F1" w:rsidP="00626639">
      <w:pPr>
        <w:ind w:firstLine="420"/>
        <w:rPr>
          <w:shd w:val="clear" w:color="auto" w:fill="FFFFFF"/>
        </w:rPr>
      </w:pPr>
      <w:r w:rsidRPr="00A51231">
        <w:rPr>
          <w:shd w:val="clear" w:color="auto" w:fill="FFFFFF"/>
        </w:rPr>
        <w:t xml:space="preserve">As mentioned earlier, </w:t>
      </w:r>
      <w:r w:rsidR="00B23476">
        <w:rPr>
          <w:shd w:val="clear" w:color="auto" w:fill="FFFFFF"/>
        </w:rPr>
        <w:t>we</w:t>
      </w:r>
      <w:r w:rsidRPr="00A51231">
        <w:rPr>
          <w:shd w:val="clear" w:color="auto" w:fill="FFFFFF"/>
        </w:rPr>
        <w:t xml:space="preserve"> retained several symptom descriptions related to depressive mood, including </w:t>
      </w:r>
      <w:r w:rsidR="00B23476">
        <w:rPr>
          <w:shd w:val="clear" w:color="auto" w:fill="FFFFFF"/>
        </w:rPr>
        <w:t>a</w:t>
      </w:r>
      <w:r w:rsidR="00B23476" w:rsidRPr="00A51231">
        <w:rPr>
          <w:shd w:val="clear" w:color="auto" w:fill="FFFFFF"/>
        </w:rPr>
        <w:t xml:space="preserve"> </w:t>
      </w:r>
      <w:r w:rsidRPr="00A51231">
        <w:rPr>
          <w:shd w:val="clear" w:color="auto" w:fill="FFFFFF"/>
        </w:rPr>
        <w:t xml:space="preserve">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626639">
        <w:rPr>
          <w:shd w:val="clear" w:color="auto" w:fill="FFFFFF"/>
        </w:rPr>
        <w:t>,</w:t>
      </w:r>
      <w:r w:rsidRPr="00B23476">
        <w:rPr>
          <w:shd w:val="clear" w:color="auto" w:fill="FFFFFF"/>
        </w:rPr>
        <w:t xml:space="preserve"> </w:t>
      </w:r>
      <w:r w:rsidRPr="00A51231">
        <w:rPr>
          <w:i/>
          <w:iCs/>
          <w:shd w:val="clear" w:color="auto" w:fill="FFFFFF"/>
        </w:rPr>
        <w:t>sad</w:t>
      </w:r>
      <w:r w:rsidR="00B23476" w:rsidRPr="00626639">
        <w:rPr>
          <w:shd w:val="clear" w:color="auto" w:fill="FFFFFF"/>
        </w:rPr>
        <w:t>,</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B23476">
        <w:t xml:space="preserve">The compound symptom </w:t>
      </w:r>
      <w:r w:rsidR="00A51231" w:rsidRPr="00A51231">
        <w:rPr>
          <w:i/>
          <w:iCs/>
        </w:rPr>
        <w:t>Depressed mood</w:t>
      </w:r>
      <w:r w:rsidR="00A51231" w:rsidRPr="00A51231">
        <w:t xml:space="preserve"> </w:t>
      </w:r>
      <w:r w:rsidR="00B23476">
        <w:t xml:space="preserve">was measured </w:t>
      </w:r>
      <w:r w:rsidR="00B23476">
        <w:rPr>
          <w:shd w:val="clear" w:color="auto" w:fill="FFFFFF"/>
        </w:rPr>
        <w:t>by</w:t>
      </w:r>
      <w:r w:rsidR="00A51231" w:rsidRPr="00A51231">
        <w:rPr>
          <w:shd w:val="clear" w:color="auto" w:fill="FFFFFF"/>
        </w:rPr>
        <w:t xml:space="preserve"> 5 scales, </w:t>
      </w:r>
      <w:r w:rsidR="00B23476">
        <w:rPr>
          <w:shd w:val="clear" w:color="auto" w:fill="FFFFFF"/>
        </w:rPr>
        <w:t xml:space="preserve">the specific symptom </w:t>
      </w:r>
      <w:r w:rsidR="00A51231" w:rsidRPr="00A51231">
        <w:rPr>
          <w:i/>
          <w:iCs/>
          <w:shd w:val="clear" w:color="auto" w:fill="FFFFFF"/>
        </w:rPr>
        <w:t xml:space="preserve">blue </w:t>
      </w:r>
      <w:r w:rsidR="00B23476">
        <w:rPr>
          <w:shd w:val="clear" w:color="auto" w:fill="FFFFFF"/>
        </w:rPr>
        <w:t>was measured</w:t>
      </w:r>
      <w:r w:rsidR="00B23476" w:rsidRPr="00A51231">
        <w:rPr>
          <w:shd w:val="clear" w:color="auto" w:fill="FFFFFF"/>
        </w:rPr>
        <w:t xml:space="preserve"> </w:t>
      </w:r>
      <w:r w:rsidR="00B23476">
        <w:rPr>
          <w:shd w:val="clear" w:color="auto" w:fill="FFFFFF"/>
        </w:rPr>
        <w:t>by</w:t>
      </w:r>
      <w:r w:rsidR="00B23476" w:rsidRPr="00A51231">
        <w:rPr>
          <w:shd w:val="clear" w:color="auto" w:fill="FFFFFF"/>
        </w:rPr>
        <w:t xml:space="preserve"> </w:t>
      </w:r>
      <w:r w:rsidR="00A51231" w:rsidRPr="00A51231">
        <w:rPr>
          <w:shd w:val="clear" w:color="auto" w:fill="FFFFFF"/>
        </w:rPr>
        <w:t xml:space="preserve">10 scales, </w:t>
      </w:r>
      <w:r w:rsidR="00A51231" w:rsidRPr="00A51231">
        <w:rPr>
          <w:i/>
          <w:iCs/>
          <w:shd w:val="clear" w:color="auto" w:fill="FFFFFF"/>
        </w:rPr>
        <w:t>low mood</w:t>
      </w:r>
      <w:r w:rsidR="00A51231" w:rsidRPr="00A51231">
        <w:rPr>
          <w:shd w:val="clear" w:color="auto" w:fill="FFFFFF"/>
        </w:rPr>
        <w:t xml:space="preserve"> </w:t>
      </w:r>
      <w:r w:rsidR="00B23476">
        <w:rPr>
          <w:shd w:val="clear" w:color="auto" w:fill="FFFFFF"/>
        </w:rPr>
        <w:t>by</w:t>
      </w:r>
      <w:r w:rsidR="00A51231" w:rsidRPr="00A51231">
        <w:rPr>
          <w:shd w:val="clear" w:color="auto" w:fill="FFFFFF"/>
        </w:rPr>
        <w:t xml:space="preserve"> 15 scales, </w:t>
      </w:r>
      <w:r w:rsidR="00A51231" w:rsidRPr="00A51231">
        <w:rPr>
          <w:i/>
          <w:iCs/>
          <w:shd w:val="clear" w:color="auto" w:fill="FFFFFF"/>
        </w:rPr>
        <w:t>sad</w:t>
      </w:r>
      <w:r w:rsidR="00A51231" w:rsidRPr="00A51231">
        <w:rPr>
          <w:shd w:val="clear" w:color="auto" w:fill="FFFFFF"/>
        </w:rPr>
        <w:t xml:space="preserve"> </w:t>
      </w:r>
      <w:r w:rsidR="00B23476">
        <w:rPr>
          <w:shd w:val="clear" w:color="auto" w:fill="FFFFFF"/>
        </w:rPr>
        <w:t>by</w:t>
      </w:r>
      <w:r w:rsidR="00A51231" w:rsidRPr="00A51231">
        <w:rPr>
          <w:shd w:val="clear" w:color="auto" w:fill="FFFFFF"/>
        </w:rPr>
        <w:t xml:space="preserve"> 13 scales, </w:t>
      </w:r>
      <w:commentRangeStart w:id="146"/>
      <w:commentRangeStart w:id="147"/>
      <w:commentRangeStart w:id="148"/>
      <w:r w:rsidR="00A51231" w:rsidRPr="00626639">
        <w:rPr>
          <w:i/>
          <w:iCs/>
          <w:highlight w:val="yellow"/>
          <w:shd w:val="clear" w:color="auto" w:fill="FFFFFF"/>
        </w:rPr>
        <w:t>anhedonia</w:t>
      </w:r>
      <w:r w:rsidR="00A51231" w:rsidRPr="00626639">
        <w:rPr>
          <w:highlight w:val="yellow"/>
          <w:shd w:val="clear" w:color="auto" w:fill="FFFFFF"/>
        </w:rPr>
        <w:t xml:space="preserve"> </w:t>
      </w:r>
      <w:r w:rsidR="00B23476" w:rsidRPr="00626639">
        <w:rPr>
          <w:highlight w:val="yellow"/>
          <w:shd w:val="clear" w:color="auto" w:fill="FFFFFF"/>
        </w:rPr>
        <w:t>by</w:t>
      </w:r>
      <w:r w:rsidR="00A51231" w:rsidRPr="00626639">
        <w:rPr>
          <w:highlight w:val="yellow"/>
          <w:shd w:val="clear" w:color="auto" w:fill="FFFFFF"/>
        </w:rPr>
        <w:t xml:space="preserve"> 16 scales.</w:t>
      </w:r>
      <w:r w:rsidR="00A51231" w:rsidRPr="00A51231">
        <w:rPr>
          <w:rFonts w:hint="eastAsia"/>
          <w:shd w:val="clear" w:color="auto" w:fill="FFFFFF"/>
        </w:rPr>
        <w:t xml:space="preserve"> </w:t>
      </w:r>
      <w:commentRangeEnd w:id="146"/>
      <w:r w:rsidR="00B23476">
        <w:rPr>
          <w:rStyle w:val="ae"/>
        </w:rPr>
        <w:commentReference w:id="146"/>
      </w:r>
      <w:commentRangeEnd w:id="147"/>
      <w:r w:rsidR="006B0FAE">
        <w:rPr>
          <w:rStyle w:val="ae"/>
        </w:rPr>
        <w:commentReference w:id="147"/>
      </w:r>
      <w:commentRangeEnd w:id="148"/>
      <w:r w:rsidR="002334F4">
        <w:rPr>
          <w:rStyle w:val="ae"/>
        </w:rPr>
        <w:commentReference w:id="148"/>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67A158E7" w:rsidR="008104F1" w:rsidRDefault="00DA42CE" w:rsidP="00477DDF">
      <w:pPr>
        <w:rPr>
          <w:ins w:id="149" w:author="浩远 汪" w:date="2023-09-29T16:16:00Z"/>
          <w:color w:val="2A2B2E"/>
          <w:sz w:val="23"/>
          <w:szCs w:val="23"/>
          <w:shd w:val="clear" w:color="auto" w:fill="FFFFFF"/>
        </w:rPr>
      </w:pPr>
      <w:ins w:id="150" w:author="浩远 汪" w:date="2023-09-29T16:15:00Z">
        <w:r>
          <w:rPr>
            <w:rFonts w:hint="eastAsia"/>
            <w:color w:val="2A2B2E"/>
            <w:sz w:val="23"/>
            <w:szCs w:val="23"/>
            <w:shd w:val="clear" w:color="auto" w:fill="FFFFFF"/>
          </w:rPr>
          <w:lastRenderedPageBreak/>
          <w:t>可以</w:t>
        </w:r>
        <w:proofErr w:type="gramStart"/>
        <w:r>
          <w:rPr>
            <w:rFonts w:hint="eastAsia"/>
            <w:color w:val="2A2B2E"/>
            <w:sz w:val="23"/>
            <w:szCs w:val="23"/>
            <w:shd w:val="clear" w:color="auto" w:fill="FFFFFF"/>
          </w:rPr>
          <w:t>删</w:t>
        </w:r>
      </w:ins>
      <w:proofErr w:type="gramEnd"/>
      <w:ins w:id="151" w:author="浩远 汪" w:date="2023-09-29T16:16:00Z">
        <w:r>
          <w:rPr>
            <w:rFonts w:hint="eastAsia"/>
            <w:color w:val="2A2B2E"/>
            <w:sz w:val="23"/>
            <w:szCs w:val="23"/>
            <w:shd w:val="clear" w:color="auto" w:fill="FFFFFF"/>
          </w:rPr>
          <w:t xml:space="preserve"> </w:t>
        </w:r>
      </w:ins>
    </w:p>
    <w:p w14:paraId="05D68170" w14:textId="49F6A632" w:rsidR="00DA42CE" w:rsidRDefault="00DA42CE" w:rsidP="00477DDF">
      <w:pPr>
        <w:rPr>
          <w:ins w:id="152" w:author="浩远 汪" w:date="2023-09-29T16:16:00Z"/>
          <w:color w:val="2A2B2E"/>
          <w:sz w:val="23"/>
          <w:szCs w:val="23"/>
          <w:shd w:val="clear" w:color="auto" w:fill="FFFFFF"/>
        </w:rPr>
      </w:pPr>
      <w:ins w:id="153" w:author="浩远 汪" w:date="2023-09-29T16:16:00Z">
        <w:r>
          <w:rPr>
            <w:rFonts w:hint="eastAsia"/>
            <w:color w:val="2A2B2E"/>
            <w:sz w:val="23"/>
            <w:szCs w:val="23"/>
            <w:shd w:val="clear" w:color="auto" w:fill="FFFFFF"/>
          </w:rPr>
          <w:t>或在表的部分加一个</w:t>
        </w:r>
      </w:ins>
      <w:ins w:id="154" w:author="浩远 汪" w:date="2023-09-29T16:17:00Z">
        <w:r>
          <w:rPr>
            <w:rFonts w:hint="eastAsia"/>
            <w:color w:val="2A2B2E"/>
            <w:sz w:val="23"/>
            <w:szCs w:val="23"/>
            <w:shd w:val="clear" w:color="auto" w:fill="FFFFFF"/>
          </w:rPr>
          <w:t>解读</w:t>
        </w:r>
      </w:ins>
    </w:p>
    <w:p w14:paraId="39E80B18" w14:textId="77777777" w:rsidR="00DA42CE" w:rsidRDefault="00DA42CE"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155" w:name="OLE_LINK7"/>
      <w:r>
        <w:rPr>
          <w:rFonts w:hint="eastAsia"/>
          <w:color w:val="2A2B2E"/>
          <w:sz w:val="23"/>
          <w:szCs w:val="23"/>
          <w:shd w:val="clear" w:color="auto" w:fill="FFFFFF"/>
        </w:rPr>
        <w:t xml:space="preserve"> </w:t>
      </w:r>
      <w:bookmarkEnd w:id="155"/>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bookmarkStart w:id="156" w:name="_Hlk146652389"/>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bookmarkEnd w:id="156"/>
    <w:p w14:paraId="4ADE79A3" w14:textId="550F1205" w:rsidR="00DA42CE" w:rsidRDefault="00DA42CE" w:rsidP="00411430">
      <w:pPr>
        <w:pStyle w:val="2"/>
        <w:rPr>
          <w:ins w:id="157" w:author="浩远 汪" w:date="2023-09-29T16:17:00Z"/>
          <w:shd w:val="clear" w:color="auto" w:fill="FFFFFF"/>
        </w:rPr>
      </w:pPr>
      <w:ins w:id="158" w:author="浩远 汪" w:date="2023-09-29T16:17:00Z">
        <w:r>
          <w:rPr>
            <w:rFonts w:ascii="宋体" w:eastAsia="宋体" w:hAnsi="宋体" w:cs="宋体" w:hint="eastAsia"/>
            <w:shd w:val="clear" w:color="auto" w:fill="FFFFFF"/>
          </w:rPr>
          <w:t>加解读</w:t>
        </w:r>
      </w:ins>
    </w:p>
    <w:p w14:paraId="36BCA5C6" w14:textId="57A1AA22" w:rsidR="00E622C1" w:rsidDel="000D5E9A" w:rsidRDefault="000334B8" w:rsidP="00411430">
      <w:pPr>
        <w:pStyle w:val="2"/>
        <w:rPr>
          <w:del w:id="159" w:author="浩远 汪" w:date="2023-09-29T16:22:00Z"/>
          <w:shd w:val="clear" w:color="auto" w:fill="FFFFFF"/>
        </w:rPr>
      </w:pPr>
      <w:del w:id="160" w:author="浩远 汪" w:date="2023-09-29T16:22:00Z">
        <w:r w:rsidDel="000D5E9A">
          <w:rPr>
            <w:shd w:val="clear" w:color="auto" w:fill="FFFFFF"/>
          </w:rPr>
          <w:delText xml:space="preserve">3.3 </w:delText>
        </w:r>
        <w:r w:rsidR="00E622C1" w:rsidRPr="00E622C1" w:rsidDel="000D5E9A">
          <w:rPr>
            <w:shd w:val="clear" w:color="auto" w:fill="FFFFFF"/>
          </w:rPr>
          <w:delText>Scale properties and performance</w:delText>
        </w:r>
      </w:del>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w:t>
      </w:r>
      <w:r w:rsidRPr="00703D41">
        <w:rPr>
          <w:shd w:val="clear" w:color="auto" w:fill="FFFFFF"/>
        </w:rPr>
        <w:lastRenderedPageBreak/>
        <w:t>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Conversely, the 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Default="00703D41" w:rsidP="00CA38F8">
      <w:pPr>
        <w:jc w:val="center"/>
        <w:rPr>
          <w:ins w:id="161" w:author="浩远 汪" w:date="2023-09-29T16:20:00Z"/>
          <w:color w:val="2A2B2E"/>
          <w:sz w:val="23"/>
          <w:szCs w:val="23"/>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p w14:paraId="153C9281" w14:textId="0DA2005C" w:rsidR="000D5E9A" w:rsidRPr="000D5E9A" w:rsidRDefault="000D5E9A" w:rsidP="000D5E9A">
      <w:pPr>
        <w:jc w:val="center"/>
        <w:rPr>
          <w:rFonts w:hint="eastAsia"/>
          <w:color w:val="2A2B2E"/>
          <w:sz w:val="23"/>
          <w:szCs w:val="23"/>
          <w:shd w:val="clear" w:color="auto" w:fill="FFFFFF"/>
          <w:rPrChange w:id="162" w:author="浩远 汪" w:date="2023-09-29T16:20:00Z">
            <w:rPr>
              <w:rFonts w:hint="eastAsia"/>
              <w:shd w:val="clear" w:color="auto" w:fill="FFFFFF"/>
            </w:rPr>
          </w:rPrChange>
        </w:rPr>
      </w:pPr>
      <w:ins w:id="163" w:author="浩远 汪" w:date="2023-09-29T16:20:00Z">
        <w:r>
          <w:rPr>
            <w:rFonts w:hint="eastAsia"/>
            <w:color w:val="2A2B2E"/>
            <w:sz w:val="23"/>
            <w:szCs w:val="23"/>
            <w:shd w:val="clear" w:color="auto" w:fill="FFFFFF"/>
          </w:rPr>
          <w:t>要解释一下，是因为编码规则导致捕获了一个复合症状，就会</w:t>
        </w:r>
      </w:ins>
      <w:ins w:id="164" w:author="浩远 汪" w:date="2023-09-29T16:21:00Z">
        <w:r>
          <w:rPr>
            <w:rFonts w:hint="eastAsia"/>
            <w:color w:val="2A2B2E"/>
            <w:sz w:val="23"/>
            <w:szCs w:val="23"/>
            <w:shd w:val="clear" w:color="auto" w:fill="FFFFFF"/>
          </w:rPr>
          <w:t>捕获其对应的所有特殊症状，放到表尾</w:t>
        </w:r>
      </w:ins>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165"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lastRenderedPageBreak/>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166" w:name="_Hlk142766364"/>
            <w:r>
              <w:rPr>
                <w:rFonts w:hint="cs"/>
                <w:color w:val="000000"/>
                <w:sz w:val="22"/>
                <w:szCs w:val="22"/>
              </w:rPr>
              <w:t>J</w:t>
            </w:r>
            <w:r>
              <w:rPr>
                <w:rFonts w:hint="eastAsia"/>
                <w:color w:val="000000"/>
                <w:sz w:val="22"/>
                <w:szCs w:val="22"/>
              </w:rPr>
              <w:t>i_</w:t>
            </w:r>
            <w:r>
              <w:rPr>
                <w:color w:val="000000"/>
                <w:sz w:val="22"/>
                <w:szCs w:val="22"/>
              </w:rPr>
              <w:t>200</w:t>
            </w:r>
            <w:bookmarkEnd w:id="166"/>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bookmarkEnd w:id="165"/>
    </w:tbl>
    <w:p w14:paraId="72A430BC" w14:textId="77777777" w:rsidR="000D5E9A" w:rsidRDefault="000D5E9A" w:rsidP="00411430">
      <w:pPr>
        <w:pStyle w:val="2"/>
        <w:rPr>
          <w:ins w:id="167" w:author="浩远 汪" w:date="2023-09-29T16:21:00Z"/>
          <w:shd w:val="clear" w:color="auto" w:fill="FFFFFF"/>
        </w:rPr>
      </w:pPr>
    </w:p>
    <w:p w14:paraId="589E6A99" w14:textId="1EF12A62" w:rsidR="002B3C2C" w:rsidRDefault="008104F1" w:rsidP="00411430">
      <w:pPr>
        <w:pStyle w:val="2"/>
        <w:rPr>
          <w:shd w:val="clear" w:color="auto" w:fill="FFFFFF"/>
        </w:rPr>
      </w:pPr>
      <w:r>
        <w:rPr>
          <w:shd w:val="clear" w:color="auto" w:fill="FFFFFF"/>
        </w:rPr>
        <w:t>3.</w:t>
      </w:r>
      <w:del w:id="168" w:author="浩远 汪" w:date="2023-09-29T16:22:00Z">
        <w:r w:rsidR="00BD0402" w:rsidDel="000D5E9A">
          <w:rPr>
            <w:shd w:val="clear" w:color="auto" w:fill="FFFFFF"/>
          </w:rPr>
          <w:delText xml:space="preserve">4 </w:delText>
        </w:r>
      </w:del>
      <w:ins w:id="169" w:author="浩远 汪" w:date="2023-09-29T16:22:00Z">
        <w:r w:rsidR="000D5E9A">
          <w:rPr>
            <w:shd w:val="clear" w:color="auto" w:fill="FFFFFF"/>
          </w:rPr>
          <w:t>3</w:t>
        </w:r>
        <w:r w:rsidR="000D5E9A">
          <w:rPr>
            <w:shd w:val="clear" w:color="auto" w:fill="FFFFFF"/>
          </w:rPr>
          <w:t xml:space="preserve"> </w:t>
        </w:r>
      </w:ins>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170" w:name="OLE_LINK22"/>
    </w:p>
    <w:bookmarkEnd w:id="170"/>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1"/>
        <w:rPr>
          <w:rFonts w:ascii="宋体" w:eastAsia="宋体" w:hAnsi="宋体" w:cs="宋体"/>
        </w:rPr>
      </w:pPr>
      <w:r>
        <w:rPr>
          <w:rFonts w:hint="eastAsia"/>
        </w:rPr>
        <w:lastRenderedPageBreak/>
        <w:t>4</w:t>
      </w:r>
      <w:r>
        <w:t xml:space="preserve"> </w:t>
      </w:r>
      <w:r>
        <w:rPr>
          <w:rFonts w:ascii="宋体" w:eastAsia="宋体" w:hAnsi="宋体" w:cs="宋体" w:hint="eastAsia"/>
        </w:rPr>
        <w:t>讨论</w:t>
      </w:r>
    </w:p>
    <w:p w14:paraId="2E0F9C22" w14:textId="77777777" w:rsidR="00072002" w:rsidRPr="00072002" w:rsidRDefault="00072002" w:rsidP="00072002"/>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proofErr w:type="spellStart"/>
      <w:r>
        <w:rPr>
          <w:rFonts w:hint="eastAsia"/>
        </w:rPr>
        <w:t>C</w:t>
      </w:r>
      <w:r w:rsidRPr="00072002">
        <w:rPr>
          <w:rFonts w:hint="eastAsia"/>
        </w:rPr>
        <w:t>es</w:t>
      </w:r>
      <w:proofErr w:type="spellEnd"/>
      <w:r w:rsidRPr="00072002">
        <w:rPr>
          <w:rFonts w:hint="eastAsia"/>
        </w:rPr>
        <w:t>-d</w:t>
      </w:r>
      <w:r w:rsidRPr="00072002">
        <w:rPr>
          <w:rFonts w:hint="eastAsia"/>
        </w:rPr>
        <w:t>与其他量表有着最差的平均重叠率（</w:t>
      </w:r>
      <w:r w:rsidRPr="00072002">
        <w:rPr>
          <w:rFonts w:hint="eastAsia"/>
        </w:rPr>
        <w:t>0.27</w:t>
      </w:r>
      <w:r w:rsidRPr="00072002">
        <w:rPr>
          <w:rFonts w:hint="eastAsia"/>
        </w:rPr>
        <w:t>），而</w:t>
      </w:r>
      <w:proofErr w:type="spellStart"/>
      <w:r>
        <w:t>C</w:t>
      </w:r>
      <w:r w:rsidRPr="00072002">
        <w:rPr>
          <w:rFonts w:hint="eastAsia"/>
        </w:rPr>
        <w:t>es</w:t>
      </w:r>
      <w:proofErr w:type="spellEnd"/>
      <w:r w:rsidRPr="00072002">
        <w:rPr>
          <w:rFonts w:hint="eastAsia"/>
        </w:rPr>
        <w:t>-d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proofErr w:type="spellStart"/>
      <w:r>
        <w:t>C</w:t>
      </w:r>
      <w:r w:rsidRPr="00072002">
        <w:rPr>
          <w:rFonts w:hint="eastAsia"/>
        </w:rPr>
        <w:t>es</w:t>
      </w:r>
      <w:proofErr w:type="spellEnd"/>
      <w:r w:rsidRPr="00072002">
        <w:rPr>
          <w:rFonts w:hint="eastAsia"/>
        </w:rPr>
        <w:t>-d</w:t>
      </w:r>
      <w:r w:rsidRPr="00072002">
        <w:rPr>
          <w:rFonts w:hint="eastAsia"/>
        </w:rPr>
        <w:t>以外还纳入了</w:t>
      </w:r>
      <w:proofErr w:type="spellStart"/>
      <w:r>
        <w:t>C</w:t>
      </w:r>
      <w:r w:rsidRPr="00072002">
        <w:rPr>
          <w:rFonts w:hint="eastAsia"/>
        </w:rPr>
        <w:t>es</w:t>
      </w:r>
      <w:proofErr w:type="spellEnd"/>
      <w:r w:rsidRPr="00072002">
        <w:rPr>
          <w:rFonts w:hint="eastAsia"/>
        </w:rPr>
        <w:t>-d</w:t>
      </w:r>
      <w:r w:rsidRPr="00072002">
        <w:rPr>
          <w:rFonts w:hint="eastAsia"/>
        </w:rPr>
        <w:t>简版以及</w:t>
      </w:r>
      <w:proofErr w:type="spellStart"/>
      <w:r>
        <w:t>C</w:t>
      </w:r>
      <w:r w:rsidRPr="00072002">
        <w:rPr>
          <w:rFonts w:hint="eastAsia"/>
        </w:rPr>
        <w:t>es</w:t>
      </w:r>
      <w:proofErr w:type="spellEnd"/>
      <w:r w:rsidRPr="00072002">
        <w:rPr>
          <w:rFonts w:hint="eastAsia"/>
        </w:rPr>
        <w:t>-d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proofErr w:type="spellStart"/>
      <w:r>
        <w:t>C</w:t>
      </w:r>
      <w:r w:rsidRPr="00072002">
        <w:rPr>
          <w:rFonts w:hint="eastAsia"/>
        </w:rPr>
        <w:t>es</w:t>
      </w:r>
      <w:proofErr w:type="spellEnd"/>
      <w:r w:rsidRPr="00072002">
        <w:rPr>
          <w:rFonts w:hint="eastAsia"/>
        </w:rPr>
        <w:t>-d</w:t>
      </w:r>
      <w:r w:rsidRPr="00072002">
        <w:rPr>
          <w:rFonts w:hint="eastAsia"/>
        </w:rPr>
        <w:t>有</w:t>
      </w:r>
      <w:r w:rsidRPr="00072002">
        <w:rPr>
          <w:rFonts w:hint="eastAsia"/>
        </w:rPr>
        <w:t>33%</w:t>
      </w:r>
      <w:r w:rsidRPr="00072002">
        <w:rPr>
          <w:rFonts w:hint="eastAsia"/>
        </w:rPr>
        <w:t>的独特症状，而本研究中，随着纳入的量表增加，</w:t>
      </w:r>
      <w:proofErr w:type="spellStart"/>
      <w:r>
        <w:t>C</w:t>
      </w:r>
      <w:r w:rsidRPr="00072002">
        <w:rPr>
          <w:rFonts w:hint="eastAsia"/>
        </w:rPr>
        <w:t>es</w:t>
      </w:r>
      <w:proofErr w:type="spellEnd"/>
      <w:r w:rsidRPr="00072002">
        <w:rPr>
          <w:rFonts w:hint="eastAsia"/>
        </w:rPr>
        <w:t>-d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w:t>
      </w:r>
      <w:proofErr w:type="gramStart"/>
      <w:r w:rsidRPr="00072002">
        <w:rPr>
          <w:rFonts w:hint="eastAsia"/>
        </w:rPr>
        <w:t>由于构念的</w:t>
      </w:r>
      <w:proofErr w:type="gramEnd"/>
      <w:r w:rsidRPr="00072002">
        <w:rPr>
          <w:rFonts w:hint="eastAsia"/>
        </w:rPr>
        <w:t>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pPr>
      <w:r w:rsidRPr="00072002">
        <w:rPr>
          <w:rFonts w:hint="eastAsia"/>
        </w:rPr>
        <w:t>确定哪些量表是合适的量表非常重要，我们团队正在使用</w:t>
      </w:r>
      <w:proofErr w:type="spellStart"/>
      <w:r w:rsidRPr="00072002">
        <w:rPr>
          <w:rFonts w:hint="eastAsia"/>
        </w:rPr>
        <w:t>cosmin</w:t>
      </w:r>
      <w:proofErr w:type="spellEnd"/>
      <w:r w:rsidRPr="00072002">
        <w:rPr>
          <w:rFonts w:hint="eastAsia"/>
        </w:rPr>
        <w:t>系统对本次研究中涉及的量表进行评估。</w:t>
      </w:r>
    </w:p>
    <w:p w14:paraId="482D5D48" w14:textId="77777777" w:rsidR="00072002" w:rsidRDefault="00072002" w:rsidP="00072002">
      <w:pPr>
        <w:ind w:firstLineChars="400" w:firstLine="960"/>
      </w:pPr>
    </w:p>
    <w:p w14:paraId="676691DB" w14:textId="77777777" w:rsidR="00072002" w:rsidRPr="00072002" w:rsidRDefault="00072002" w:rsidP="00072002">
      <w:pPr>
        <w:ind w:firstLine="484"/>
        <w:rPr>
          <w:szCs w:val="44"/>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171"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171"/>
    </w:p>
    <w:p w14:paraId="5FD1C399" w14:textId="77777777" w:rsidR="00B1204C" w:rsidRDefault="00B1204C" w:rsidP="00B1204C">
      <w:pPr>
        <w:autoSpaceDE w:val="0"/>
        <w:autoSpaceDN w:val="0"/>
        <w:adjustRightInd w:val="0"/>
        <w:ind w:left="240" w:hanging="240"/>
        <w:rPr>
          <w:rFonts w:ascii="宋体"/>
          <w:kern w:val="0"/>
          <w:szCs w:val="24"/>
        </w:rPr>
      </w:pPr>
      <w:bookmarkStart w:id="172" w:name="_nebCB4CC2CE_1EE2_4CF1_A985_81BB4A832DB7"/>
      <w:r>
        <w:rPr>
          <w:rFonts w:ascii="宋体" w:cs="宋体" w:hint="eastAsia"/>
          <w:color w:val="000000"/>
          <w:kern w:val="0"/>
          <w:sz w:val="20"/>
          <w:szCs w:val="20"/>
        </w:rPr>
        <w:lastRenderedPageBreak/>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172"/>
    </w:p>
    <w:p w14:paraId="0D49B667" w14:textId="77777777" w:rsidR="00B1204C" w:rsidRDefault="00B1204C" w:rsidP="00B1204C">
      <w:pPr>
        <w:autoSpaceDE w:val="0"/>
        <w:autoSpaceDN w:val="0"/>
        <w:adjustRightInd w:val="0"/>
        <w:ind w:left="240" w:hanging="240"/>
        <w:rPr>
          <w:rFonts w:ascii="宋体"/>
          <w:kern w:val="0"/>
          <w:szCs w:val="24"/>
        </w:rPr>
      </w:pPr>
      <w:bookmarkStart w:id="173"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173"/>
    </w:p>
    <w:p w14:paraId="5FE73D85" w14:textId="77777777" w:rsidR="00B1204C" w:rsidRDefault="00B1204C" w:rsidP="00B1204C">
      <w:pPr>
        <w:autoSpaceDE w:val="0"/>
        <w:autoSpaceDN w:val="0"/>
        <w:adjustRightInd w:val="0"/>
        <w:ind w:left="240" w:hanging="240"/>
        <w:rPr>
          <w:rFonts w:ascii="宋体"/>
          <w:kern w:val="0"/>
          <w:szCs w:val="24"/>
        </w:rPr>
      </w:pPr>
      <w:bookmarkStart w:id="174"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174"/>
    </w:p>
    <w:p w14:paraId="453008AF" w14:textId="77777777" w:rsidR="00B1204C" w:rsidRDefault="00B1204C" w:rsidP="00B1204C">
      <w:pPr>
        <w:autoSpaceDE w:val="0"/>
        <w:autoSpaceDN w:val="0"/>
        <w:adjustRightInd w:val="0"/>
        <w:ind w:left="240" w:hanging="240"/>
        <w:rPr>
          <w:rFonts w:ascii="宋体"/>
          <w:kern w:val="0"/>
          <w:szCs w:val="24"/>
        </w:rPr>
      </w:pPr>
      <w:bookmarkStart w:id="175"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175"/>
    </w:p>
    <w:p w14:paraId="5EC9F498" w14:textId="77777777" w:rsidR="00B1204C" w:rsidRDefault="00B1204C" w:rsidP="00B1204C">
      <w:pPr>
        <w:autoSpaceDE w:val="0"/>
        <w:autoSpaceDN w:val="0"/>
        <w:adjustRightInd w:val="0"/>
        <w:ind w:left="240" w:hanging="240"/>
        <w:rPr>
          <w:rFonts w:ascii="宋体"/>
          <w:kern w:val="0"/>
          <w:szCs w:val="24"/>
        </w:rPr>
      </w:pPr>
      <w:bookmarkStart w:id="176"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176"/>
    </w:p>
    <w:p w14:paraId="04B94EF4" w14:textId="77777777" w:rsidR="00B1204C" w:rsidRDefault="00B1204C" w:rsidP="00B1204C">
      <w:pPr>
        <w:autoSpaceDE w:val="0"/>
        <w:autoSpaceDN w:val="0"/>
        <w:adjustRightInd w:val="0"/>
        <w:ind w:left="240" w:hanging="240"/>
        <w:rPr>
          <w:rFonts w:ascii="宋体"/>
          <w:kern w:val="0"/>
          <w:szCs w:val="24"/>
        </w:rPr>
      </w:pPr>
      <w:bookmarkStart w:id="177"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177"/>
    </w:p>
    <w:p w14:paraId="5416910D" w14:textId="77777777" w:rsidR="00B1204C" w:rsidRDefault="00B1204C" w:rsidP="00B1204C">
      <w:pPr>
        <w:autoSpaceDE w:val="0"/>
        <w:autoSpaceDN w:val="0"/>
        <w:adjustRightInd w:val="0"/>
        <w:ind w:left="240" w:hanging="240"/>
        <w:rPr>
          <w:rFonts w:ascii="宋体"/>
          <w:kern w:val="0"/>
          <w:szCs w:val="24"/>
        </w:rPr>
      </w:pPr>
      <w:bookmarkStart w:id="178"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178"/>
    </w:p>
    <w:p w14:paraId="00C77239" w14:textId="77777777" w:rsidR="00B1204C" w:rsidRDefault="00B1204C" w:rsidP="00B1204C">
      <w:pPr>
        <w:autoSpaceDE w:val="0"/>
        <w:autoSpaceDN w:val="0"/>
        <w:adjustRightInd w:val="0"/>
        <w:ind w:left="240" w:hanging="240"/>
        <w:rPr>
          <w:rFonts w:ascii="宋体"/>
          <w:kern w:val="0"/>
          <w:szCs w:val="24"/>
        </w:rPr>
      </w:pPr>
      <w:bookmarkStart w:id="179"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179"/>
    </w:p>
    <w:p w14:paraId="7E75A7A8" w14:textId="77777777" w:rsidR="00B1204C" w:rsidRDefault="00B1204C" w:rsidP="00B1204C">
      <w:pPr>
        <w:autoSpaceDE w:val="0"/>
        <w:autoSpaceDN w:val="0"/>
        <w:adjustRightInd w:val="0"/>
        <w:ind w:left="240" w:hanging="240"/>
        <w:rPr>
          <w:rFonts w:ascii="宋体"/>
          <w:kern w:val="0"/>
          <w:szCs w:val="24"/>
        </w:rPr>
      </w:pPr>
      <w:bookmarkStart w:id="180"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180"/>
    </w:p>
    <w:p w14:paraId="02ADC5A8" w14:textId="77777777" w:rsidR="00B1204C" w:rsidRDefault="00B1204C" w:rsidP="00B1204C">
      <w:pPr>
        <w:autoSpaceDE w:val="0"/>
        <w:autoSpaceDN w:val="0"/>
        <w:adjustRightInd w:val="0"/>
        <w:ind w:left="240" w:hanging="240"/>
        <w:rPr>
          <w:rFonts w:ascii="宋体"/>
          <w:kern w:val="0"/>
          <w:szCs w:val="24"/>
        </w:rPr>
      </w:pPr>
      <w:bookmarkStart w:id="181"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181"/>
    </w:p>
    <w:p w14:paraId="5F847327" w14:textId="77777777" w:rsidR="00B1204C" w:rsidRDefault="00B1204C" w:rsidP="00B1204C">
      <w:pPr>
        <w:autoSpaceDE w:val="0"/>
        <w:autoSpaceDN w:val="0"/>
        <w:adjustRightInd w:val="0"/>
        <w:ind w:left="240" w:hanging="240"/>
        <w:rPr>
          <w:rFonts w:ascii="宋体"/>
          <w:kern w:val="0"/>
          <w:szCs w:val="24"/>
        </w:rPr>
      </w:pPr>
      <w:bookmarkStart w:id="182"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182"/>
    </w:p>
    <w:p w14:paraId="7742970D" w14:textId="77777777" w:rsidR="00B1204C" w:rsidRDefault="00B1204C" w:rsidP="00B1204C">
      <w:pPr>
        <w:autoSpaceDE w:val="0"/>
        <w:autoSpaceDN w:val="0"/>
        <w:adjustRightInd w:val="0"/>
        <w:ind w:left="240" w:hanging="240"/>
        <w:rPr>
          <w:rFonts w:ascii="宋体"/>
          <w:kern w:val="0"/>
          <w:szCs w:val="24"/>
        </w:rPr>
      </w:pPr>
      <w:bookmarkStart w:id="183"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183"/>
    </w:p>
    <w:p w14:paraId="50A9D68B" w14:textId="77777777" w:rsidR="00B1204C" w:rsidRDefault="00B1204C" w:rsidP="00B1204C">
      <w:pPr>
        <w:autoSpaceDE w:val="0"/>
        <w:autoSpaceDN w:val="0"/>
        <w:adjustRightInd w:val="0"/>
        <w:ind w:left="240" w:hanging="240"/>
        <w:rPr>
          <w:rFonts w:ascii="宋体"/>
          <w:kern w:val="0"/>
          <w:szCs w:val="24"/>
        </w:rPr>
      </w:pPr>
      <w:bookmarkStart w:id="184"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184"/>
    </w:p>
    <w:p w14:paraId="1E98600D" w14:textId="77777777" w:rsidR="00B1204C" w:rsidRDefault="00B1204C" w:rsidP="00B1204C">
      <w:pPr>
        <w:autoSpaceDE w:val="0"/>
        <w:autoSpaceDN w:val="0"/>
        <w:adjustRightInd w:val="0"/>
        <w:ind w:left="240" w:hanging="240"/>
        <w:rPr>
          <w:rFonts w:ascii="宋体"/>
          <w:kern w:val="0"/>
          <w:szCs w:val="24"/>
        </w:rPr>
      </w:pPr>
      <w:bookmarkStart w:id="185"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185"/>
    </w:p>
    <w:p w14:paraId="56A9861F" w14:textId="77777777" w:rsidR="00B1204C" w:rsidRDefault="00B1204C" w:rsidP="00B1204C">
      <w:pPr>
        <w:autoSpaceDE w:val="0"/>
        <w:autoSpaceDN w:val="0"/>
        <w:adjustRightInd w:val="0"/>
        <w:ind w:left="240" w:hanging="240"/>
        <w:rPr>
          <w:rFonts w:ascii="宋体"/>
          <w:kern w:val="0"/>
          <w:szCs w:val="24"/>
        </w:rPr>
      </w:pPr>
      <w:bookmarkStart w:id="186"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186"/>
    </w:p>
    <w:p w14:paraId="408B4454" w14:textId="77777777" w:rsidR="00B1204C" w:rsidRDefault="00B1204C" w:rsidP="00B1204C">
      <w:pPr>
        <w:autoSpaceDE w:val="0"/>
        <w:autoSpaceDN w:val="0"/>
        <w:adjustRightInd w:val="0"/>
        <w:ind w:left="240" w:hanging="240"/>
        <w:rPr>
          <w:rFonts w:ascii="宋体"/>
          <w:kern w:val="0"/>
          <w:szCs w:val="24"/>
        </w:rPr>
      </w:pPr>
      <w:bookmarkStart w:id="187"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187"/>
    </w:p>
    <w:p w14:paraId="39C92807" w14:textId="77777777" w:rsidR="00B1204C" w:rsidRDefault="00B1204C" w:rsidP="00B1204C">
      <w:pPr>
        <w:autoSpaceDE w:val="0"/>
        <w:autoSpaceDN w:val="0"/>
        <w:adjustRightInd w:val="0"/>
        <w:ind w:left="240" w:hanging="240"/>
        <w:rPr>
          <w:rFonts w:ascii="宋体"/>
          <w:kern w:val="0"/>
          <w:szCs w:val="24"/>
        </w:rPr>
      </w:pPr>
      <w:bookmarkStart w:id="188"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188"/>
    </w:p>
    <w:p w14:paraId="75116264" w14:textId="77777777" w:rsidR="00B1204C" w:rsidRDefault="00B1204C" w:rsidP="00B1204C">
      <w:pPr>
        <w:autoSpaceDE w:val="0"/>
        <w:autoSpaceDN w:val="0"/>
        <w:adjustRightInd w:val="0"/>
        <w:ind w:left="240" w:hanging="240"/>
        <w:rPr>
          <w:rFonts w:ascii="宋体"/>
          <w:kern w:val="0"/>
          <w:szCs w:val="24"/>
        </w:rPr>
      </w:pPr>
      <w:bookmarkStart w:id="189"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189"/>
    </w:p>
    <w:p w14:paraId="36F88BF7" w14:textId="77777777" w:rsidR="00B1204C" w:rsidRDefault="00B1204C" w:rsidP="00B1204C">
      <w:pPr>
        <w:autoSpaceDE w:val="0"/>
        <w:autoSpaceDN w:val="0"/>
        <w:adjustRightInd w:val="0"/>
        <w:ind w:left="240" w:hanging="240"/>
        <w:rPr>
          <w:rFonts w:ascii="宋体"/>
          <w:kern w:val="0"/>
          <w:szCs w:val="24"/>
        </w:rPr>
      </w:pPr>
      <w:bookmarkStart w:id="190"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190"/>
    </w:p>
    <w:p w14:paraId="781E6376" w14:textId="77777777" w:rsidR="00B1204C" w:rsidRDefault="00B1204C" w:rsidP="00B1204C">
      <w:pPr>
        <w:autoSpaceDE w:val="0"/>
        <w:autoSpaceDN w:val="0"/>
        <w:adjustRightInd w:val="0"/>
        <w:ind w:left="240" w:hanging="240"/>
        <w:rPr>
          <w:rFonts w:ascii="宋体"/>
          <w:kern w:val="0"/>
          <w:szCs w:val="24"/>
        </w:rPr>
      </w:pPr>
      <w:bookmarkStart w:id="191"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191"/>
    </w:p>
    <w:p w14:paraId="40DA92D0" w14:textId="77777777" w:rsidR="00B1204C" w:rsidRDefault="00B1204C" w:rsidP="00B1204C">
      <w:pPr>
        <w:autoSpaceDE w:val="0"/>
        <w:autoSpaceDN w:val="0"/>
        <w:adjustRightInd w:val="0"/>
        <w:ind w:left="240" w:hanging="240"/>
        <w:rPr>
          <w:rFonts w:ascii="宋体"/>
          <w:kern w:val="0"/>
          <w:szCs w:val="24"/>
        </w:rPr>
      </w:pPr>
      <w:bookmarkStart w:id="192"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192"/>
    </w:p>
    <w:p w14:paraId="1C3F139A" w14:textId="77777777" w:rsidR="00B1204C" w:rsidRDefault="00B1204C" w:rsidP="00B1204C">
      <w:pPr>
        <w:autoSpaceDE w:val="0"/>
        <w:autoSpaceDN w:val="0"/>
        <w:adjustRightInd w:val="0"/>
        <w:ind w:left="240" w:hanging="240"/>
        <w:rPr>
          <w:rFonts w:ascii="宋体"/>
          <w:kern w:val="0"/>
          <w:szCs w:val="24"/>
        </w:rPr>
      </w:pPr>
      <w:bookmarkStart w:id="193"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193"/>
    </w:p>
    <w:p w14:paraId="3ADFACD9" w14:textId="77777777" w:rsidR="00B1204C" w:rsidRDefault="00B1204C" w:rsidP="00B1204C">
      <w:pPr>
        <w:autoSpaceDE w:val="0"/>
        <w:autoSpaceDN w:val="0"/>
        <w:adjustRightInd w:val="0"/>
        <w:ind w:left="240" w:hanging="240"/>
        <w:rPr>
          <w:rFonts w:ascii="宋体"/>
          <w:kern w:val="0"/>
          <w:szCs w:val="24"/>
        </w:rPr>
      </w:pPr>
      <w:bookmarkStart w:id="194"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194"/>
    </w:p>
    <w:p w14:paraId="31F6D9A0" w14:textId="77777777" w:rsidR="00B1204C" w:rsidRDefault="00B1204C" w:rsidP="00B1204C">
      <w:pPr>
        <w:autoSpaceDE w:val="0"/>
        <w:autoSpaceDN w:val="0"/>
        <w:adjustRightInd w:val="0"/>
        <w:ind w:left="240" w:hanging="240"/>
        <w:rPr>
          <w:rFonts w:ascii="宋体"/>
          <w:kern w:val="0"/>
          <w:szCs w:val="24"/>
        </w:rPr>
      </w:pPr>
      <w:bookmarkStart w:id="195"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195"/>
    </w:p>
    <w:p w14:paraId="66078BF7" w14:textId="77777777" w:rsidR="00B1204C" w:rsidRDefault="00B1204C" w:rsidP="00B1204C">
      <w:pPr>
        <w:autoSpaceDE w:val="0"/>
        <w:autoSpaceDN w:val="0"/>
        <w:adjustRightInd w:val="0"/>
        <w:ind w:left="240" w:hanging="240"/>
        <w:rPr>
          <w:rFonts w:ascii="宋体"/>
          <w:kern w:val="0"/>
          <w:szCs w:val="24"/>
        </w:rPr>
      </w:pPr>
      <w:bookmarkStart w:id="196"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196"/>
    </w:p>
    <w:p w14:paraId="4A916F73" w14:textId="77777777" w:rsidR="00B1204C" w:rsidRDefault="00B1204C" w:rsidP="00B1204C">
      <w:pPr>
        <w:autoSpaceDE w:val="0"/>
        <w:autoSpaceDN w:val="0"/>
        <w:adjustRightInd w:val="0"/>
        <w:ind w:left="240" w:hanging="240"/>
        <w:rPr>
          <w:rFonts w:ascii="宋体"/>
          <w:kern w:val="0"/>
          <w:szCs w:val="24"/>
        </w:rPr>
      </w:pPr>
      <w:bookmarkStart w:id="197"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197"/>
    </w:p>
    <w:p w14:paraId="486D7E1F" w14:textId="77777777" w:rsidR="00B1204C" w:rsidRDefault="00B1204C" w:rsidP="00B1204C">
      <w:pPr>
        <w:autoSpaceDE w:val="0"/>
        <w:autoSpaceDN w:val="0"/>
        <w:adjustRightInd w:val="0"/>
        <w:ind w:left="240" w:hanging="240"/>
        <w:rPr>
          <w:rFonts w:ascii="宋体"/>
          <w:kern w:val="0"/>
          <w:szCs w:val="24"/>
        </w:rPr>
      </w:pPr>
      <w:bookmarkStart w:id="198"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198"/>
    </w:p>
    <w:p w14:paraId="2B8C41F5" w14:textId="77777777" w:rsidR="00B1204C" w:rsidRDefault="00B1204C" w:rsidP="00B1204C">
      <w:pPr>
        <w:autoSpaceDE w:val="0"/>
        <w:autoSpaceDN w:val="0"/>
        <w:adjustRightInd w:val="0"/>
        <w:ind w:left="240" w:hanging="240"/>
        <w:rPr>
          <w:rFonts w:ascii="宋体"/>
          <w:kern w:val="0"/>
          <w:szCs w:val="24"/>
        </w:rPr>
      </w:pPr>
      <w:bookmarkStart w:id="199"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199"/>
    </w:p>
    <w:p w14:paraId="3ECB0D8D" w14:textId="77777777" w:rsidR="00B1204C" w:rsidRDefault="00B1204C" w:rsidP="00B1204C">
      <w:pPr>
        <w:autoSpaceDE w:val="0"/>
        <w:autoSpaceDN w:val="0"/>
        <w:adjustRightInd w:val="0"/>
        <w:ind w:left="240" w:hanging="240"/>
        <w:rPr>
          <w:rFonts w:ascii="宋体"/>
          <w:kern w:val="0"/>
          <w:szCs w:val="24"/>
        </w:rPr>
      </w:pPr>
      <w:bookmarkStart w:id="200"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200"/>
    </w:p>
    <w:p w14:paraId="0ED3A0E2" w14:textId="77777777" w:rsidR="00B1204C" w:rsidRDefault="00B1204C" w:rsidP="00B1204C">
      <w:pPr>
        <w:autoSpaceDE w:val="0"/>
        <w:autoSpaceDN w:val="0"/>
        <w:adjustRightInd w:val="0"/>
        <w:ind w:left="240" w:hanging="240"/>
        <w:rPr>
          <w:rFonts w:ascii="宋体"/>
          <w:kern w:val="0"/>
          <w:szCs w:val="24"/>
        </w:rPr>
      </w:pPr>
      <w:bookmarkStart w:id="201"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201"/>
    </w:p>
    <w:p w14:paraId="67CFBC97" w14:textId="77777777" w:rsidR="00B1204C" w:rsidRDefault="00B1204C" w:rsidP="00B1204C">
      <w:pPr>
        <w:autoSpaceDE w:val="0"/>
        <w:autoSpaceDN w:val="0"/>
        <w:adjustRightInd w:val="0"/>
        <w:ind w:left="240" w:hanging="240"/>
        <w:rPr>
          <w:rFonts w:ascii="宋体"/>
          <w:kern w:val="0"/>
          <w:szCs w:val="24"/>
        </w:rPr>
      </w:pPr>
      <w:bookmarkStart w:id="202"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202"/>
    </w:p>
    <w:p w14:paraId="2782D96E" w14:textId="77777777" w:rsidR="00B1204C" w:rsidRDefault="00B1204C" w:rsidP="00B1204C">
      <w:pPr>
        <w:autoSpaceDE w:val="0"/>
        <w:autoSpaceDN w:val="0"/>
        <w:adjustRightInd w:val="0"/>
        <w:ind w:left="240" w:hanging="240"/>
        <w:rPr>
          <w:rFonts w:ascii="宋体"/>
          <w:kern w:val="0"/>
          <w:szCs w:val="24"/>
        </w:rPr>
      </w:pPr>
      <w:bookmarkStart w:id="203"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203"/>
    </w:p>
    <w:p w14:paraId="61DC0C01" w14:textId="77777777" w:rsidR="00B1204C" w:rsidRDefault="00B1204C" w:rsidP="00B1204C">
      <w:pPr>
        <w:autoSpaceDE w:val="0"/>
        <w:autoSpaceDN w:val="0"/>
        <w:adjustRightInd w:val="0"/>
        <w:ind w:left="240" w:hanging="240"/>
        <w:rPr>
          <w:rFonts w:ascii="宋体"/>
          <w:kern w:val="0"/>
          <w:szCs w:val="24"/>
        </w:rPr>
      </w:pPr>
      <w:bookmarkStart w:id="204"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204"/>
    </w:p>
    <w:p w14:paraId="51C5614C" w14:textId="77777777" w:rsidR="00B1204C" w:rsidRDefault="00B1204C" w:rsidP="00B1204C">
      <w:pPr>
        <w:autoSpaceDE w:val="0"/>
        <w:autoSpaceDN w:val="0"/>
        <w:adjustRightInd w:val="0"/>
        <w:ind w:left="240" w:hanging="240"/>
        <w:rPr>
          <w:rFonts w:ascii="宋体"/>
          <w:kern w:val="0"/>
          <w:szCs w:val="24"/>
        </w:rPr>
      </w:pPr>
      <w:bookmarkStart w:id="205"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205"/>
    </w:p>
    <w:p w14:paraId="1C327FC5" w14:textId="77777777" w:rsidR="00B1204C" w:rsidRDefault="00B1204C" w:rsidP="00B1204C">
      <w:pPr>
        <w:autoSpaceDE w:val="0"/>
        <w:autoSpaceDN w:val="0"/>
        <w:adjustRightInd w:val="0"/>
        <w:ind w:left="240" w:hanging="240"/>
        <w:rPr>
          <w:rFonts w:ascii="宋体"/>
          <w:kern w:val="0"/>
          <w:szCs w:val="24"/>
        </w:rPr>
      </w:pPr>
      <w:bookmarkStart w:id="206"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206"/>
    </w:p>
    <w:p w14:paraId="585C7644" w14:textId="77777777" w:rsidR="00B1204C" w:rsidRDefault="00B1204C" w:rsidP="00B1204C">
      <w:pPr>
        <w:autoSpaceDE w:val="0"/>
        <w:autoSpaceDN w:val="0"/>
        <w:adjustRightInd w:val="0"/>
        <w:ind w:left="240" w:hanging="240"/>
        <w:rPr>
          <w:rFonts w:ascii="宋体"/>
          <w:kern w:val="0"/>
          <w:szCs w:val="24"/>
        </w:rPr>
      </w:pPr>
      <w:bookmarkStart w:id="207"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207"/>
    </w:p>
    <w:p w14:paraId="6E31F667" w14:textId="77777777" w:rsidR="00B1204C" w:rsidRDefault="00B1204C" w:rsidP="00B1204C">
      <w:pPr>
        <w:autoSpaceDE w:val="0"/>
        <w:autoSpaceDN w:val="0"/>
        <w:adjustRightInd w:val="0"/>
        <w:ind w:left="240" w:hanging="240"/>
        <w:rPr>
          <w:rFonts w:ascii="宋体"/>
          <w:kern w:val="0"/>
          <w:szCs w:val="24"/>
        </w:rPr>
      </w:pPr>
      <w:bookmarkStart w:id="208"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208"/>
    </w:p>
    <w:p w14:paraId="0DC6B63F" w14:textId="77777777" w:rsidR="00B1204C" w:rsidRDefault="00B1204C" w:rsidP="00B1204C">
      <w:pPr>
        <w:autoSpaceDE w:val="0"/>
        <w:autoSpaceDN w:val="0"/>
        <w:adjustRightInd w:val="0"/>
        <w:ind w:left="240" w:hanging="240"/>
        <w:rPr>
          <w:rFonts w:ascii="宋体"/>
          <w:kern w:val="0"/>
          <w:szCs w:val="24"/>
        </w:rPr>
      </w:pPr>
      <w:bookmarkStart w:id="209"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209"/>
    </w:p>
    <w:p w14:paraId="1B4A46DC" w14:textId="77777777" w:rsidR="00B1204C" w:rsidRDefault="00B1204C" w:rsidP="00B1204C">
      <w:pPr>
        <w:autoSpaceDE w:val="0"/>
        <w:autoSpaceDN w:val="0"/>
        <w:adjustRightInd w:val="0"/>
        <w:ind w:left="240" w:hanging="240"/>
        <w:rPr>
          <w:rFonts w:ascii="宋体"/>
          <w:kern w:val="0"/>
          <w:szCs w:val="24"/>
        </w:rPr>
      </w:pPr>
      <w:bookmarkStart w:id="210"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210"/>
    </w:p>
    <w:p w14:paraId="0B8D33B3" w14:textId="77777777" w:rsidR="00B1204C" w:rsidRDefault="00B1204C" w:rsidP="00B1204C">
      <w:pPr>
        <w:autoSpaceDE w:val="0"/>
        <w:autoSpaceDN w:val="0"/>
        <w:adjustRightInd w:val="0"/>
        <w:ind w:left="240" w:hanging="240"/>
        <w:rPr>
          <w:rFonts w:ascii="宋体"/>
          <w:kern w:val="0"/>
          <w:szCs w:val="24"/>
        </w:rPr>
      </w:pPr>
      <w:bookmarkStart w:id="211"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211"/>
    </w:p>
    <w:p w14:paraId="43052255" w14:textId="77777777" w:rsidR="00B1204C" w:rsidRDefault="00B1204C" w:rsidP="00B1204C">
      <w:pPr>
        <w:autoSpaceDE w:val="0"/>
        <w:autoSpaceDN w:val="0"/>
        <w:adjustRightInd w:val="0"/>
        <w:ind w:left="240" w:hanging="240"/>
        <w:rPr>
          <w:rFonts w:ascii="宋体"/>
          <w:kern w:val="0"/>
          <w:szCs w:val="24"/>
        </w:rPr>
      </w:pPr>
      <w:bookmarkStart w:id="212"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212"/>
    </w:p>
    <w:p w14:paraId="3702FB95" w14:textId="77777777" w:rsidR="00B1204C" w:rsidRDefault="00B1204C" w:rsidP="00B1204C">
      <w:pPr>
        <w:autoSpaceDE w:val="0"/>
        <w:autoSpaceDN w:val="0"/>
        <w:adjustRightInd w:val="0"/>
        <w:ind w:left="240" w:hanging="240"/>
        <w:rPr>
          <w:rFonts w:ascii="宋体"/>
          <w:kern w:val="0"/>
          <w:szCs w:val="24"/>
        </w:rPr>
      </w:pPr>
      <w:bookmarkStart w:id="213"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213"/>
    </w:p>
    <w:p w14:paraId="087A61C4" w14:textId="77777777" w:rsidR="00B1204C" w:rsidRDefault="00B1204C" w:rsidP="00B1204C">
      <w:pPr>
        <w:autoSpaceDE w:val="0"/>
        <w:autoSpaceDN w:val="0"/>
        <w:adjustRightInd w:val="0"/>
        <w:ind w:left="240" w:hanging="240"/>
        <w:rPr>
          <w:rFonts w:ascii="宋体"/>
          <w:kern w:val="0"/>
          <w:szCs w:val="24"/>
        </w:rPr>
      </w:pPr>
      <w:bookmarkStart w:id="214"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214"/>
    </w:p>
    <w:p w14:paraId="5A055F7D" w14:textId="77777777" w:rsidR="00B1204C" w:rsidRDefault="00B1204C" w:rsidP="00B1204C">
      <w:pPr>
        <w:autoSpaceDE w:val="0"/>
        <w:autoSpaceDN w:val="0"/>
        <w:adjustRightInd w:val="0"/>
        <w:ind w:left="240" w:hanging="240"/>
        <w:rPr>
          <w:rFonts w:ascii="宋体"/>
          <w:kern w:val="0"/>
          <w:szCs w:val="24"/>
        </w:rPr>
      </w:pPr>
      <w:bookmarkStart w:id="215"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215"/>
    </w:p>
    <w:p w14:paraId="1B2D1C99" w14:textId="77777777" w:rsidR="00B1204C" w:rsidRDefault="00B1204C" w:rsidP="00B1204C">
      <w:pPr>
        <w:autoSpaceDE w:val="0"/>
        <w:autoSpaceDN w:val="0"/>
        <w:adjustRightInd w:val="0"/>
        <w:ind w:left="240" w:hanging="240"/>
        <w:rPr>
          <w:rFonts w:ascii="宋体"/>
          <w:kern w:val="0"/>
          <w:szCs w:val="24"/>
        </w:rPr>
      </w:pPr>
      <w:bookmarkStart w:id="216" w:name="_neb8B95C85E_EF2C_478B_A406_DA97F36823CB"/>
      <w:r>
        <w:rPr>
          <w:color w:val="000000"/>
          <w:kern w:val="0"/>
          <w:sz w:val="20"/>
          <w:szCs w:val="20"/>
        </w:rPr>
        <w:lastRenderedPageBreak/>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216"/>
    </w:p>
    <w:p w14:paraId="2CAED96C" w14:textId="77777777" w:rsidR="00B1204C" w:rsidRDefault="00B1204C" w:rsidP="00B1204C">
      <w:pPr>
        <w:autoSpaceDE w:val="0"/>
        <w:autoSpaceDN w:val="0"/>
        <w:adjustRightInd w:val="0"/>
        <w:ind w:left="240" w:hanging="240"/>
        <w:rPr>
          <w:rFonts w:ascii="宋体"/>
          <w:kern w:val="0"/>
          <w:szCs w:val="24"/>
        </w:rPr>
      </w:pPr>
      <w:bookmarkStart w:id="217"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217"/>
    </w:p>
    <w:p w14:paraId="4AD7D4C8" w14:textId="77777777" w:rsidR="00B1204C" w:rsidRDefault="00B1204C" w:rsidP="00B1204C">
      <w:pPr>
        <w:autoSpaceDE w:val="0"/>
        <w:autoSpaceDN w:val="0"/>
        <w:adjustRightInd w:val="0"/>
        <w:ind w:left="240" w:hanging="240"/>
        <w:rPr>
          <w:rFonts w:ascii="宋体"/>
          <w:kern w:val="0"/>
          <w:szCs w:val="24"/>
        </w:rPr>
      </w:pPr>
      <w:bookmarkStart w:id="218"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218"/>
    </w:p>
    <w:p w14:paraId="550AE09C" w14:textId="77777777" w:rsidR="00B1204C" w:rsidRDefault="00B1204C" w:rsidP="00B1204C">
      <w:pPr>
        <w:autoSpaceDE w:val="0"/>
        <w:autoSpaceDN w:val="0"/>
        <w:adjustRightInd w:val="0"/>
        <w:ind w:left="240" w:hanging="240"/>
        <w:rPr>
          <w:rFonts w:ascii="宋体"/>
          <w:kern w:val="0"/>
          <w:szCs w:val="24"/>
        </w:rPr>
      </w:pPr>
      <w:bookmarkStart w:id="219"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219"/>
    </w:p>
    <w:p w14:paraId="1D57A65A" w14:textId="77777777" w:rsidR="00B1204C" w:rsidRDefault="00B1204C" w:rsidP="00B1204C">
      <w:pPr>
        <w:autoSpaceDE w:val="0"/>
        <w:autoSpaceDN w:val="0"/>
        <w:adjustRightInd w:val="0"/>
        <w:ind w:left="240" w:hanging="240"/>
        <w:rPr>
          <w:rFonts w:ascii="宋体"/>
          <w:kern w:val="0"/>
          <w:szCs w:val="24"/>
        </w:rPr>
      </w:pPr>
      <w:bookmarkStart w:id="220"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220"/>
    </w:p>
    <w:p w14:paraId="469590D4" w14:textId="77777777" w:rsidR="00B1204C" w:rsidRDefault="00B1204C" w:rsidP="00B1204C">
      <w:pPr>
        <w:autoSpaceDE w:val="0"/>
        <w:autoSpaceDN w:val="0"/>
        <w:adjustRightInd w:val="0"/>
        <w:ind w:left="240" w:hanging="240"/>
        <w:rPr>
          <w:rFonts w:ascii="宋体"/>
          <w:kern w:val="0"/>
          <w:szCs w:val="24"/>
        </w:rPr>
      </w:pPr>
      <w:bookmarkStart w:id="221"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221"/>
    </w:p>
    <w:p w14:paraId="72E1EF74" w14:textId="77777777" w:rsidR="00B1204C" w:rsidRDefault="00B1204C" w:rsidP="00B1204C">
      <w:pPr>
        <w:autoSpaceDE w:val="0"/>
        <w:autoSpaceDN w:val="0"/>
        <w:adjustRightInd w:val="0"/>
        <w:ind w:left="240" w:hanging="240"/>
        <w:rPr>
          <w:rFonts w:ascii="宋体"/>
          <w:kern w:val="0"/>
          <w:szCs w:val="24"/>
        </w:rPr>
      </w:pPr>
      <w:bookmarkStart w:id="222"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222"/>
    </w:p>
    <w:p w14:paraId="60AC1832" w14:textId="77777777" w:rsidR="00B1204C" w:rsidRDefault="00B1204C" w:rsidP="00B1204C">
      <w:pPr>
        <w:autoSpaceDE w:val="0"/>
        <w:autoSpaceDN w:val="0"/>
        <w:adjustRightInd w:val="0"/>
        <w:ind w:left="240" w:hanging="240"/>
        <w:rPr>
          <w:rFonts w:ascii="宋体"/>
          <w:kern w:val="0"/>
          <w:szCs w:val="24"/>
        </w:rPr>
      </w:pPr>
      <w:bookmarkStart w:id="223"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223"/>
    </w:p>
    <w:p w14:paraId="45291519" w14:textId="77777777" w:rsidR="00B1204C" w:rsidRDefault="00B1204C" w:rsidP="00B1204C">
      <w:pPr>
        <w:autoSpaceDE w:val="0"/>
        <w:autoSpaceDN w:val="0"/>
        <w:adjustRightInd w:val="0"/>
        <w:ind w:left="240" w:hanging="240"/>
        <w:rPr>
          <w:rFonts w:ascii="宋体"/>
          <w:kern w:val="0"/>
          <w:szCs w:val="24"/>
        </w:rPr>
      </w:pPr>
      <w:bookmarkStart w:id="224"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224"/>
    </w:p>
    <w:p w14:paraId="541B3F3D" w14:textId="77777777" w:rsidR="00B1204C" w:rsidRDefault="00B1204C" w:rsidP="00B1204C">
      <w:pPr>
        <w:autoSpaceDE w:val="0"/>
        <w:autoSpaceDN w:val="0"/>
        <w:adjustRightInd w:val="0"/>
        <w:ind w:left="240" w:hanging="240"/>
        <w:rPr>
          <w:rFonts w:ascii="宋体"/>
          <w:kern w:val="0"/>
          <w:szCs w:val="24"/>
        </w:rPr>
      </w:pPr>
      <w:bookmarkStart w:id="225"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225"/>
    </w:p>
    <w:p w14:paraId="3455FB3A" w14:textId="77777777" w:rsidR="00B1204C" w:rsidRDefault="00B1204C" w:rsidP="00B1204C">
      <w:pPr>
        <w:autoSpaceDE w:val="0"/>
        <w:autoSpaceDN w:val="0"/>
        <w:adjustRightInd w:val="0"/>
        <w:ind w:left="240" w:hanging="240"/>
        <w:rPr>
          <w:rFonts w:ascii="宋体"/>
          <w:kern w:val="0"/>
          <w:szCs w:val="24"/>
        </w:rPr>
      </w:pPr>
      <w:bookmarkStart w:id="226"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226"/>
    </w:p>
    <w:p w14:paraId="6193A168" w14:textId="77777777" w:rsidR="00B1204C" w:rsidRDefault="00B1204C" w:rsidP="00B1204C">
      <w:pPr>
        <w:autoSpaceDE w:val="0"/>
        <w:autoSpaceDN w:val="0"/>
        <w:adjustRightInd w:val="0"/>
        <w:ind w:left="240" w:hanging="240"/>
        <w:rPr>
          <w:rFonts w:ascii="宋体"/>
          <w:kern w:val="0"/>
          <w:szCs w:val="24"/>
        </w:rPr>
      </w:pPr>
      <w:bookmarkStart w:id="227"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227"/>
    </w:p>
    <w:p w14:paraId="77A3FB9A" w14:textId="77777777" w:rsidR="00B1204C" w:rsidRDefault="00B1204C" w:rsidP="00B1204C">
      <w:pPr>
        <w:autoSpaceDE w:val="0"/>
        <w:autoSpaceDN w:val="0"/>
        <w:adjustRightInd w:val="0"/>
        <w:ind w:left="240" w:hanging="240"/>
        <w:rPr>
          <w:rFonts w:ascii="宋体"/>
          <w:kern w:val="0"/>
          <w:szCs w:val="24"/>
        </w:rPr>
      </w:pPr>
      <w:bookmarkStart w:id="228"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228"/>
    </w:p>
    <w:p w14:paraId="68F84791" w14:textId="77777777" w:rsidR="00B1204C" w:rsidRDefault="00B1204C" w:rsidP="00B1204C">
      <w:pPr>
        <w:autoSpaceDE w:val="0"/>
        <w:autoSpaceDN w:val="0"/>
        <w:adjustRightInd w:val="0"/>
        <w:ind w:left="240" w:hanging="240"/>
        <w:rPr>
          <w:rFonts w:ascii="宋体"/>
          <w:kern w:val="0"/>
          <w:szCs w:val="24"/>
        </w:rPr>
      </w:pPr>
      <w:bookmarkStart w:id="229"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229"/>
    </w:p>
    <w:p w14:paraId="17DE7300" w14:textId="77777777" w:rsidR="00B1204C" w:rsidRDefault="00B1204C" w:rsidP="00B1204C">
      <w:pPr>
        <w:autoSpaceDE w:val="0"/>
        <w:autoSpaceDN w:val="0"/>
        <w:adjustRightInd w:val="0"/>
        <w:ind w:left="240" w:hanging="240"/>
        <w:rPr>
          <w:rFonts w:ascii="宋体"/>
          <w:kern w:val="0"/>
          <w:szCs w:val="24"/>
        </w:rPr>
      </w:pPr>
      <w:bookmarkStart w:id="230"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230"/>
    </w:p>
    <w:p w14:paraId="4BEE7B00" w14:textId="77777777" w:rsidR="00B1204C" w:rsidRDefault="00B1204C" w:rsidP="00B1204C">
      <w:pPr>
        <w:autoSpaceDE w:val="0"/>
        <w:autoSpaceDN w:val="0"/>
        <w:adjustRightInd w:val="0"/>
        <w:ind w:left="240" w:hanging="240"/>
        <w:rPr>
          <w:rFonts w:ascii="宋体"/>
          <w:kern w:val="0"/>
          <w:szCs w:val="24"/>
        </w:rPr>
      </w:pPr>
      <w:bookmarkStart w:id="231"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231"/>
    </w:p>
    <w:p w14:paraId="16F18B17" w14:textId="77777777" w:rsidR="00B1204C" w:rsidRDefault="00B1204C" w:rsidP="00B1204C">
      <w:pPr>
        <w:autoSpaceDE w:val="0"/>
        <w:autoSpaceDN w:val="0"/>
        <w:adjustRightInd w:val="0"/>
        <w:ind w:left="240" w:hanging="240"/>
        <w:rPr>
          <w:rFonts w:ascii="宋体"/>
          <w:kern w:val="0"/>
          <w:szCs w:val="24"/>
        </w:rPr>
      </w:pPr>
      <w:bookmarkStart w:id="232"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232"/>
    </w:p>
    <w:p w14:paraId="4B71ADE6" w14:textId="77777777" w:rsidR="00B1204C" w:rsidRDefault="00B1204C" w:rsidP="00B1204C">
      <w:pPr>
        <w:autoSpaceDE w:val="0"/>
        <w:autoSpaceDN w:val="0"/>
        <w:adjustRightInd w:val="0"/>
        <w:ind w:left="240" w:hanging="240"/>
        <w:rPr>
          <w:rFonts w:ascii="宋体"/>
          <w:kern w:val="0"/>
          <w:szCs w:val="24"/>
        </w:rPr>
      </w:pPr>
      <w:bookmarkStart w:id="233"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233"/>
    </w:p>
    <w:p w14:paraId="63292167" w14:textId="77777777" w:rsidR="00B1204C" w:rsidRDefault="00B1204C" w:rsidP="00B1204C">
      <w:pPr>
        <w:autoSpaceDE w:val="0"/>
        <w:autoSpaceDN w:val="0"/>
        <w:adjustRightInd w:val="0"/>
        <w:ind w:left="240" w:hanging="240"/>
        <w:rPr>
          <w:rFonts w:ascii="宋体"/>
          <w:kern w:val="0"/>
          <w:szCs w:val="24"/>
        </w:rPr>
      </w:pPr>
      <w:bookmarkStart w:id="234"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234"/>
    </w:p>
    <w:p w14:paraId="3BF345E2" w14:textId="77777777" w:rsidR="00B1204C" w:rsidRDefault="00B1204C" w:rsidP="00B1204C">
      <w:pPr>
        <w:autoSpaceDE w:val="0"/>
        <w:autoSpaceDN w:val="0"/>
        <w:adjustRightInd w:val="0"/>
        <w:ind w:left="240" w:hanging="240"/>
        <w:rPr>
          <w:rFonts w:ascii="宋体"/>
          <w:kern w:val="0"/>
          <w:szCs w:val="24"/>
        </w:rPr>
      </w:pPr>
      <w:bookmarkStart w:id="235"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235"/>
    </w:p>
    <w:p w14:paraId="7ECCC44B" w14:textId="77777777" w:rsidR="00B1204C" w:rsidRDefault="00B1204C" w:rsidP="00B1204C">
      <w:pPr>
        <w:autoSpaceDE w:val="0"/>
        <w:autoSpaceDN w:val="0"/>
        <w:adjustRightInd w:val="0"/>
        <w:ind w:left="240" w:hanging="240"/>
        <w:rPr>
          <w:rFonts w:ascii="宋体"/>
          <w:kern w:val="0"/>
          <w:szCs w:val="24"/>
        </w:rPr>
      </w:pPr>
      <w:bookmarkStart w:id="236"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236"/>
    </w:p>
    <w:p w14:paraId="10935F3E" w14:textId="77777777" w:rsidR="00B1204C" w:rsidRDefault="00B1204C" w:rsidP="00B1204C">
      <w:pPr>
        <w:autoSpaceDE w:val="0"/>
        <w:autoSpaceDN w:val="0"/>
        <w:adjustRightInd w:val="0"/>
        <w:ind w:left="240" w:hanging="240"/>
        <w:rPr>
          <w:rFonts w:ascii="宋体"/>
          <w:kern w:val="0"/>
          <w:szCs w:val="24"/>
        </w:rPr>
      </w:pPr>
      <w:bookmarkStart w:id="237"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237"/>
    </w:p>
    <w:p w14:paraId="00B999E1" w14:textId="77777777" w:rsidR="00B1204C" w:rsidRDefault="00B1204C" w:rsidP="00B1204C">
      <w:pPr>
        <w:autoSpaceDE w:val="0"/>
        <w:autoSpaceDN w:val="0"/>
        <w:adjustRightInd w:val="0"/>
        <w:ind w:left="240" w:hanging="240"/>
        <w:rPr>
          <w:rFonts w:ascii="宋体"/>
          <w:kern w:val="0"/>
          <w:szCs w:val="24"/>
        </w:rPr>
      </w:pPr>
      <w:bookmarkStart w:id="238"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238"/>
    </w:p>
    <w:p w14:paraId="6B5103BC" w14:textId="77777777" w:rsidR="00B1204C" w:rsidRDefault="00B1204C" w:rsidP="00B1204C">
      <w:pPr>
        <w:autoSpaceDE w:val="0"/>
        <w:autoSpaceDN w:val="0"/>
        <w:adjustRightInd w:val="0"/>
        <w:ind w:left="240" w:hanging="240"/>
        <w:rPr>
          <w:rFonts w:ascii="宋体"/>
          <w:kern w:val="0"/>
          <w:szCs w:val="24"/>
        </w:rPr>
      </w:pPr>
      <w:bookmarkStart w:id="239"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239"/>
    </w:p>
    <w:p w14:paraId="1E092994" w14:textId="77777777" w:rsidR="00B1204C" w:rsidRDefault="00B1204C" w:rsidP="00B1204C">
      <w:pPr>
        <w:autoSpaceDE w:val="0"/>
        <w:autoSpaceDN w:val="0"/>
        <w:adjustRightInd w:val="0"/>
        <w:ind w:left="240" w:hanging="240"/>
        <w:rPr>
          <w:rFonts w:ascii="宋体"/>
          <w:kern w:val="0"/>
          <w:szCs w:val="24"/>
        </w:rPr>
      </w:pPr>
      <w:bookmarkStart w:id="240"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240"/>
    </w:p>
    <w:p w14:paraId="608CCF88" w14:textId="77777777" w:rsidR="00B1204C" w:rsidRDefault="00B1204C" w:rsidP="00B1204C">
      <w:pPr>
        <w:autoSpaceDE w:val="0"/>
        <w:autoSpaceDN w:val="0"/>
        <w:adjustRightInd w:val="0"/>
        <w:ind w:left="240" w:hanging="240"/>
        <w:rPr>
          <w:rFonts w:ascii="宋体"/>
          <w:kern w:val="0"/>
          <w:szCs w:val="24"/>
        </w:rPr>
      </w:pPr>
      <w:bookmarkStart w:id="241"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241"/>
    </w:p>
    <w:p w14:paraId="15027A29" w14:textId="77777777" w:rsidR="00B1204C" w:rsidRDefault="00B1204C" w:rsidP="00B1204C">
      <w:pPr>
        <w:autoSpaceDE w:val="0"/>
        <w:autoSpaceDN w:val="0"/>
        <w:adjustRightInd w:val="0"/>
        <w:ind w:left="240" w:hanging="240"/>
        <w:rPr>
          <w:rFonts w:ascii="宋体"/>
          <w:kern w:val="0"/>
          <w:szCs w:val="24"/>
        </w:rPr>
      </w:pPr>
      <w:bookmarkStart w:id="242"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242"/>
    </w:p>
    <w:p w14:paraId="1B154400" w14:textId="77777777" w:rsidR="00B1204C" w:rsidRDefault="00B1204C" w:rsidP="00B1204C">
      <w:pPr>
        <w:autoSpaceDE w:val="0"/>
        <w:autoSpaceDN w:val="0"/>
        <w:adjustRightInd w:val="0"/>
        <w:ind w:left="240" w:hanging="240"/>
        <w:rPr>
          <w:rFonts w:ascii="宋体"/>
          <w:kern w:val="0"/>
          <w:szCs w:val="24"/>
        </w:rPr>
      </w:pPr>
      <w:bookmarkStart w:id="243"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243"/>
    </w:p>
    <w:p w14:paraId="19DE63F5" w14:textId="77777777" w:rsidR="00B1204C" w:rsidRDefault="00B1204C" w:rsidP="00B1204C">
      <w:pPr>
        <w:autoSpaceDE w:val="0"/>
        <w:autoSpaceDN w:val="0"/>
        <w:adjustRightInd w:val="0"/>
        <w:ind w:left="240" w:hanging="240"/>
        <w:rPr>
          <w:rFonts w:ascii="宋体"/>
          <w:kern w:val="0"/>
          <w:szCs w:val="24"/>
        </w:rPr>
      </w:pPr>
      <w:bookmarkStart w:id="244"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244"/>
    </w:p>
    <w:p w14:paraId="03AD6B13" w14:textId="77777777" w:rsidR="00B1204C" w:rsidRDefault="00B1204C" w:rsidP="00B1204C">
      <w:pPr>
        <w:autoSpaceDE w:val="0"/>
        <w:autoSpaceDN w:val="0"/>
        <w:adjustRightInd w:val="0"/>
        <w:ind w:left="240" w:hanging="240"/>
        <w:rPr>
          <w:rFonts w:ascii="宋体"/>
          <w:kern w:val="0"/>
          <w:szCs w:val="24"/>
        </w:rPr>
      </w:pPr>
      <w:bookmarkStart w:id="245"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245"/>
    </w:p>
    <w:p w14:paraId="2EF16CCE" w14:textId="77777777" w:rsidR="00B1204C" w:rsidRDefault="00B1204C" w:rsidP="00B1204C">
      <w:pPr>
        <w:autoSpaceDE w:val="0"/>
        <w:autoSpaceDN w:val="0"/>
        <w:adjustRightInd w:val="0"/>
        <w:ind w:left="240" w:hanging="240"/>
        <w:rPr>
          <w:rFonts w:ascii="宋体"/>
          <w:kern w:val="0"/>
          <w:szCs w:val="24"/>
        </w:rPr>
      </w:pPr>
      <w:bookmarkStart w:id="246"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246"/>
    </w:p>
    <w:p w14:paraId="7EE7D773" w14:textId="77777777" w:rsidR="00B1204C" w:rsidRDefault="00B1204C" w:rsidP="00B1204C">
      <w:pPr>
        <w:autoSpaceDE w:val="0"/>
        <w:autoSpaceDN w:val="0"/>
        <w:adjustRightInd w:val="0"/>
        <w:ind w:left="240" w:hanging="240"/>
        <w:rPr>
          <w:rFonts w:ascii="宋体"/>
          <w:kern w:val="0"/>
          <w:szCs w:val="24"/>
        </w:rPr>
      </w:pPr>
      <w:bookmarkStart w:id="247"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247"/>
    </w:p>
    <w:p w14:paraId="1F4154F5" w14:textId="77777777" w:rsidR="00B1204C" w:rsidRDefault="00B1204C" w:rsidP="00B1204C">
      <w:pPr>
        <w:autoSpaceDE w:val="0"/>
        <w:autoSpaceDN w:val="0"/>
        <w:adjustRightInd w:val="0"/>
        <w:ind w:left="240" w:hanging="240"/>
        <w:rPr>
          <w:rFonts w:ascii="宋体"/>
          <w:kern w:val="0"/>
          <w:szCs w:val="24"/>
        </w:rPr>
      </w:pPr>
      <w:bookmarkStart w:id="248"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248"/>
    </w:p>
    <w:p w14:paraId="28651059" w14:textId="77777777" w:rsidR="00B1204C" w:rsidRDefault="00B1204C" w:rsidP="00B1204C">
      <w:pPr>
        <w:autoSpaceDE w:val="0"/>
        <w:autoSpaceDN w:val="0"/>
        <w:adjustRightInd w:val="0"/>
        <w:ind w:left="240" w:hanging="240"/>
        <w:rPr>
          <w:rFonts w:ascii="宋体"/>
          <w:kern w:val="0"/>
          <w:szCs w:val="24"/>
        </w:rPr>
      </w:pPr>
      <w:bookmarkStart w:id="249"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249"/>
    </w:p>
    <w:p w14:paraId="4830FBE6" w14:textId="77777777" w:rsidR="00B1204C" w:rsidRDefault="00B1204C" w:rsidP="00B1204C">
      <w:pPr>
        <w:autoSpaceDE w:val="0"/>
        <w:autoSpaceDN w:val="0"/>
        <w:adjustRightInd w:val="0"/>
        <w:ind w:left="240" w:hanging="240"/>
        <w:rPr>
          <w:rFonts w:ascii="宋体"/>
          <w:kern w:val="0"/>
          <w:szCs w:val="24"/>
        </w:rPr>
      </w:pPr>
      <w:bookmarkStart w:id="250"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250"/>
    </w:p>
    <w:p w14:paraId="1A3C9108" w14:textId="77777777" w:rsidR="00B1204C" w:rsidRDefault="00B1204C" w:rsidP="00B1204C">
      <w:pPr>
        <w:autoSpaceDE w:val="0"/>
        <w:autoSpaceDN w:val="0"/>
        <w:adjustRightInd w:val="0"/>
        <w:ind w:left="240" w:hanging="240"/>
        <w:rPr>
          <w:rFonts w:ascii="宋体"/>
          <w:kern w:val="0"/>
          <w:szCs w:val="24"/>
        </w:rPr>
      </w:pPr>
      <w:bookmarkStart w:id="251"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251"/>
    </w:p>
    <w:p w14:paraId="209497A8" w14:textId="77777777" w:rsidR="00B1204C" w:rsidRDefault="00B1204C" w:rsidP="00B1204C">
      <w:pPr>
        <w:autoSpaceDE w:val="0"/>
        <w:autoSpaceDN w:val="0"/>
        <w:adjustRightInd w:val="0"/>
        <w:ind w:left="240" w:hanging="240"/>
        <w:rPr>
          <w:rFonts w:ascii="宋体"/>
          <w:kern w:val="0"/>
          <w:szCs w:val="24"/>
        </w:rPr>
      </w:pPr>
      <w:bookmarkStart w:id="252"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252"/>
    </w:p>
    <w:p w14:paraId="7F8AC0E6" w14:textId="77777777" w:rsidR="00B1204C" w:rsidRDefault="00B1204C" w:rsidP="00B1204C">
      <w:pPr>
        <w:autoSpaceDE w:val="0"/>
        <w:autoSpaceDN w:val="0"/>
        <w:adjustRightInd w:val="0"/>
        <w:ind w:left="240" w:hanging="240"/>
        <w:rPr>
          <w:rFonts w:ascii="宋体"/>
          <w:kern w:val="0"/>
          <w:szCs w:val="24"/>
        </w:rPr>
      </w:pPr>
      <w:bookmarkStart w:id="253" w:name="_neb07DE1F3C_ECC6_414E_86C9_0F278DDE845E"/>
      <w:r>
        <w:rPr>
          <w:rFonts w:ascii="宋体" w:cs="宋体" w:hint="eastAsia"/>
          <w:color w:val="000000"/>
          <w:kern w:val="0"/>
          <w:sz w:val="20"/>
          <w:szCs w:val="20"/>
        </w:rPr>
        <w:lastRenderedPageBreak/>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253"/>
    </w:p>
    <w:p w14:paraId="09173297" w14:textId="77777777" w:rsidR="00B1204C" w:rsidRDefault="00B1204C" w:rsidP="00B1204C">
      <w:pPr>
        <w:autoSpaceDE w:val="0"/>
        <w:autoSpaceDN w:val="0"/>
        <w:adjustRightInd w:val="0"/>
        <w:ind w:left="240" w:hanging="240"/>
        <w:rPr>
          <w:rFonts w:ascii="宋体"/>
          <w:kern w:val="0"/>
          <w:szCs w:val="24"/>
        </w:rPr>
      </w:pPr>
      <w:bookmarkStart w:id="254"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254"/>
    </w:p>
    <w:p w14:paraId="59FC8838" w14:textId="77777777" w:rsidR="00B1204C" w:rsidRDefault="00B1204C" w:rsidP="00B1204C">
      <w:pPr>
        <w:autoSpaceDE w:val="0"/>
        <w:autoSpaceDN w:val="0"/>
        <w:adjustRightInd w:val="0"/>
        <w:ind w:left="240" w:hanging="240"/>
        <w:rPr>
          <w:rFonts w:ascii="宋体"/>
          <w:kern w:val="0"/>
          <w:szCs w:val="24"/>
        </w:rPr>
      </w:pPr>
      <w:bookmarkStart w:id="255"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255"/>
    </w:p>
    <w:p w14:paraId="4802C37B" w14:textId="77777777" w:rsidR="00B1204C" w:rsidRDefault="00B1204C" w:rsidP="00B1204C">
      <w:pPr>
        <w:autoSpaceDE w:val="0"/>
        <w:autoSpaceDN w:val="0"/>
        <w:adjustRightInd w:val="0"/>
        <w:ind w:left="240" w:hanging="240"/>
        <w:rPr>
          <w:rFonts w:ascii="宋体"/>
          <w:kern w:val="0"/>
          <w:szCs w:val="24"/>
        </w:rPr>
      </w:pPr>
      <w:bookmarkStart w:id="256"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256"/>
    </w:p>
    <w:p w14:paraId="2D12182E" w14:textId="77777777" w:rsidR="00B1204C" w:rsidRDefault="00B1204C" w:rsidP="00B1204C">
      <w:pPr>
        <w:autoSpaceDE w:val="0"/>
        <w:autoSpaceDN w:val="0"/>
        <w:adjustRightInd w:val="0"/>
        <w:ind w:left="240" w:hanging="240"/>
        <w:rPr>
          <w:rFonts w:ascii="宋体"/>
          <w:kern w:val="0"/>
          <w:szCs w:val="24"/>
        </w:rPr>
      </w:pPr>
      <w:bookmarkStart w:id="257"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257"/>
    </w:p>
    <w:p w14:paraId="2A367607" w14:textId="77777777" w:rsidR="00B1204C" w:rsidRDefault="00B1204C" w:rsidP="00B1204C">
      <w:pPr>
        <w:autoSpaceDE w:val="0"/>
        <w:autoSpaceDN w:val="0"/>
        <w:adjustRightInd w:val="0"/>
        <w:ind w:left="240" w:hanging="240"/>
        <w:rPr>
          <w:rFonts w:ascii="宋体"/>
          <w:kern w:val="0"/>
          <w:szCs w:val="24"/>
        </w:rPr>
      </w:pPr>
      <w:bookmarkStart w:id="258"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258"/>
    </w:p>
    <w:p w14:paraId="065AB1CE" w14:textId="77777777" w:rsidR="00B1204C" w:rsidRDefault="00B1204C" w:rsidP="00B1204C">
      <w:pPr>
        <w:autoSpaceDE w:val="0"/>
        <w:autoSpaceDN w:val="0"/>
        <w:adjustRightInd w:val="0"/>
        <w:ind w:left="240" w:hanging="240"/>
        <w:rPr>
          <w:rFonts w:ascii="宋体"/>
          <w:kern w:val="0"/>
          <w:szCs w:val="24"/>
        </w:rPr>
      </w:pPr>
      <w:bookmarkStart w:id="259"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259"/>
    </w:p>
    <w:p w14:paraId="6063D558" w14:textId="77777777" w:rsidR="00B1204C" w:rsidRDefault="00B1204C" w:rsidP="00B1204C">
      <w:pPr>
        <w:autoSpaceDE w:val="0"/>
        <w:autoSpaceDN w:val="0"/>
        <w:adjustRightInd w:val="0"/>
        <w:ind w:left="240" w:hanging="240"/>
        <w:rPr>
          <w:rFonts w:ascii="宋体"/>
          <w:kern w:val="0"/>
          <w:szCs w:val="24"/>
        </w:rPr>
      </w:pPr>
      <w:bookmarkStart w:id="260"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260"/>
    </w:p>
    <w:p w14:paraId="70FC82EF" w14:textId="77777777" w:rsidR="00B1204C" w:rsidRDefault="00B1204C" w:rsidP="00B1204C">
      <w:pPr>
        <w:autoSpaceDE w:val="0"/>
        <w:autoSpaceDN w:val="0"/>
        <w:adjustRightInd w:val="0"/>
        <w:ind w:left="240" w:hanging="240"/>
        <w:rPr>
          <w:rFonts w:ascii="宋体"/>
          <w:kern w:val="0"/>
          <w:szCs w:val="24"/>
        </w:rPr>
      </w:pPr>
      <w:bookmarkStart w:id="261"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261"/>
    </w:p>
    <w:p w14:paraId="2237EF3B" w14:textId="77777777" w:rsidR="00B1204C" w:rsidRDefault="00B1204C" w:rsidP="00B1204C">
      <w:pPr>
        <w:autoSpaceDE w:val="0"/>
        <w:autoSpaceDN w:val="0"/>
        <w:adjustRightInd w:val="0"/>
        <w:ind w:left="240" w:hanging="240"/>
        <w:rPr>
          <w:rFonts w:ascii="宋体"/>
          <w:kern w:val="0"/>
          <w:szCs w:val="24"/>
        </w:rPr>
      </w:pPr>
      <w:bookmarkStart w:id="262"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262"/>
    </w:p>
    <w:p w14:paraId="56E16D32" w14:textId="77777777" w:rsidR="00B1204C" w:rsidRDefault="00B1204C" w:rsidP="00B1204C">
      <w:pPr>
        <w:autoSpaceDE w:val="0"/>
        <w:autoSpaceDN w:val="0"/>
        <w:adjustRightInd w:val="0"/>
        <w:ind w:left="240" w:hanging="240"/>
        <w:rPr>
          <w:rFonts w:ascii="宋体"/>
          <w:kern w:val="0"/>
          <w:szCs w:val="24"/>
        </w:rPr>
      </w:pPr>
      <w:bookmarkStart w:id="263"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263"/>
    </w:p>
    <w:p w14:paraId="2126EAF0" w14:textId="77777777" w:rsidR="00B1204C" w:rsidRDefault="00B1204C" w:rsidP="00B1204C">
      <w:pPr>
        <w:autoSpaceDE w:val="0"/>
        <w:autoSpaceDN w:val="0"/>
        <w:adjustRightInd w:val="0"/>
        <w:ind w:left="240" w:hanging="240"/>
        <w:rPr>
          <w:rFonts w:ascii="宋体"/>
          <w:kern w:val="0"/>
          <w:szCs w:val="24"/>
        </w:rPr>
      </w:pPr>
      <w:bookmarkStart w:id="264"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264"/>
    </w:p>
    <w:p w14:paraId="6D0FAF82" w14:textId="77777777" w:rsidR="00B1204C" w:rsidRDefault="00B1204C" w:rsidP="00B1204C">
      <w:pPr>
        <w:autoSpaceDE w:val="0"/>
        <w:autoSpaceDN w:val="0"/>
        <w:adjustRightInd w:val="0"/>
        <w:ind w:left="240" w:hanging="240"/>
        <w:rPr>
          <w:rFonts w:ascii="宋体"/>
          <w:kern w:val="0"/>
          <w:szCs w:val="24"/>
        </w:rPr>
      </w:pPr>
      <w:bookmarkStart w:id="265"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265"/>
    </w:p>
    <w:p w14:paraId="0DCD0285" w14:textId="77777777" w:rsidR="00B1204C" w:rsidRDefault="00B1204C" w:rsidP="00B1204C">
      <w:pPr>
        <w:autoSpaceDE w:val="0"/>
        <w:autoSpaceDN w:val="0"/>
        <w:adjustRightInd w:val="0"/>
        <w:ind w:left="240" w:hanging="240"/>
        <w:rPr>
          <w:rFonts w:ascii="宋体"/>
          <w:kern w:val="0"/>
          <w:szCs w:val="24"/>
        </w:rPr>
      </w:pPr>
      <w:bookmarkStart w:id="266"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266"/>
    </w:p>
    <w:p w14:paraId="0CE65833" w14:textId="77777777" w:rsidR="00B1204C" w:rsidRDefault="00B1204C" w:rsidP="00B1204C">
      <w:pPr>
        <w:autoSpaceDE w:val="0"/>
        <w:autoSpaceDN w:val="0"/>
        <w:adjustRightInd w:val="0"/>
        <w:ind w:left="240" w:hanging="240"/>
        <w:rPr>
          <w:rFonts w:ascii="宋体"/>
          <w:kern w:val="0"/>
          <w:szCs w:val="24"/>
        </w:rPr>
      </w:pPr>
      <w:bookmarkStart w:id="267"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267"/>
    </w:p>
    <w:p w14:paraId="7BD2529F" w14:textId="77777777" w:rsidR="00B1204C" w:rsidRDefault="00B1204C" w:rsidP="00B1204C">
      <w:pPr>
        <w:autoSpaceDE w:val="0"/>
        <w:autoSpaceDN w:val="0"/>
        <w:adjustRightInd w:val="0"/>
        <w:ind w:left="240" w:hanging="240"/>
        <w:rPr>
          <w:rFonts w:ascii="宋体"/>
          <w:kern w:val="0"/>
          <w:szCs w:val="24"/>
        </w:rPr>
      </w:pPr>
      <w:bookmarkStart w:id="268"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268"/>
    </w:p>
    <w:p w14:paraId="4EB8A382" w14:textId="77777777" w:rsidR="00B1204C" w:rsidRDefault="00B1204C" w:rsidP="00B1204C">
      <w:pPr>
        <w:autoSpaceDE w:val="0"/>
        <w:autoSpaceDN w:val="0"/>
        <w:adjustRightInd w:val="0"/>
        <w:ind w:left="240" w:hanging="240"/>
        <w:rPr>
          <w:rFonts w:ascii="宋体"/>
          <w:kern w:val="0"/>
          <w:szCs w:val="24"/>
        </w:rPr>
      </w:pPr>
      <w:bookmarkStart w:id="269"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269"/>
    </w:p>
    <w:p w14:paraId="1C6594E9" w14:textId="77777777" w:rsidR="00B1204C" w:rsidRDefault="00B1204C" w:rsidP="00B1204C">
      <w:pPr>
        <w:autoSpaceDE w:val="0"/>
        <w:autoSpaceDN w:val="0"/>
        <w:adjustRightInd w:val="0"/>
        <w:ind w:left="240" w:hanging="240"/>
        <w:rPr>
          <w:rFonts w:ascii="宋体"/>
          <w:kern w:val="0"/>
          <w:szCs w:val="24"/>
        </w:rPr>
      </w:pPr>
      <w:bookmarkStart w:id="270"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270"/>
    </w:p>
    <w:p w14:paraId="000E6A97" w14:textId="77777777" w:rsidR="00B1204C" w:rsidRDefault="00B1204C" w:rsidP="00B1204C">
      <w:pPr>
        <w:autoSpaceDE w:val="0"/>
        <w:autoSpaceDN w:val="0"/>
        <w:adjustRightInd w:val="0"/>
        <w:ind w:left="240" w:hanging="240"/>
        <w:rPr>
          <w:rFonts w:ascii="宋体"/>
          <w:kern w:val="0"/>
          <w:szCs w:val="24"/>
        </w:rPr>
      </w:pPr>
      <w:bookmarkStart w:id="271"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w:t>
      </w:r>
      <w:r>
        <w:rPr>
          <w:rFonts w:ascii="宋体" w:cs="宋体"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271"/>
    </w:p>
    <w:p w14:paraId="441BE252" w14:textId="77777777" w:rsidR="00B1204C" w:rsidRDefault="00B1204C" w:rsidP="00B1204C">
      <w:pPr>
        <w:autoSpaceDE w:val="0"/>
        <w:autoSpaceDN w:val="0"/>
        <w:adjustRightInd w:val="0"/>
        <w:ind w:left="240" w:hanging="240"/>
        <w:rPr>
          <w:rFonts w:ascii="宋体"/>
          <w:kern w:val="0"/>
          <w:szCs w:val="24"/>
        </w:rPr>
      </w:pPr>
      <w:bookmarkStart w:id="272"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272"/>
    </w:p>
    <w:p w14:paraId="7CC637DB" w14:textId="5D582964" w:rsidR="00B1204C" w:rsidRDefault="00B1204C" w:rsidP="00B1204C">
      <w:pPr>
        <w:autoSpaceDE w:val="0"/>
        <w:autoSpaceDN w:val="0"/>
        <w:adjustRightInd w:val="0"/>
        <w:ind w:left="240" w:hanging="240"/>
        <w:rPr>
          <w:rFonts w:ascii="宋体"/>
          <w:kern w:val="0"/>
          <w:szCs w:val="24"/>
        </w:rPr>
      </w:pPr>
      <w:bookmarkStart w:id="273"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273"/>
    </w:p>
    <w:p w14:paraId="5B59D2C1" w14:textId="77777777" w:rsidR="00B1204C" w:rsidRDefault="00B1204C" w:rsidP="00B1204C">
      <w:pPr>
        <w:autoSpaceDE w:val="0"/>
        <w:autoSpaceDN w:val="0"/>
        <w:adjustRightInd w:val="0"/>
        <w:ind w:left="240" w:hanging="240"/>
        <w:rPr>
          <w:rFonts w:ascii="宋体"/>
          <w:kern w:val="0"/>
          <w:szCs w:val="24"/>
        </w:rPr>
      </w:pPr>
      <w:bookmarkStart w:id="274"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274"/>
    </w:p>
    <w:p w14:paraId="6603401A" w14:textId="77777777" w:rsidR="00B1204C" w:rsidRDefault="00B1204C" w:rsidP="00B1204C">
      <w:pPr>
        <w:autoSpaceDE w:val="0"/>
        <w:autoSpaceDN w:val="0"/>
        <w:adjustRightInd w:val="0"/>
        <w:ind w:left="240" w:hanging="240"/>
        <w:rPr>
          <w:rFonts w:ascii="宋体"/>
          <w:kern w:val="0"/>
          <w:szCs w:val="24"/>
        </w:rPr>
      </w:pPr>
      <w:bookmarkStart w:id="275"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275"/>
    </w:p>
    <w:p w14:paraId="7E0D4880" w14:textId="682FB877"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Hu Chuan-Peng" w:date="2023-09-20T10:26:00Z" w:initials="HC">
    <w:p w14:paraId="13943780" w14:textId="2BB10057" w:rsidR="00F42785" w:rsidRDefault="00F42785">
      <w:pPr>
        <w:pStyle w:val="af"/>
      </w:pPr>
      <w:r>
        <w:rPr>
          <w:rStyle w:val="ae"/>
        </w:rPr>
        <w:annotationRef/>
      </w:r>
      <w:proofErr w:type="gramStart"/>
      <w:r>
        <w:rPr>
          <w:rFonts w:hint="eastAsia"/>
        </w:rPr>
        <w:t>这个图要开始</w:t>
      </w:r>
      <w:proofErr w:type="gramEnd"/>
      <w:r>
        <w:rPr>
          <w:rFonts w:hint="eastAsia"/>
        </w:rPr>
        <w:t>进行英文化了</w:t>
      </w:r>
    </w:p>
  </w:comment>
  <w:comment w:id="83" w:author="Hu Chuan-Peng" w:date="2023-09-23T07:41:00Z" w:initials="HC">
    <w:p w14:paraId="64D04E5C" w14:textId="609B996D" w:rsidR="003B4260" w:rsidRDefault="003B4260">
      <w:pPr>
        <w:pStyle w:val="af"/>
      </w:pPr>
      <w:r>
        <w:rPr>
          <w:rStyle w:val="ae"/>
        </w:rPr>
        <w:annotationRef/>
      </w:r>
      <w:r>
        <w:rPr>
          <w:rFonts w:hint="eastAsia"/>
        </w:rPr>
        <w:t>“是否完全符合复合症状”的否，在对应的特殊症状上编码</w:t>
      </w:r>
      <w:r>
        <w:rPr>
          <w:rFonts w:hint="eastAsia"/>
        </w:rPr>
        <w:t>2</w:t>
      </w:r>
      <w:r>
        <w:rPr>
          <w:rFonts w:hint="eastAsia"/>
        </w:rPr>
        <w:t>吗？</w:t>
      </w:r>
    </w:p>
  </w:comment>
  <w:comment w:id="84" w:author="浩远 汪" w:date="2023-09-26T19:55:00Z" w:initials="浩汪">
    <w:p w14:paraId="60BCD4E9" w14:textId="6658163F" w:rsidR="00626639" w:rsidRDefault="00626639">
      <w:pPr>
        <w:pStyle w:val="af"/>
      </w:pPr>
      <w:r>
        <w:rPr>
          <w:rStyle w:val="ae"/>
        </w:rPr>
        <w:annotationRef/>
      </w:r>
      <w:r>
        <w:rPr>
          <w:rFonts w:hint="eastAsia"/>
        </w:rPr>
        <w:t>准确来讲应该是完全符合特殊症状，就应该在对应的特殊症状上编码为</w:t>
      </w:r>
      <w:r>
        <w:rPr>
          <w:rFonts w:hint="eastAsia"/>
        </w:rPr>
        <w:t>2</w:t>
      </w:r>
      <w:r>
        <w:br/>
      </w:r>
      <w:r>
        <w:rPr>
          <w:rFonts w:hint="eastAsia"/>
        </w:rPr>
        <w:t>稍微更改了一下的版本在下方</w:t>
      </w:r>
    </w:p>
  </w:comment>
  <w:comment w:id="85" w:author="Hu Chuan-Peng" w:date="2023-09-26T22:44:00Z" w:initials="HC">
    <w:p w14:paraId="2B247A0D" w14:textId="77777777" w:rsidR="001B7BA0" w:rsidRDefault="001B7BA0">
      <w:pPr>
        <w:pStyle w:val="af"/>
      </w:pPr>
      <w:r>
        <w:rPr>
          <w:rStyle w:val="ae"/>
        </w:rPr>
        <w:annotationRef/>
      </w:r>
      <w:r>
        <w:rPr>
          <w:rFonts w:hint="eastAsia"/>
        </w:rPr>
        <w:t>感觉这个决策树没有穷尽所有的可能性，也没有明确的出发点。</w:t>
      </w:r>
    </w:p>
    <w:p w14:paraId="730228B1" w14:textId="77777777" w:rsidR="001B7BA0" w:rsidRDefault="001B7BA0">
      <w:pPr>
        <w:pStyle w:val="af"/>
      </w:pPr>
    </w:p>
    <w:p w14:paraId="38E7752A" w14:textId="7F69B3DE" w:rsidR="001B7BA0" w:rsidRDefault="001B7BA0">
      <w:pPr>
        <w:pStyle w:val="af"/>
      </w:pPr>
      <w:r>
        <w:rPr>
          <w:rFonts w:hint="eastAsia"/>
        </w:rPr>
        <w:t>我们的出发点是每个问卷的单个</w:t>
      </w:r>
      <w:r>
        <w:rPr>
          <w:rFonts w:hint="eastAsia"/>
        </w:rPr>
        <w:t>item</w:t>
      </w:r>
      <w:r>
        <w:rPr>
          <w:rFonts w:hint="eastAsia"/>
        </w:rPr>
        <w:t>，结束点是这个条目要么在某个症状（或者多个症状上）上编码为</w:t>
      </w:r>
      <w:r>
        <w:rPr>
          <w:rFonts w:hint="eastAsia"/>
        </w:rPr>
        <w:t>1</w:t>
      </w:r>
      <w:r>
        <w:rPr>
          <w:rFonts w:hint="eastAsia"/>
        </w:rPr>
        <w:t>，要么编码为</w:t>
      </w:r>
      <w:r>
        <w:rPr>
          <w:rFonts w:hint="eastAsia"/>
        </w:rPr>
        <w:t>2.</w:t>
      </w:r>
      <w:r>
        <w:t xml:space="preserve"> </w:t>
      </w:r>
      <w:r>
        <w:rPr>
          <w:rFonts w:hint="eastAsia"/>
        </w:rPr>
        <w:t>现在的逻辑仍然</w:t>
      </w:r>
      <w:r>
        <w:rPr>
          <w:rFonts w:hint="eastAsia"/>
        </w:rPr>
        <w:t>å</w:t>
      </w:r>
      <w:r>
        <w:rPr>
          <w:rFonts w:hint="eastAsia"/>
        </w:rPr>
        <w:t>不是特别顺。</w:t>
      </w:r>
    </w:p>
  </w:comment>
  <w:comment w:id="121" w:author="Hu Chuan-Peng" w:date="2023-09-23T07:46:00Z" w:initials="HC">
    <w:p w14:paraId="019EF94B" w14:textId="239A08C0" w:rsidR="001F1062" w:rsidRDefault="001F1062">
      <w:pPr>
        <w:pStyle w:val="af"/>
      </w:pPr>
      <w:r>
        <w:rPr>
          <w:rStyle w:val="ae"/>
        </w:rPr>
        <w:annotationRef/>
      </w:r>
      <w:r>
        <w:rPr>
          <w:rFonts w:hint="eastAsia"/>
        </w:rPr>
        <w:t>这里感觉对不上啊，</w:t>
      </w:r>
      <w:r>
        <w:rPr>
          <w:rFonts w:hint="eastAsia"/>
        </w:rPr>
        <w:t>4</w:t>
      </w:r>
      <w:r>
        <w:t>12 – 5 (</w:t>
      </w:r>
      <w:r>
        <w:rPr>
          <w:rFonts w:hint="eastAsia"/>
        </w:rPr>
        <w:t>MFQ</w:t>
      </w:r>
      <w:r>
        <w:t>-</w:t>
      </w:r>
      <w:r>
        <w:rPr>
          <w:rFonts w:hint="eastAsia"/>
        </w:rPr>
        <w:t xml:space="preserve"> C</w:t>
      </w:r>
      <w:r>
        <w:rPr>
          <w:rFonts w:hint="eastAsia"/>
        </w:rPr>
        <w:t>从</w:t>
      </w:r>
      <w:r>
        <w:rPr>
          <w:rFonts w:hint="eastAsia"/>
        </w:rPr>
        <w:t>8</w:t>
      </w:r>
      <w:r>
        <w:rPr>
          <w:rFonts w:hint="eastAsia"/>
        </w:rPr>
        <w:t>变成</w:t>
      </w:r>
      <w:r>
        <w:t>3</w:t>
      </w:r>
      <w:r>
        <w:rPr>
          <w:rFonts w:hint="eastAsia"/>
        </w:rPr>
        <w:t>，少了</w:t>
      </w:r>
      <w:r>
        <w:rPr>
          <w:rFonts w:hint="eastAsia"/>
        </w:rPr>
        <w:t>5</w:t>
      </w:r>
      <w:r>
        <w:rPr>
          <w:rFonts w:hint="eastAsia"/>
        </w:rPr>
        <w:t>个</w:t>
      </w:r>
      <w:r>
        <w:t>) – 7 (</w:t>
      </w:r>
      <w:r>
        <w:rPr>
          <w:rFonts w:hint="eastAsia"/>
        </w:rPr>
        <w:t>其他</w:t>
      </w:r>
      <w:r>
        <w:rPr>
          <w:rFonts w:hint="eastAsia"/>
        </w:rPr>
        <w:t>7</w:t>
      </w:r>
      <w:r>
        <w:rPr>
          <w:rFonts w:hint="eastAsia"/>
        </w:rPr>
        <w:t>个问题每个都两个合并成一个，少了</w:t>
      </w:r>
      <w:r>
        <w:rPr>
          <w:rFonts w:hint="eastAsia"/>
        </w:rPr>
        <w:t>7</w:t>
      </w:r>
      <w:r>
        <w:rPr>
          <w:rFonts w:hint="eastAsia"/>
        </w:rPr>
        <w:t>个</w:t>
      </w:r>
      <w:r>
        <w:rPr>
          <w:rFonts w:hint="eastAsia"/>
        </w:rPr>
        <w:t>)</w:t>
      </w:r>
      <w:r>
        <w:t xml:space="preserve"> = 400</w:t>
      </w:r>
      <w:r>
        <w:rPr>
          <w:rFonts w:hint="eastAsia"/>
        </w:rPr>
        <w:t>？</w:t>
      </w:r>
    </w:p>
  </w:comment>
  <w:comment w:id="122" w:author="浩远 汪" w:date="2023-09-26T16:36:00Z" w:initials="浩汪">
    <w:p w14:paraId="4B2D2D72" w14:textId="0D93A603" w:rsidR="00B71677" w:rsidRDefault="00824BB9">
      <w:pPr>
        <w:pStyle w:val="af"/>
      </w:pPr>
      <w:r>
        <w:rPr>
          <w:rStyle w:val="ae"/>
        </w:rPr>
        <w:annotationRef/>
      </w:r>
      <w:r>
        <w:rPr>
          <w:rFonts w:hint="eastAsia"/>
        </w:rPr>
        <w:t>重新核对了一下，</w:t>
      </w:r>
      <w:r>
        <w:rPr>
          <w:rFonts w:hint="eastAsia"/>
        </w:rPr>
        <w:t>4</w:t>
      </w:r>
      <w:r>
        <w:t>12</w:t>
      </w:r>
      <w:r>
        <w:rPr>
          <w:rFonts w:hint="eastAsia"/>
        </w:rPr>
        <w:t>确实有问题，计算方式是表</w:t>
      </w:r>
      <w:r>
        <w:rPr>
          <w:rFonts w:hint="eastAsia"/>
        </w:rPr>
        <w:t>1</w:t>
      </w:r>
      <w:r>
        <w:rPr>
          <w:rFonts w:hint="eastAsia"/>
        </w:rPr>
        <w:t>中的每个量表题量加起来，共</w:t>
      </w:r>
      <w:r>
        <w:rPr>
          <w:rFonts w:hint="eastAsia"/>
        </w:rPr>
        <w:t>4</w:t>
      </w:r>
      <w:r>
        <w:t>23</w:t>
      </w:r>
      <w:r>
        <w:rPr>
          <w:rFonts w:hint="eastAsia"/>
        </w:rPr>
        <w:t>道题。然后</w:t>
      </w:r>
      <w:r>
        <w:t>MFQ</w:t>
      </w:r>
      <w:r>
        <w:rPr>
          <w:rFonts w:hint="eastAsia"/>
        </w:rPr>
        <w:t>少了</w:t>
      </w:r>
      <w:r>
        <w:rPr>
          <w:rFonts w:hint="eastAsia"/>
        </w:rPr>
        <w:t>5</w:t>
      </w:r>
      <w:r>
        <w:rPr>
          <w:rFonts w:hint="eastAsia"/>
        </w:rPr>
        <w:t>个，其他的</w:t>
      </w:r>
      <w:r>
        <w:rPr>
          <w:rFonts w:hint="eastAsia"/>
        </w:rPr>
        <w:t>7</w:t>
      </w:r>
      <w:r>
        <w:rPr>
          <w:rFonts w:hint="eastAsia"/>
        </w:rPr>
        <w:t>个问题少了</w:t>
      </w:r>
      <w:r>
        <w:rPr>
          <w:rFonts w:hint="eastAsia"/>
        </w:rPr>
        <w:t>7</w:t>
      </w:r>
      <w:r>
        <w:rPr>
          <w:rFonts w:hint="eastAsia"/>
        </w:rPr>
        <w:t>个，共少了</w:t>
      </w:r>
      <w:r>
        <w:rPr>
          <w:rFonts w:hint="eastAsia"/>
        </w:rPr>
        <w:t>1</w:t>
      </w:r>
      <w:r>
        <w:t>2</w:t>
      </w:r>
      <w:r>
        <w:rPr>
          <w:rFonts w:hint="eastAsia"/>
        </w:rPr>
        <w:t>个应为</w:t>
      </w:r>
      <w:r>
        <w:t>411</w:t>
      </w:r>
      <w:r>
        <w:rPr>
          <w:rFonts w:hint="eastAsia"/>
        </w:rPr>
        <w:t>。</w:t>
      </w:r>
      <w:r>
        <w:br/>
        <w:t>383</w:t>
      </w:r>
      <w:r>
        <w:rPr>
          <w:rFonts w:hint="eastAsia"/>
        </w:rPr>
        <w:t>则是编码后实际纳入分析的症状数量，即为编码为</w:t>
      </w:r>
      <w:r>
        <w:rPr>
          <w:rFonts w:hint="eastAsia"/>
        </w:rPr>
        <w:t>2</w:t>
      </w:r>
      <w:r>
        <w:rPr>
          <w:rFonts w:hint="eastAsia"/>
        </w:rPr>
        <w:t>的数量。</w:t>
      </w:r>
      <w:r>
        <w:br/>
      </w:r>
      <w:r>
        <w:rPr>
          <w:rFonts w:hint="eastAsia"/>
        </w:rPr>
        <w:t>会与</w:t>
      </w:r>
      <w:r>
        <w:rPr>
          <w:rFonts w:hint="eastAsia"/>
        </w:rPr>
        <w:t>4</w:t>
      </w:r>
      <w:r>
        <w:t>11</w:t>
      </w:r>
      <w:r>
        <w:rPr>
          <w:rFonts w:hint="eastAsia"/>
        </w:rPr>
        <w:t>有出入是因为咱们</w:t>
      </w:r>
      <w:r w:rsidR="00B71677">
        <w:rPr>
          <w:rFonts w:hint="eastAsia"/>
        </w:rPr>
        <w:t>有以下两种情况。</w:t>
      </w:r>
    </w:p>
    <w:p w14:paraId="1B3DF3D7" w14:textId="52382EC7" w:rsidR="00824BB9" w:rsidRDefault="00B71677">
      <w:pPr>
        <w:pStyle w:val="af"/>
      </w:pPr>
      <w:r>
        <w:t>1</w:t>
      </w:r>
      <w:r>
        <w:rPr>
          <w:rFonts w:hint="eastAsia"/>
        </w:rPr>
        <w:t>是</w:t>
      </w:r>
      <w:r w:rsidR="00824BB9">
        <w:rPr>
          <w:rFonts w:hint="eastAsia"/>
        </w:rPr>
        <w:t>两道题目没有认为其可以合并，但是认为其测量的是同一个症状。</w:t>
      </w:r>
    </w:p>
    <w:p w14:paraId="0660DCC0" w14:textId="20436DD0" w:rsidR="00824BB9" w:rsidRDefault="00824BB9">
      <w:pPr>
        <w:pStyle w:val="af"/>
      </w:pPr>
      <w:r>
        <w:rPr>
          <w:rFonts w:hint="eastAsia"/>
        </w:rPr>
        <w:t>例如</w:t>
      </w:r>
      <w:r>
        <w:rPr>
          <w:rFonts w:hint="eastAsia"/>
        </w:rPr>
        <w:t>S</w:t>
      </w:r>
      <w:r>
        <w:t>CL-90</w:t>
      </w:r>
      <w:r>
        <w:rPr>
          <w:rFonts w:hint="eastAsia"/>
        </w:rPr>
        <w:t>的“</w:t>
      </w:r>
      <w:r w:rsidRPr="00824BB9">
        <w:rPr>
          <w:rFonts w:hint="eastAsia"/>
        </w:rPr>
        <w:t>14</w:t>
      </w:r>
      <w:r w:rsidRPr="00824BB9">
        <w:rPr>
          <w:rFonts w:hint="eastAsia"/>
        </w:rPr>
        <w:t>、感到自己的精力下降，活动减慢</w:t>
      </w:r>
      <w:r>
        <w:rPr>
          <w:rFonts w:hint="eastAsia"/>
        </w:rPr>
        <w:t>和</w:t>
      </w:r>
      <w:r w:rsidRPr="00824BB9">
        <w:rPr>
          <w:rFonts w:hint="eastAsia"/>
        </w:rPr>
        <w:t>71</w:t>
      </w:r>
      <w:r w:rsidRPr="00824BB9">
        <w:rPr>
          <w:rFonts w:hint="eastAsia"/>
        </w:rPr>
        <w:t>、感到任何事情都很难做</w:t>
      </w:r>
      <w:r>
        <w:rPr>
          <w:rFonts w:hint="eastAsia"/>
        </w:rPr>
        <w:t>”都认为其测量的是</w:t>
      </w:r>
      <w:r w:rsidR="00B71677" w:rsidRPr="00B71677">
        <w:t>Energy loss</w:t>
      </w:r>
      <w:r w:rsidR="00B71677">
        <w:rPr>
          <w:rFonts w:hint="eastAsia"/>
        </w:rPr>
        <w:t>这个症状。</w:t>
      </w:r>
    </w:p>
    <w:p w14:paraId="22BF9E80" w14:textId="423DBE5B" w:rsidR="00B71677" w:rsidRDefault="00B71677">
      <w:pPr>
        <w:pStyle w:val="af"/>
      </w:pPr>
      <w:r>
        <w:rPr>
          <w:rFonts w:hint="eastAsia"/>
        </w:rPr>
        <w:t>2</w:t>
      </w:r>
      <w:r>
        <w:rPr>
          <w:rFonts w:hint="eastAsia"/>
        </w:rPr>
        <w:t>是一个题目测量了两种症状。</w:t>
      </w:r>
    </w:p>
    <w:p w14:paraId="043CFF92" w14:textId="77777777" w:rsidR="00B71677" w:rsidRDefault="00B71677">
      <w:pPr>
        <w:pStyle w:val="af"/>
      </w:pPr>
      <w:r>
        <w:rPr>
          <w:rFonts w:hint="eastAsia"/>
        </w:rPr>
        <w:t>例如</w:t>
      </w:r>
      <w:r>
        <w:rPr>
          <w:rFonts w:hint="eastAsia"/>
        </w:rPr>
        <w:t>P</w:t>
      </w:r>
      <w:r>
        <w:t>HQ-9</w:t>
      </w:r>
      <w:r>
        <w:rPr>
          <w:rFonts w:hint="eastAsia"/>
        </w:rPr>
        <w:t>的“</w:t>
      </w:r>
      <w:r w:rsidRPr="00B71677">
        <w:rPr>
          <w:rFonts w:hint="eastAsia"/>
        </w:rPr>
        <w:t>8</w:t>
      </w:r>
      <w:r w:rsidRPr="00B71677">
        <w:rPr>
          <w:rFonts w:hint="eastAsia"/>
        </w:rPr>
        <w:t>，动作或说话速度缓慢到别人可察觉的程度，或正好相反——您烦躁或坐立不安，动来动去的情况比平常更严重</w:t>
      </w:r>
      <w:r>
        <w:rPr>
          <w:rFonts w:hint="eastAsia"/>
        </w:rPr>
        <w:t>”认为其同时测量到了迟缓和激越这两种症状。</w:t>
      </w:r>
    </w:p>
    <w:p w14:paraId="17B46B9B" w14:textId="5E907F01" w:rsidR="00824BB9" w:rsidRDefault="00B71677">
      <w:pPr>
        <w:pStyle w:val="af"/>
      </w:pPr>
      <w:r>
        <w:rPr>
          <w:rFonts w:hint="eastAsia"/>
        </w:rPr>
        <w:t>所以表述为共</w:t>
      </w:r>
      <w:r>
        <w:rPr>
          <w:rFonts w:hint="eastAsia"/>
        </w:rPr>
        <w:t>4</w:t>
      </w:r>
      <w:r>
        <w:t>11</w:t>
      </w:r>
      <w:r>
        <w:rPr>
          <w:rFonts w:hint="eastAsia"/>
        </w:rPr>
        <w:t>道题目纳入了分析，编码后共有</w:t>
      </w:r>
      <w:r>
        <w:rPr>
          <w:rFonts w:hint="eastAsia"/>
        </w:rPr>
        <w:t>3</w:t>
      </w:r>
      <w:r>
        <w:t>83</w:t>
      </w:r>
      <w:r>
        <w:rPr>
          <w:rFonts w:hint="eastAsia"/>
        </w:rPr>
        <w:t>个症状。</w:t>
      </w:r>
      <w:r w:rsidR="00824BB9">
        <w:br/>
      </w:r>
    </w:p>
  </w:comment>
  <w:comment w:id="123" w:author="Hu Chuan-Peng" w:date="2023-09-26T22:47:00Z" w:initials="HC">
    <w:p w14:paraId="1841874C" w14:textId="1E065B67" w:rsidR="001B7BA0" w:rsidRDefault="001B7BA0">
      <w:pPr>
        <w:pStyle w:val="af"/>
      </w:pPr>
      <w:r>
        <w:rPr>
          <w:rStyle w:val="ae"/>
        </w:rPr>
        <w:annotationRef/>
      </w:r>
      <w:r>
        <w:rPr>
          <w:rFonts w:hint="eastAsia"/>
        </w:rPr>
        <w:t>这个逻辑需要重新使用英文进行表述。</w:t>
      </w:r>
      <w:r w:rsidR="00E64191">
        <w:rPr>
          <w:rFonts w:hint="eastAsia"/>
        </w:rPr>
        <w:t>而且需要数字上能对上。</w:t>
      </w:r>
    </w:p>
  </w:comment>
  <w:comment w:id="130" w:author="Hu Chuan-Peng" w:date="2023-09-23T07:55:00Z" w:initials="HC">
    <w:p w14:paraId="64A08231" w14:textId="0F4186A0" w:rsidR="00A47C2B" w:rsidRDefault="00A47C2B">
      <w:pPr>
        <w:pStyle w:val="af"/>
      </w:pPr>
      <w:r>
        <w:rPr>
          <w:rStyle w:val="ae"/>
        </w:rPr>
        <w:annotationRef/>
      </w:r>
      <w:r>
        <w:rPr>
          <w:rFonts w:hint="eastAsia"/>
        </w:rPr>
        <w:t>用表格来表示复合症状与特殊症状之间的关系吧。</w:t>
      </w:r>
    </w:p>
  </w:comment>
  <w:comment w:id="131" w:author="浩远 汪" w:date="2023-09-26T20:29:00Z" w:initials="浩汪">
    <w:p w14:paraId="783572B5" w14:textId="18C6C5EB" w:rsidR="00953DF8" w:rsidRDefault="00953DF8">
      <w:pPr>
        <w:pStyle w:val="af"/>
      </w:pPr>
      <w:r>
        <w:rPr>
          <w:rStyle w:val="ae"/>
        </w:rPr>
        <w:annotationRef/>
      </w:r>
      <w:r>
        <w:rPr>
          <w:rFonts w:hint="eastAsia"/>
        </w:rPr>
        <w:t>在下方建立了表格</w:t>
      </w:r>
    </w:p>
  </w:comment>
  <w:comment w:id="132" w:author="Hu Chuan-Peng" w:date="2023-09-23T07:56:00Z" w:initials="HC">
    <w:p w14:paraId="4156348E" w14:textId="18F2451C" w:rsidR="00B23476" w:rsidRDefault="00B23476">
      <w:pPr>
        <w:pStyle w:val="af"/>
      </w:pPr>
      <w:r>
        <w:rPr>
          <w:rStyle w:val="ae"/>
        </w:rPr>
        <w:annotationRef/>
      </w:r>
      <w:r>
        <w:rPr>
          <w:rFonts w:hint="eastAsia"/>
        </w:rPr>
        <w:t>？</w:t>
      </w:r>
    </w:p>
  </w:comment>
  <w:comment w:id="133" w:author="浩远 汪" w:date="2023-09-26T16:58:00Z" w:initials="浩汪">
    <w:p w14:paraId="3223FE9B" w14:textId="77777777" w:rsidR="006B0FAE" w:rsidRDefault="006B0FAE" w:rsidP="006B0FAE">
      <w:pPr>
        <w:pStyle w:val="af"/>
      </w:pPr>
      <w:r>
        <w:rPr>
          <w:rStyle w:val="ae"/>
        </w:rPr>
        <w:annotationRef/>
      </w:r>
      <w:r>
        <w:rPr>
          <w:rFonts w:hint="eastAsia"/>
        </w:rPr>
        <w:t>这个是模仿</w:t>
      </w:r>
      <w:r>
        <w:rPr>
          <w:rFonts w:hint="eastAsia"/>
        </w:rPr>
        <w:t>E</w:t>
      </w:r>
      <w:r>
        <w:t>IKO</w:t>
      </w:r>
      <w:r>
        <w:rPr>
          <w:rFonts w:hint="eastAsia"/>
        </w:rPr>
        <w:t>做的，做法是将</w:t>
      </w:r>
      <w:r w:rsidRPr="006B0FAE">
        <w:rPr>
          <w:rFonts w:hint="eastAsia"/>
        </w:rPr>
        <w:t>有多少个量表涉及该症状</w:t>
      </w:r>
      <w:r>
        <w:rPr>
          <w:rFonts w:hint="eastAsia"/>
        </w:rPr>
        <w:t>求均值。</w:t>
      </w:r>
      <w:r>
        <w:br/>
      </w:r>
      <w:r>
        <w:rPr>
          <w:rFonts w:hint="eastAsia"/>
        </w:rPr>
        <w:t>他的描述为“</w:t>
      </w:r>
      <w:r>
        <w:t>Symptoms appear in a mean of 3 of the 7 rating scales (mode=1,</w:t>
      </w:r>
    </w:p>
    <w:p w14:paraId="3BED3BFD" w14:textId="1141CFC2" w:rsidR="006B0FAE" w:rsidRDefault="006B0FAE" w:rsidP="006B0FAE">
      <w:pPr>
        <w:pStyle w:val="af"/>
      </w:pPr>
      <w:r>
        <w:t>median=2.5).</w:t>
      </w:r>
      <w:r>
        <w:rPr>
          <w:rFonts w:hint="eastAsia"/>
        </w:rPr>
        <w:t>”感觉确实有点难以理解。</w:t>
      </w:r>
      <w:r w:rsidR="0012371D">
        <w:rPr>
          <w:rFonts w:hint="eastAsia"/>
        </w:rPr>
        <w:t>感觉</w:t>
      </w:r>
      <w:r>
        <w:rPr>
          <w:rFonts w:hint="eastAsia"/>
        </w:rPr>
        <w:t>可以删掉</w:t>
      </w:r>
    </w:p>
  </w:comment>
  <w:comment w:id="146" w:author="Hu Chuan-Peng" w:date="2023-09-23T08:02:00Z" w:initials="HC">
    <w:p w14:paraId="744EB671" w14:textId="68A16994" w:rsidR="00B23476" w:rsidRDefault="00B23476">
      <w:pPr>
        <w:pStyle w:val="af"/>
      </w:pPr>
      <w:r>
        <w:rPr>
          <w:rStyle w:val="ae"/>
        </w:rPr>
        <w:annotationRef/>
      </w:r>
      <w:r>
        <w:rPr>
          <w:rFonts w:hint="eastAsia"/>
        </w:rPr>
        <w:t>这里的</w:t>
      </w:r>
      <w:r>
        <w:t>anhedonia</w:t>
      </w:r>
      <w:r>
        <w:rPr>
          <w:rFonts w:hint="eastAsia"/>
        </w:rPr>
        <w:t>与上面的兴趣</w:t>
      </w:r>
      <w:r>
        <w:rPr>
          <w:rFonts w:hint="eastAsia"/>
        </w:rPr>
        <w:t>/</w:t>
      </w:r>
      <w:r>
        <w:rPr>
          <w:rFonts w:hint="eastAsia"/>
        </w:rPr>
        <w:t>乐趣丧失的关系是？</w:t>
      </w:r>
    </w:p>
  </w:comment>
  <w:comment w:id="147" w:author="浩远 汪" w:date="2023-09-26T16:57:00Z" w:initials="浩汪">
    <w:p w14:paraId="5F5DCA91" w14:textId="136F6354" w:rsidR="006B0FAE" w:rsidRDefault="006B0FAE">
      <w:pPr>
        <w:pStyle w:val="af"/>
      </w:pPr>
      <w:r>
        <w:rPr>
          <w:rStyle w:val="ae"/>
        </w:rPr>
        <w:annotationRef/>
      </w:r>
      <w:r>
        <w:t>Anhedonia</w:t>
      </w:r>
      <w:proofErr w:type="gramStart"/>
      <w:r>
        <w:rPr>
          <w:rFonts w:hint="eastAsia"/>
        </w:rPr>
        <w:t>是之前</w:t>
      </w:r>
      <w:proofErr w:type="gramEnd"/>
      <w:r>
        <w:rPr>
          <w:rFonts w:hint="eastAsia"/>
        </w:rPr>
        <w:t>的痛苦，不开心等，后根据医生的建议改为了快感缺失。</w:t>
      </w:r>
      <w:proofErr w:type="gramStart"/>
      <w:r>
        <w:rPr>
          <w:rFonts w:hint="eastAsia"/>
        </w:rPr>
        <w:t>跟兴趣</w:t>
      </w:r>
      <w:proofErr w:type="gramEnd"/>
      <w:r>
        <w:rPr>
          <w:rFonts w:hint="eastAsia"/>
        </w:rPr>
        <w:t>/</w:t>
      </w:r>
      <w:r>
        <w:rPr>
          <w:rFonts w:hint="eastAsia"/>
        </w:rPr>
        <w:t>乐趣丧失</w:t>
      </w:r>
      <w:r w:rsidR="0012371D">
        <w:rPr>
          <w:rFonts w:hint="eastAsia"/>
        </w:rPr>
        <w:t>应该</w:t>
      </w:r>
      <w:r>
        <w:rPr>
          <w:rFonts w:hint="eastAsia"/>
        </w:rPr>
        <w:t>没啥关系。</w:t>
      </w:r>
    </w:p>
  </w:comment>
  <w:comment w:id="148" w:author="Hu Chuan-Peng" w:date="2023-09-26T23:04:00Z" w:initials="HC">
    <w:p w14:paraId="39C5F766" w14:textId="70E6264C" w:rsidR="002334F4" w:rsidRDefault="002334F4">
      <w:pPr>
        <w:pStyle w:val="af"/>
      </w:pPr>
      <w:r>
        <w:rPr>
          <w:rStyle w:val="ae"/>
        </w:rPr>
        <w:annotationRef/>
      </w:r>
      <w:r>
        <w:t xml:space="preserve">OK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43780" w15:done="0"/>
  <w15:commentEx w15:paraId="64D04E5C" w15:done="0"/>
  <w15:commentEx w15:paraId="60BCD4E9" w15:paraIdParent="64D04E5C" w15:done="0"/>
  <w15:commentEx w15:paraId="38E7752A" w15:paraIdParent="64D04E5C" w15:done="0"/>
  <w15:commentEx w15:paraId="019EF94B" w15:done="0"/>
  <w15:commentEx w15:paraId="17B46B9B" w15:paraIdParent="019EF94B" w15:done="0"/>
  <w15:commentEx w15:paraId="1841874C" w15:paraIdParent="019EF94B" w15:done="0"/>
  <w15:commentEx w15:paraId="64A08231" w15:done="0"/>
  <w15:commentEx w15:paraId="783572B5" w15:paraIdParent="64A08231" w15:done="0"/>
  <w15:commentEx w15:paraId="4156348E" w15:done="0"/>
  <w15:commentEx w15:paraId="3BED3BFD" w15:paraIdParent="4156348E" w15:done="0"/>
  <w15:commentEx w15:paraId="744EB671" w15:done="1"/>
  <w15:commentEx w15:paraId="5F5DCA91" w15:paraIdParent="744EB671" w15:done="1"/>
  <w15:commentEx w15:paraId="39C5F766" w15:paraIdParent="744EB67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7F4475" w16cex:dateUtc="2023-09-20T02:26:00Z"/>
  <w16cex:commentExtensible w16cex:durableId="3502BE5C" w16cex:dateUtc="2023-09-22T23:41:00Z"/>
  <w16cex:commentExtensible w16cex:durableId="5190D4A9" w16cex:dateUtc="2023-09-26T11:55:00Z"/>
  <w16cex:commentExtensible w16cex:durableId="36498BB3" w16cex:dateUtc="2023-09-26T14:44:00Z"/>
  <w16cex:commentExtensible w16cex:durableId="57A404B0" w16cex:dateUtc="2023-09-22T23:46:00Z"/>
  <w16cex:commentExtensible w16cex:durableId="12539510" w16cex:dateUtc="2023-09-26T08:36:00Z"/>
  <w16cex:commentExtensible w16cex:durableId="50C5EFCA" w16cex:dateUtc="2023-09-26T14:47:00Z"/>
  <w16cex:commentExtensible w16cex:durableId="794D1F7E" w16cex:dateUtc="2023-09-22T23:55:00Z"/>
  <w16cex:commentExtensible w16cex:durableId="2779CB71" w16cex:dateUtc="2023-09-26T12:29:00Z"/>
  <w16cex:commentExtensible w16cex:durableId="13964905" w16cex:dateUtc="2023-09-22T23:56:00Z"/>
  <w16cex:commentExtensible w16cex:durableId="1602C421" w16cex:dateUtc="2023-09-26T08:58:00Z"/>
  <w16cex:commentExtensible w16cex:durableId="2DC99579" w16cex:dateUtc="2023-09-23T00:02:00Z"/>
  <w16cex:commentExtensible w16cex:durableId="625D7CC3" w16cex:dateUtc="2023-09-26T08:57:00Z"/>
  <w16cex:commentExtensible w16cex:durableId="395E74C8" w16cex:dateUtc="2023-09-26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43780" w16cid:durableId="307F4475"/>
  <w16cid:commentId w16cid:paraId="64D04E5C" w16cid:durableId="3502BE5C"/>
  <w16cid:commentId w16cid:paraId="60BCD4E9" w16cid:durableId="5190D4A9"/>
  <w16cid:commentId w16cid:paraId="38E7752A" w16cid:durableId="36498BB3"/>
  <w16cid:commentId w16cid:paraId="019EF94B" w16cid:durableId="57A404B0"/>
  <w16cid:commentId w16cid:paraId="17B46B9B" w16cid:durableId="12539510"/>
  <w16cid:commentId w16cid:paraId="1841874C" w16cid:durableId="50C5EFCA"/>
  <w16cid:commentId w16cid:paraId="64A08231" w16cid:durableId="794D1F7E"/>
  <w16cid:commentId w16cid:paraId="783572B5" w16cid:durableId="2779CB71"/>
  <w16cid:commentId w16cid:paraId="4156348E" w16cid:durableId="13964905"/>
  <w16cid:commentId w16cid:paraId="3BED3BFD" w16cid:durableId="1602C421"/>
  <w16cid:commentId w16cid:paraId="744EB671" w16cid:durableId="2DC99579"/>
  <w16cid:commentId w16cid:paraId="5F5DCA91" w16cid:durableId="625D7CC3"/>
  <w16cid:commentId w16cid:paraId="39C5F766" w16cid:durableId="395E74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66EF9" w14:textId="77777777" w:rsidR="00C02E97" w:rsidRDefault="00C02E97" w:rsidP="008104F1">
      <w:r>
        <w:separator/>
      </w:r>
    </w:p>
  </w:endnote>
  <w:endnote w:type="continuationSeparator" w:id="0">
    <w:p w14:paraId="2016B50B" w14:textId="77777777" w:rsidR="00C02E97" w:rsidRDefault="00C02E97"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4548F" w14:textId="77777777" w:rsidR="00C02E97" w:rsidRDefault="00C02E97" w:rsidP="008104F1">
      <w:r>
        <w:separator/>
      </w:r>
    </w:p>
  </w:footnote>
  <w:footnote w:type="continuationSeparator" w:id="0">
    <w:p w14:paraId="77EC23B4" w14:textId="77777777" w:rsidR="00C02E97" w:rsidRDefault="00C02E97" w:rsidP="00810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01110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浩远 汪">
    <w15:presenceInfo w15:providerId="Windows Live" w15:userId="42301a22ef3a3065"/>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trackRevisions/>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96F3A"/>
    <w:rsid w:val="000A0A24"/>
    <w:rsid w:val="000A3289"/>
    <w:rsid w:val="000C6313"/>
    <w:rsid w:val="000D085C"/>
    <w:rsid w:val="000D3B25"/>
    <w:rsid w:val="000D5E9A"/>
    <w:rsid w:val="000F67E2"/>
    <w:rsid w:val="001005ED"/>
    <w:rsid w:val="0011542B"/>
    <w:rsid w:val="00115D87"/>
    <w:rsid w:val="00116B2C"/>
    <w:rsid w:val="0012371D"/>
    <w:rsid w:val="00124849"/>
    <w:rsid w:val="00132E1B"/>
    <w:rsid w:val="00134F1A"/>
    <w:rsid w:val="0014291A"/>
    <w:rsid w:val="0014623F"/>
    <w:rsid w:val="001511D9"/>
    <w:rsid w:val="001523B0"/>
    <w:rsid w:val="00171E09"/>
    <w:rsid w:val="00172EA5"/>
    <w:rsid w:val="00175041"/>
    <w:rsid w:val="001913B1"/>
    <w:rsid w:val="00196CC3"/>
    <w:rsid w:val="001A2A96"/>
    <w:rsid w:val="001A5ADA"/>
    <w:rsid w:val="001B7BA0"/>
    <w:rsid w:val="001D3408"/>
    <w:rsid w:val="001D627F"/>
    <w:rsid w:val="001E21FC"/>
    <w:rsid w:val="001E4275"/>
    <w:rsid w:val="001E4D1C"/>
    <w:rsid w:val="001E55C5"/>
    <w:rsid w:val="001E5E66"/>
    <w:rsid w:val="001F1062"/>
    <w:rsid w:val="001F1961"/>
    <w:rsid w:val="001F417F"/>
    <w:rsid w:val="001F5239"/>
    <w:rsid w:val="0020401B"/>
    <w:rsid w:val="00204232"/>
    <w:rsid w:val="00214794"/>
    <w:rsid w:val="002250F0"/>
    <w:rsid w:val="002334F4"/>
    <w:rsid w:val="00236008"/>
    <w:rsid w:val="00262C65"/>
    <w:rsid w:val="00263211"/>
    <w:rsid w:val="00264037"/>
    <w:rsid w:val="00267F4B"/>
    <w:rsid w:val="00277FAE"/>
    <w:rsid w:val="00284D00"/>
    <w:rsid w:val="00293575"/>
    <w:rsid w:val="002B3C2C"/>
    <w:rsid w:val="002B43E1"/>
    <w:rsid w:val="002B48E7"/>
    <w:rsid w:val="002C03D1"/>
    <w:rsid w:val="002D39EC"/>
    <w:rsid w:val="002E33DC"/>
    <w:rsid w:val="002E4108"/>
    <w:rsid w:val="00301A4E"/>
    <w:rsid w:val="003041D4"/>
    <w:rsid w:val="00306736"/>
    <w:rsid w:val="003177AC"/>
    <w:rsid w:val="00317D93"/>
    <w:rsid w:val="00325875"/>
    <w:rsid w:val="00332AD4"/>
    <w:rsid w:val="00345934"/>
    <w:rsid w:val="0034728E"/>
    <w:rsid w:val="0035265F"/>
    <w:rsid w:val="00364F67"/>
    <w:rsid w:val="00366371"/>
    <w:rsid w:val="00372FDC"/>
    <w:rsid w:val="003767D1"/>
    <w:rsid w:val="00380E4C"/>
    <w:rsid w:val="003854B5"/>
    <w:rsid w:val="0039058D"/>
    <w:rsid w:val="00391578"/>
    <w:rsid w:val="00393157"/>
    <w:rsid w:val="003A09FF"/>
    <w:rsid w:val="003A1123"/>
    <w:rsid w:val="003B4260"/>
    <w:rsid w:val="003C088B"/>
    <w:rsid w:val="003D1544"/>
    <w:rsid w:val="003D3430"/>
    <w:rsid w:val="003E1DA9"/>
    <w:rsid w:val="003F1B45"/>
    <w:rsid w:val="004106AF"/>
    <w:rsid w:val="00411430"/>
    <w:rsid w:val="00413AD8"/>
    <w:rsid w:val="00467003"/>
    <w:rsid w:val="00471002"/>
    <w:rsid w:val="00474362"/>
    <w:rsid w:val="00477DDF"/>
    <w:rsid w:val="00481D9B"/>
    <w:rsid w:val="004943C5"/>
    <w:rsid w:val="004B0D00"/>
    <w:rsid w:val="004B306A"/>
    <w:rsid w:val="004C0099"/>
    <w:rsid w:val="004F4903"/>
    <w:rsid w:val="004F69A5"/>
    <w:rsid w:val="00505E3B"/>
    <w:rsid w:val="005101CF"/>
    <w:rsid w:val="00513244"/>
    <w:rsid w:val="005362F5"/>
    <w:rsid w:val="0055021C"/>
    <w:rsid w:val="00555E27"/>
    <w:rsid w:val="00560161"/>
    <w:rsid w:val="005603DE"/>
    <w:rsid w:val="00565A58"/>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26639"/>
    <w:rsid w:val="00636CC9"/>
    <w:rsid w:val="00640929"/>
    <w:rsid w:val="00654A99"/>
    <w:rsid w:val="006605DF"/>
    <w:rsid w:val="00671437"/>
    <w:rsid w:val="006757C4"/>
    <w:rsid w:val="006850CE"/>
    <w:rsid w:val="006A3BD9"/>
    <w:rsid w:val="006B0FAE"/>
    <w:rsid w:val="006B7733"/>
    <w:rsid w:val="006C1CF3"/>
    <w:rsid w:val="006C70B8"/>
    <w:rsid w:val="006D421E"/>
    <w:rsid w:val="006D49A4"/>
    <w:rsid w:val="006D4B6A"/>
    <w:rsid w:val="006D519D"/>
    <w:rsid w:val="006E7786"/>
    <w:rsid w:val="00703D41"/>
    <w:rsid w:val="00712C3C"/>
    <w:rsid w:val="00731D9A"/>
    <w:rsid w:val="00737E07"/>
    <w:rsid w:val="00750F78"/>
    <w:rsid w:val="007544C5"/>
    <w:rsid w:val="00760683"/>
    <w:rsid w:val="00766EB8"/>
    <w:rsid w:val="00783B7F"/>
    <w:rsid w:val="00783F89"/>
    <w:rsid w:val="00792D2A"/>
    <w:rsid w:val="00795403"/>
    <w:rsid w:val="007A217C"/>
    <w:rsid w:val="007A48C0"/>
    <w:rsid w:val="007A73F5"/>
    <w:rsid w:val="007B2641"/>
    <w:rsid w:val="007B34D7"/>
    <w:rsid w:val="007C7D54"/>
    <w:rsid w:val="007E2823"/>
    <w:rsid w:val="007E4BE3"/>
    <w:rsid w:val="008025F1"/>
    <w:rsid w:val="008104F1"/>
    <w:rsid w:val="008154E2"/>
    <w:rsid w:val="008205EA"/>
    <w:rsid w:val="00824BB9"/>
    <w:rsid w:val="00825027"/>
    <w:rsid w:val="00831468"/>
    <w:rsid w:val="00850F10"/>
    <w:rsid w:val="0085182C"/>
    <w:rsid w:val="008721CB"/>
    <w:rsid w:val="00873325"/>
    <w:rsid w:val="008770E3"/>
    <w:rsid w:val="00887C15"/>
    <w:rsid w:val="00892712"/>
    <w:rsid w:val="008A0F90"/>
    <w:rsid w:val="008A22C9"/>
    <w:rsid w:val="008A4113"/>
    <w:rsid w:val="008A5DDD"/>
    <w:rsid w:val="008A72AC"/>
    <w:rsid w:val="008B3B1D"/>
    <w:rsid w:val="008D2FF9"/>
    <w:rsid w:val="00913E6C"/>
    <w:rsid w:val="00914229"/>
    <w:rsid w:val="009143F8"/>
    <w:rsid w:val="00917A83"/>
    <w:rsid w:val="00925C19"/>
    <w:rsid w:val="009341DB"/>
    <w:rsid w:val="00934403"/>
    <w:rsid w:val="00934EA3"/>
    <w:rsid w:val="00944C81"/>
    <w:rsid w:val="00953DF8"/>
    <w:rsid w:val="0095431A"/>
    <w:rsid w:val="00965BCE"/>
    <w:rsid w:val="009827A8"/>
    <w:rsid w:val="0099272D"/>
    <w:rsid w:val="00997FC7"/>
    <w:rsid w:val="009A1041"/>
    <w:rsid w:val="009A16A4"/>
    <w:rsid w:val="009D5077"/>
    <w:rsid w:val="009D6F4D"/>
    <w:rsid w:val="009E6475"/>
    <w:rsid w:val="009F0CCD"/>
    <w:rsid w:val="009F30C6"/>
    <w:rsid w:val="009F642C"/>
    <w:rsid w:val="00A05A4B"/>
    <w:rsid w:val="00A161AC"/>
    <w:rsid w:val="00A25455"/>
    <w:rsid w:val="00A354F6"/>
    <w:rsid w:val="00A35BAF"/>
    <w:rsid w:val="00A47C2B"/>
    <w:rsid w:val="00A51231"/>
    <w:rsid w:val="00A52E91"/>
    <w:rsid w:val="00A62B4D"/>
    <w:rsid w:val="00A6612F"/>
    <w:rsid w:val="00A6788B"/>
    <w:rsid w:val="00A758AD"/>
    <w:rsid w:val="00A82EA2"/>
    <w:rsid w:val="00A91573"/>
    <w:rsid w:val="00A93EC9"/>
    <w:rsid w:val="00AA0FFA"/>
    <w:rsid w:val="00AB7A2C"/>
    <w:rsid w:val="00AF1936"/>
    <w:rsid w:val="00AF56C2"/>
    <w:rsid w:val="00B01BD3"/>
    <w:rsid w:val="00B1204C"/>
    <w:rsid w:val="00B16B59"/>
    <w:rsid w:val="00B23476"/>
    <w:rsid w:val="00B317DA"/>
    <w:rsid w:val="00B3345B"/>
    <w:rsid w:val="00B50035"/>
    <w:rsid w:val="00B53834"/>
    <w:rsid w:val="00B602CE"/>
    <w:rsid w:val="00B61DAC"/>
    <w:rsid w:val="00B61F6A"/>
    <w:rsid w:val="00B624BD"/>
    <w:rsid w:val="00B71677"/>
    <w:rsid w:val="00B7177B"/>
    <w:rsid w:val="00B83F7A"/>
    <w:rsid w:val="00B84450"/>
    <w:rsid w:val="00B90BB8"/>
    <w:rsid w:val="00B91AB3"/>
    <w:rsid w:val="00B95349"/>
    <w:rsid w:val="00BB18A6"/>
    <w:rsid w:val="00BB1AA1"/>
    <w:rsid w:val="00BC6158"/>
    <w:rsid w:val="00BD0402"/>
    <w:rsid w:val="00BD6C63"/>
    <w:rsid w:val="00BD6CEE"/>
    <w:rsid w:val="00BF1935"/>
    <w:rsid w:val="00C02E97"/>
    <w:rsid w:val="00C05003"/>
    <w:rsid w:val="00C072D4"/>
    <w:rsid w:val="00C2778B"/>
    <w:rsid w:val="00C364F6"/>
    <w:rsid w:val="00C50042"/>
    <w:rsid w:val="00C6324C"/>
    <w:rsid w:val="00C92FA6"/>
    <w:rsid w:val="00C9718F"/>
    <w:rsid w:val="00CA38F8"/>
    <w:rsid w:val="00CA3A3B"/>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5D67"/>
    <w:rsid w:val="00D56191"/>
    <w:rsid w:val="00D5711B"/>
    <w:rsid w:val="00D642D1"/>
    <w:rsid w:val="00D73764"/>
    <w:rsid w:val="00D76A4C"/>
    <w:rsid w:val="00DA0646"/>
    <w:rsid w:val="00DA42CE"/>
    <w:rsid w:val="00DB2C37"/>
    <w:rsid w:val="00DB6504"/>
    <w:rsid w:val="00DC2C6E"/>
    <w:rsid w:val="00DD339A"/>
    <w:rsid w:val="00DE7474"/>
    <w:rsid w:val="00E032C9"/>
    <w:rsid w:val="00E067EA"/>
    <w:rsid w:val="00E07B98"/>
    <w:rsid w:val="00E23934"/>
    <w:rsid w:val="00E27BD8"/>
    <w:rsid w:val="00E478F7"/>
    <w:rsid w:val="00E54C1C"/>
    <w:rsid w:val="00E55188"/>
    <w:rsid w:val="00E6051F"/>
    <w:rsid w:val="00E622C1"/>
    <w:rsid w:val="00E64191"/>
    <w:rsid w:val="00E65DAA"/>
    <w:rsid w:val="00E902E0"/>
    <w:rsid w:val="00E97372"/>
    <w:rsid w:val="00EA4A7B"/>
    <w:rsid w:val="00EB3DD7"/>
    <w:rsid w:val="00ED3D70"/>
    <w:rsid w:val="00EF398C"/>
    <w:rsid w:val="00F11CA7"/>
    <w:rsid w:val="00F13294"/>
    <w:rsid w:val="00F143A1"/>
    <w:rsid w:val="00F42785"/>
    <w:rsid w:val="00F46ED9"/>
    <w:rsid w:val="00F47B36"/>
    <w:rsid w:val="00F509EE"/>
    <w:rsid w:val="00F513A2"/>
    <w:rsid w:val="00F55D4D"/>
    <w:rsid w:val="00F614A3"/>
    <w:rsid w:val="00F61581"/>
    <w:rsid w:val="00F80256"/>
    <w:rsid w:val="00F9491C"/>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3DF8"/>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unhideWhenUsed/>
    <w:rsid w:val="001D627F"/>
    <w:rPr>
      <w:sz w:val="20"/>
      <w:szCs w:val="20"/>
    </w:rPr>
  </w:style>
  <w:style w:type="character" w:customStyle="1" w:styleId="af0">
    <w:name w:val="批注文字 字符"/>
    <w:basedOn w:val="a0"/>
    <w:link w:val="af"/>
    <w:uiPriority w:val="99"/>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7147</Words>
  <Characters>40742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12</cp:revision>
  <dcterms:created xsi:type="dcterms:W3CDTF">2023-09-26T09:03:00Z</dcterms:created>
  <dcterms:modified xsi:type="dcterms:W3CDTF">2023-09-29T09:06:00Z</dcterms:modified>
</cp:coreProperties>
</file>
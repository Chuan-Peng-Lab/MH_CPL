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8772F" w14:textId="77777777" w:rsidR="00AC66A1" w:rsidRPr="00AC66A1" w:rsidRDefault="00AC66A1" w:rsidP="00AC66A1">
      <w:pPr>
        <w:spacing w:line="312" w:lineRule="auto"/>
        <w:ind w:firstLine="489"/>
        <w:jc w:val="center"/>
        <w:rPr>
          <w:b/>
          <w:bCs/>
          <w:szCs w:val="28"/>
        </w:rPr>
      </w:pPr>
      <w:r w:rsidRPr="00AC66A1">
        <w:rPr>
          <w:rFonts w:hint="eastAsia"/>
          <w:b/>
          <w:bCs/>
          <w:szCs w:val="28"/>
        </w:rPr>
        <w:t>抑郁问卷的异质性：基于对</w:t>
      </w:r>
      <w:r w:rsidRPr="00AC66A1">
        <w:rPr>
          <w:rFonts w:hint="eastAsia"/>
          <w:b/>
          <w:bCs/>
          <w:szCs w:val="28"/>
        </w:rPr>
        <w:t>2</w:t>
      </w:r>
      <w:r w:rsidRPr="00AC66A1">
        <w:rPr>
          <w:b/>
          <w:bCs/>
          <w:szCs w:val="28"/>
        </w:rPr>
        <w:t>7</w:t>
      </w:r>
      <w:r w:rsidRPr="00AC66A1">
        <w:rPr>
          <w:rFonts w:hint="eastAsia"/>
          <w:b/>
          <w:bCs/>
          <w:szCs w:val="28"/>
        </w:rPr>
        <w:t>个抑郁测量问卷的内容分析</w:t>
      </w:r>
    </w:p>
    <w:p w14:paraId="7DD114F8" w14:textId="77777777" w:rsidR="00AC66A1" w:rsidRPr="00AC66A1" w:rsidRDefault="00AC66A1" w:rsidP="00AC66A1">
      <w:pPr>
        <w:spacing w:line="312" w:lineRule="auto"/>
        <w:ind w:firstLine="480"/>
        <w:jc w:val="center"/>
        <w:rPr>
          <w:szCs w:val="24"/>
        </w:rPr>
      </w:pPr>
      <w:r w:rsidRPr="00AC66A1">
        <w:rPr>
          <w:rFonts w:hint="eastAsia"/>
          <w:szCs w:val="24"/>
        </w:rPr>
        <w:t>汪浩远</w:t>
      </w:r>
      <w:r w:rsidRPr="00AC66A1">
        <w:rPr>
          <w:szCs w:val="24"/>
          <w:vertAlign w:val="superscript"/>
        </w:rPr>
        <w:t>1</w:t>
      </w:r>
      <w:r w:rsidRPr="00AC66A1">
        <w:rPr>
          <w:szCs w:val="24"/>
        </w:rPr>
        <w:t xml:space="preserve">, </w:t>
      </w:r>
      <w:r w:rsidRPr="00AC66A1">
        <w:rPr>
          <w:rFonts w:hint="eastAsia"/>
          <w:szCs w:val="24"/>
        </w:rPr>
        <w:t>胡孟真</w:t>
      </w:r>
      <w:r w:rsidRPr="00AC66A1">
        <w:rPr>
          <w:szCs w:val="24"/>
          <w:vertAlign w:val="superscript"/>
        </w:rPr>
        <w:t>1</w:t>
      </w:r>
      <w:r w:rsidRPr="00AC66A1">
        <w:rPr>
          <w:szCs w:val="24"/>
        </w:rPr>
        <w:t xml:space="preserve">, </w:t>
      </w:r>
      <w:r w:rsidRPr="00AC66A1">
        <w:rPr>
          <w:rFonts w:hint="eastAsia"/>
          <w:szCs w:val="24"/>
        </w:rPr>
        <w:t>田柳青</w:t>
      </w:r>
      <w:r w:rsidRPr="00AC66A1">
        <w:rPr>
          <w:szCs w:val="24"/>
          <w:vertAlign w:val="superscript"/>
        </w:rPr>
        <w:t>1</w:t>
      </w:r>
      <w:r w:rsidRPr="00AC66A1">
        <w:rPr>
          <w:szCs w:val="24"/>
        </w:rPr>
        <w:t xml:space="preserve">, </w:t>
      </w:r>
      <w:r w:rsidRPr="00AC66A1">
        <w:rPr>
          <w:rFonts w:hint="eastAsia"/>
          <w:szCs w:val="24"/>
        </w:rPr>
        <w:t>刘伟彪</w:t>
      </w:r>
      <w:r w:rsidRPr="00AC66A1">
        <w:rPr>
          <w:szCs w:val="24"/>
          <w:vertAlign w:val="superscript"/>
        </w:rPr>
        <w:t>1</w:t>
      </w:r>
      <w:r w:rsidRPr="00AC66A1">
        <w:rPr>
          <w:szCs w:val="24"/>
        </w:rPr>
        <w:t xml:space="preserve">, </w:t>
      </w:r>
      <w:r w:rsidRPr="00AC66A1">
        <w:rPr>
          <w:rFonts w:hint="eastAsia"/>
          <w:szCs w:val="24"/>
        </w:rPr>
        <w:t>安媛媛</w:t>
      </w:r>
      <w:r w:rsidRPr="00AC66A1">
        <w:rPr>
          <w:szCs w:val="24"/>
          <w:vertAlign w:val="superscript"/>
        </w:rPr>
        <w:t>1</w:t>
      </w:r>
      <w:r w:rsidRPr="00AC66A1">
        <w:rPr>
          <w:szCs w:val="24"/>
        </w:rPr>
        <w:t xml:space="preserve">, </w:t>
      </w:r>
      <w:r w:rsidRPr="00AC66A1">
        <w:rPr>
          <w:rFonts w:hint="eastAsia"/>
          <w:szCs w:val="24"/>
        </w:rPr>
        <w:t>李瑛</w:t>
      </w:r>
      <w:r w:rsidRPr="00AC66A1">
        <w:rPr>
          <w:szCs w:val="24"/>
          <w:vertAlign w:val="superscript"/>
        </w:rPr>
        <w:t>2</w:t>
      </w:r>
      <w:r w:rsidRPr="00AC66A1">
        <w:rPr>
          <w:szCs w:val="24"/>
        </w:rPr>
        <w:t xml:space="preserve">, </w:t>
      </w:r>
      <w:r w:rsidRPr="00AC66A1">
        <w:rPr>
          <w:rFonts w:hint="eastAsia"/>
          <w:szCs w:val="24"/>
        </w:rPr>
        <w:t>胡传鹏</w:t>
      </w:r>
      <w:r w:rsidRPr="00AC66A1">
        <w:rPr>
          <w:szCs w:val="24"/>
          <w:vertAlign w:val="superscript"/>
        </w:rPr>
        <w:t>1#</w:t>
      </w:r>
    </w:p>
    <w:p w14:paraId="591E788F" w14:textId="77777777" w:rsidR="00AC66A1" w:rsidRPr="00AC66A1" w:rsidRDefault="00AC66A1" w:rsidP="00AC66A1">
      <w:pPr>
        <w:spacing w:line="312" w:lineRule="auto"/>
        <w:ind w:firstLine="480"/>
        <w:jc w:val="center"/>
        <w:rPr>
          <w:szCs w:val="24"/>
        </w:rPr>
      </w:pPr>
      <w:r w:rsidRPr="00AC66A1">
        <w:rPr>
          <w:szCs w:val="24"/>
        </w:rPr>
        <w:t>(</w:t>
      </w:r>
      <w:r w:rsidRPr="00AC66A1">
        <w:rPr>
          <w:szCs w:val="24"/>
          <w:vertAlign w:val="superscript"/>
        </w:rPr>
        <w:t>1</w:t>
      </w:r>
      <w:r w:rsidRPr="00AC66A1">
        <w:rPr>
          <w:rFonts w:hint="eastAsia"/>
          <w:szCs w:val="24"/>
        </w:rPr>
        <w:t>南京师范大学心理学院</w:t>
      </w:r>
      <w:r w:rsidRPr="00AC66A1">
        <w:rPr>
          <w:szCs w:val="24"/>
        </w:rPr>
        <w:t xml:space="preserve">; </w:t>
      </w:r>
      <w:r w:rsidRPr="00AC66A1">
        <w:rPr>
          <w:szCs w:val="24"/>
          <w:vertAlign w:val="superscript"/>
        </w:rPr>
        <w:t>2</w:t>
      </w:r>
      <w:r w:rsidRPr="00AC66A1">
        <w:rPr>
          <w:rFonts w:hint="eastAsia"/>
          <w:szCs w:val="24"/>
        </w:rPr>
        <w:t>首都医科大学附属北京儿童医院精神科</w:t>
      </w:r>
      <w:r w:rsidRPr="00AC66A1">
        <w:rPr>
          <w:szCs w:val="24"/>
        </w:rPr>
        <w:t>)</w:t>
      </w:r>
    </w:p>
    <w:p w14:paraId="0103F991" w14:textId="77777777" w:rsidR="00AC66A1" w:rsidRPr="00AC66A1" w:rsidRDefault="00AC66A1" w:rsidP="00AC66A1">
      <w:pPr>
        <w:spacing w:line="312" w:lineRule="auto"/>
        <w:ind w:firstLine="489"/>
        <w:jc w:val="center"/>
        <w:rPr>
          <w:b/>
          <w:bCs/>
          <w:szCs w:val="28"/>
        </w:rPr>
      </w:pPr>
      <w:r w:rsidRPr="00AC66A1">
        <w:rPr>
          <w:b/>
          <w:bCs/>
          <w:szCs w:val="28"/>
        </w:rPr>
        <w:t>Assessing the heterogeneity of 27 scale</w:t>
      </w:r>
      <w:r w:rsidRPr="00AC66A1">
        <w:rPr>
          <w:rFonts w:hint="eastAsia"/>
          <w:b/>
          <w:bCs/>
          <w:szCs w:val="28"/>
        </w:rPr>
        <w:t>s</w:t>
      </w:r>
      <w:r w:rsidRPr="00AC66A1">
        <w:rPr>
          <w:b/>
          <w:bCs/>
          <w:szCs w:val="28"/>
        </w:rPr>
        <w:t xml:space="preserve"> for measuring depression</w:t>
      </w:r>
    </w:p>
    <w:p w14:paraId="1089ED92" w14:textId="77777777" w:rsidR="00AC66A1" w:rsidRPr="00AC66A1" w:rsidRDefault="00AC66A1" w:rsidP="00AC66A1">
      <w:pPr>
        <w:spacing w:line="312" w:lineRule="auto"/>
        <w:ind w:firstLine="480"/>
        <w:jc w:val="center"/>
        <w:rPr>
          <w:szCs w:val="24"/>
        </w:rPr>
      </w:pPr>
      <w:r w:rsidRPr="00AC66A1">
        <w:rPr>
          <w:szCs w:val="24"/>
        </w:rPr>
        <w:t>Haoyuan Wang, Mengzhen Hu, XXX</w:t>
      </w:r>
    </w:p>
    <w:p w14:paraId="166BAEDE" w14:textId="77777777" w:rsidR="00AC66A1" w:rsidRPr="00AC66A1" w:rsidRDefault="00AC66A1" w:rsidP="00AC66A1">
      <w:pPr>
        <w:spacing w:line="312" w:lineRule="auto"/>
        <w:ind w:firstLineChars="1200" w:firstLine="2936"/>
        <w:rPr>
          <w:b/>
          <w:bCs/>
          <w:szCs w:val="24"/>
        </w:rPr>
      </w:pPr>
      <w:r w:rsidRPr="00AC66A1">
        <w:rPr>
          <w:rFonts w:hint="eastAsia"/>
          <w:b/>
          <w:bCs/>
          <w:szCs w:val="24"/>
        </w:rPr>
        <w:t>Credi</w:t>
      </w:r>
      <w:r w:rsidRPr="00AC66A1">
        <w:rPr>
          <w:b/>
          <w:bCs/>
          <w:szCs w:val="24"/>
        </w:rPr>
        <w:t>T A</w:t>
      </w:r>
      <w:r w:rsidRPr="00AC66A1">
        <w:rPr>
          <w:rFonts w:hint="eastAsia"/>
          <w:b/>
          <w:bCs/>
          <w:szCs w:val="24"/>
        </w:rPr>
        <w:t>uthor</w:t>
      </w:r>
      <w:r w:rsidRPr="00AC66A1">
        <w:rPr>
          <w:b/>
          <w:bCs/>
          <w:szCs w:val="24"/>
        </w:rPr>
        <w:t xml:space="preserve"> S</w:t>
      </w:r>
      <w:r w:rsidRPr="00AC66A1">
        <w:rPr>
          <w:rFonts w:hint="eastAsia"/>
          <w:b/>
          <w:bCs/>
          <w:szCs w:val="24"/>
        </w:rPr>
        <w:t>tatement</w:t>
      </w:r>
    </w:p>
    <w:p w14:paraId="3C203BCD" w14:textId="77777777" w:rsidR="00AC66A1" w:rsidRPr="00AC66A1" w:rsidRDefault="00AC66A1" w:rsidP="00AC66A1">
      <w:pPr>
        <w:spacing w:line="312" w:lineRule="auto"/>
        <w:ind w:firstLine="489"/>
        <w:rPr>
          <w:szCs w:val="24"/>
        </w:rPr>
      </w:pPr>
      <w:r w:rsidRPr="00AC66A1">
        <w:rPr>
          <w:rFonts w:hint="eastAsia"/>
          <w:b/>
          <w:bCs/>
          <w:szCs w:val="24"/>
        </w:rPr>
        <w:t>Wang</w:t>
      </w:r>
      <w:r w:rsidRPr="00AC66A1">
        <w:rPr>
          <w:b/>
          <w:bCs/>
          <w:szCs w:val="24"/>
        </w:rPr>
        <w:t xml:space="preserve"> H</w:t>
      </w:r>
      <w:r w:rsidRPr="00AC66A1">
        <w:rPr>
          <w:rFonts w:hint="eastAsia"/>
          <w:b/>
          <w:bCs/>
          <w:szCs w:val="24"/>
        </w:rPr>
        <w:t>ao</w:t>
      </w:r>
      <w:r w:rsidRPr="00AC66A1">
        <w:rPr>
          <w:b/>
          <w:bCs/>
          <w:szCs w:val="24"/>
        </w:rPr>
        <w:t xml:space="preserve"> Y</w:t>
      </w:r>
      <w:r w:rsidRPr="00AC66A1">
        <w:rPr>
          <w:rFonts w:hint="eastAsia"/>
          <w:b/>
          <w:bCs/>
          <w:szCs w:val="24"/>
        </w:rPr>
        <w:t>uan</w:t>
      </w:r>
      <w:r w:rsidRPr="00AC66A1">
        <w:rPr>
          <w:rFonts w:hint="eastAsia"/>
          <w:b/>
          <w:bCs/>
          <w:szCs w:val="24"/>
        </w:rPr>
        <w:t>：</w:t>
      </w:r>
      <w:r w:rsidRPr="00AC66A1">
        <w:rPr>
          <w:szCs w:val="24"/>
        </w:rPr>
        <w:t>Conceptualization</w:t>
      </w:r>
      <w:r w:rsidRPr="00AC66A1">
        <w:rPr>
          <w:rFonts w:hint="eastAsia"/>
          <w:szCs w:val="24"/>
        </w:rPr>
        <w:t>,</w:t>
      </w:r>
      <w:r w:rsidRPr="00AC66A1">
        <w:rPr>
          <w:szCs w:val="24"/>
        </w:rPr>
        <w:t xml:space="preserve"> Data curation, </w:t>
      </w:r>
      <w:bookmarkStart w:id="0" w:name="OLE_LINK2"/>
      <w:r w:rsidRPr="00AC66A1">
        <w:rPr>
          <w:szCs w:val="24"/>
        </w:rPr>
        <w:t xml:space="preserve">Investigation, </w:t>
      </w:r>
      <w:bookmarkEnd w:id="0"/>
      <w:r w:rsidRPr="00AC66A1">
        <w:rPr>
          <w:szCs w:val="24"/>
        </w:rPr>
        <w:t>Writing - Original Draft</w:t>
      </w:r>
      <w:r w:rsidRPr="00AC66A1">
        <w:rPr>
          <w:rFonts w:hint="eastAsia"/>
          <w:szCs w:val="24"/>
        </w:rPr>
        <w:t>.</w:t>
      </w:r>
      <w:r w:rsidRPr="00AC66A1">
        <w:rPr>
          <w:szCs w:val="24"/>
        </w:rPr>
        <w:t xml:space="preserve"> </w:t>
      </w:r>
      <w:r w:rsidRPr="00AC66A1">
        <w:rPr>
          <w:rFonts w:hint="eastAsia"/>
          <w:b/>
          <w:bCs/>
          <w:szCs w:val="24"/>
        </w:rPr>
        <w:t>Hu</w:t>
      </w:r>
      <w:r w:rsidRPr="00AC66A1">
        <w:rPr>
          <w:b/>
          <w:bCs/>
          <w:szCs w:val="24"/>
        </w:rPr>
        <w:t xml:space="preserve"> M</w:t>
      </w:r>
      <w:r w:rsidRPr="00AC66A1">
        <w:rPr>
          <w:rFonts w:hint="eastAsia"/>
          <w:b/>
          <w:bCs/>
          <w:szCs w:val="24"/>
        </w:rPr>
        <w:t>eng</w:t>
      </w:r>
      <w:r w:rsidRPr="00AC66A1">
        <w:rPr>
          <w:b/>
          <w:bCs/>
          <w:szCs w:val="24"/>
        </w:rPr>
        <w:t xml:space="preserve"> Z</w:t>
      </w:r>
      <w:r w:rsidRPr="00AC66A1">
        <w:rPr>
          <w:rFonts w:hint="eastAsia"/>
          <w:b/>
          <w:bCs/>
          <w:szCs w:val="24"/>
        </w:rPr>
        <w:t>hen</w:t>
      </w:r>
      <w:r w:rsidRPr="00AC66A1">
        <w:rPr>
          <w:rFonts w:hint="eastAsia"/>
          <w:b/>
          <w:bCs/>
          <w:szCs w:val="24"/>
        </w:rPr>
        <w:t>：</w:t>
      </w:r>
      <w:r w:rsidRPr="00AC66A1">
        <w:rPr>
          <w:szCs w:val="24"/>
        </w:rPr>
        <w:t>Data curation, Visualization</w:t>
      </w:r>
      <w:r w:rsidRPr="00AC66A1">
        <w:rPr>
          <w:rFonts w:hint="eastAsia"/>
          <w:szCs w:val="24"/>
        </w:rPr>
        <w:t>,</w:t>
      </w:r>
      <w:r w:rsidRPr="00AC66A1">
        <w:rPr>
          <w:szCs w:val="24"/>
        </w:rPr>
        <w:t xml:space="preserve"> Investigation.</w:t>
      </w:r>
      <w:r w:rsidRPr="00AC66A1">
        <w:rPr>
          <w:b/>
          <w:bCs/>
          <w:szCs w:val="24"/>
        </w:rPr>
        <w:t xml:space="preserve"> Tian Liu Qing:</w:t>
      </w:r>
      <w:r w:rsidRPr="00AC66A1">
        <w:rPr>
          <w:szCs w:val="24"/>
        </w:rPr>
        <w:t xml:space="preserve"> Investigation. </w:t>
      </w:r>
      <w:r w:rsidRPr="00AC66A1">
        <w:rPr>
          <w:b/>
          <w:bCs/>
          <w:szCs w:val="24"/>
        </w:rPr>
        <w:t xml:space="preserve">Liu Wei Biao: </w:t>
      </w:r>
      <w:r w:rsidRPr="00AC66A1">
        <w:rPr>
          <w:szCs w:val="24"/>
        </w:rPr>
        <w:t>Investigation.</w:t>
      </w:r>
      <w:r w:rsidRPr="00AC66A1">
        <w:rPr>
          <w:rFonts w:hint="eastAsia"/>
          <w:b/>
          <w:bCs/>
          <w:szCs w:val="24"/>
        </w:rPr>
        <w:t xml:space="preserve"> </w:t>
      </w:r>
      <w:r w:rsidRPr="00AC66A1">
        <w:rPr>
          <w:b/>
          <w:bCs/>
          <w:szCs w:val="24"/>
        </w:rPr>
        <w:t>Yuanyuan An:</w:t>
      </w:r>
      <w:r w:rsidRPr="00AC66A1">
        <w:rPr>
          <w:szCs w:val="24"/>
        </w:rPr>
        <w:t xml:space="preserve"> Writing- Reviewing and Editing.</w:t>
      </w:r>
      <w:r w:rsidRPr="00AC66A1">
        <w:rPr>
          <w:b/>
          <w:bCs/>
          <w:szCs w:val="24"/>
        </w:rPr>
        <w:t xml:space="preserve"> Ying Li:</w:t>
      </w:r>
      <w:r w:rsidRPr="00AC66A1">
        <w:rPr>
          <w:szCs w:val="24"/>
        </w:rPr>
        <w:t xml:space="preserve"> Writing- Reviewing and Editing.</w:t>
      </w:r>
      <w:r w:rsidRPr="00AC66A1">
        <w:rPr>
          <w:b/>
          <w:bCs/>
          <w:szCs w:val="24"/>
        </w:rPr>
        <w:t xml:space="preserve"> </w:t>
      </w:r>
      <w:r w:rsidRPr="00AC66A1">
        <w:rPr>
          <w:rFonts w:hint="eastAsia"/>
          <w:b/>
          <w:bCs/>
          <w:szCs w:val="24"/>
        </w:rPr>
        <w:t>Hu</w:t>
      </w:r>
      <w:r w:rsidRPr="00AC66A1">
        <w:rPr>
          <w:b/>
          <w:bCs/>
          <w:szCs w:val="24"/>
        </w:rPr>
        <w:t xml:space="preserve"> C</w:t>
      </w:r>
      <w:r w:rsidRPr="00AC66A1">
        <w:rPr>
          <w:rFonts w:hint="eastAsia"/>
          <w:b/>
          <w:bCs/>
          <w:szCs w:val="24"/>
        </w:rPr>
        <w:t>huan</w:t>
      </w:r>
      <w:r w:rsidRPr="00AC66A1">
        <w:rPr>
          <w:b/>
          <w:bCs/>
          <w:szCs w:val="24"/>
        </w:rPr>
        <w:t>-P</w:t>
      </w:r>
      <w:r w:rsidRPr="00AC66A1">
        <w:rPr>
          <w:rFonts w:hint="eastAsia"/>
          <w:b/>
          <w:bCs/>
          <w:szCs w:val="24"/>
        </w:rPr>
        <w:t>eng</w:t>
      </w:r>
      <w:r w:rsidRPr="00AC66A1">
        <w:rPr>
          <w:rFonts w:hint="eastAsia"/>
          <w:b/>
          <w:bCs/>
          <w:szCs w:val="24"/>
        </w:rPr>
        <w:t>：</w:t>
      </w:r>
      <w:r w:rsidRPr="00AC66A1">
        <w:rPr>
          <w:szCs w:val="24"/>
        </w:rPr>
        <w:t>Supervision</w:t>
      </w:r>
      <w:r w:rsidRPr="00AC66A1">
        <w:rPr>
          <w:b/>
          <w:bCs/>
          <w:szCs w:val="24"/>
        </w:rPr>
        <w:t xml:space="preserve">, </w:t>
      </w:r>
      <w:r w:rsidRPr="00AC66A1">
        <w:rPr>
          <w:szCs w:val="24"/>
        </w:rPr>
        <w:t>Project administration, Writing- Reviewing and Editing.</w:t>
      </w:r>
    </w:p>
    <w:p w14:paraId="3BA2EBB2" w14:textId="77777777" w:rsidR="00AC66A1" w:rsidRPr="00AC66A1" w:rsidRDefault="00AC66A1" w:rsidP="00AC66A1">
      <w:pPr>
        <w:spacing w:line="312" w:lineRule="auto"/>
        <w:ind w:firstLine="480"/>
        <w:rPr>
          <w:szCs w:val="24"/>
        </w:rPr>
      </w:pPr>
    </w:p>
    <w:p w14:paraId="7438E114" w14:textId="77777777" w:rsidR="00AC66A1" w:rsidRPr="00AC66A1" w:rsidRDefault="00AC66A1" w:rsidP="00AC66A1">
      <w:pPr>
        <w:spacing w:line="312" w:lineRule="auto"/>
        <w:ind w:firstLine="480"/>
        <w:rPr>
          <w:b/>
          <w:bCs/>
          <w:szCs w:val="24"/>
        </w:rPr>
      </w:pPr>
      <w:r w:rsidRPr="00AC66A1">
        <w:rPr>
          <w:szCs w:val="24"/>
        </w:rPr>
        <w:t>Corresponding author: Hu Chuan-Peng, email: hcp4715@hotmail.com</w:t>
      </w:r>
    </w:p>
    <w:p w14:paraId="451FBF2A" w14:textId="77777777" w:rsidR="00AC66A1" w:rsidRPr="00AC66A1" w:rsidRDefault="00AC66A1" w:rsidP="00AC66A1">
      <w:pPr>
        <w:spacing w:line="312" w:lineRule="auto"/>
        <w:ind w:firstLine="480"/>
        <w:rPr>
          <w:szCs w:val="24"/>
        </w:rPr>
      </w:pPr>
    </w:p>
    <w:p w14:paraId="6DF594AF" w14:textId="77777777" w:rsidR="00AC66A1" w:rsidRPr="00AC66A1" w:rsidRDefault="00AC66A1" w:rsidP="00AC66A1">
      <w:pPr>
        <w:spacing w:line="312" w:lineRule="auto"/>
        <w:ind w:firstLine="480"/>
        <w:rPr>
          <w:szCs w:val="24"/>
        </w:rPr>
      </w:pPr>
    </w:p>
    <w:p w14:paraId="0155E308" w14:textId="77777777" w:rsidR="00AC66A1" w:rsidRPr="00AC66A1" w:rsidRDefault="00AC66A1" w:rsidP="00AC66A1">
      <w:pPr>
        <w:spacing w:line="312" w:lineRule="auto"/>
        <w:ind w:firstLine="480"/>
        <w:rPr>
          <w:szCs w:val="24"/>
        </w:rPr>
      </w:pPr>
      <w:r w:rsidRPr="00AC66A1">
        <w:rPr>
          <w:rFonts w:hint="eastAsia"/>
          <w:szCs w:val="24"/>
        </w:rPr>
        <w:t>摘要</w:t>
      </w:r>
    </w:p>
    <w:p w14:paraId="4E7AC3BA" w14:textId="77777777" w:rsidR="00D05412" w:rsidRDefault="00AC66A1" w:rsidP="00D05412">
      <w:pPr>
        <w:ind w:firstLine="480"/>
        <w:rPr>
          <w:rFonts w:eastAsiaTheme="minorEastAsia"/>
        </w:rPr>
      </w:pPr>
      <w:r w:rsidRPr="00AC66A1">
        <w:rPr>
          <w:rFonts w:hint="eastAsia"/>
        </w:rPr>
        <w:t>关键词</w:t>
      </w:r>
    </w:p>
    <w:p w14:paraId="4D44AF58" w14:textId="3AAB08BB" w:rsidR="00AC66A1" w:rsidRPr="00AC66A1" w:rsidRDefault="00AC66A1" w:rsidP="00D05412">
      <w:pPr>
        <w:pStyle w:val="Heading1"/>
        <w:rPr>
          <w:kern w:val="2"/>
          <w:szCs w:val="24"/>
        </w:rPr>
      </w:pPr>
      <w:r w:rsidRPr="00AC66A1">
        <w:t xml:space="preserve">1. </w:t>
      </w:r>
      <w:r w:rsidRPr="00AC66A1">
        <w:rPr>
          <w:rFonts w:ascii="SimSun" w:hAnsi="SimSun" w:cs="SimSun" w:hint="eastAsia"/>
        </w:rPr>
        <w:t>引言</w:t>
      </w:r>
    </w:p>
    <w:p w14:paraId="5F07A50C" w14:textId="77777777" w:rsidR="00AC66A1" w:rsidRPr="00AC66A1" w:rsidRDefault="00AC66A1" w:rsidP="00D05412">
      <w:pPr>
        <w:ind w:firstLineChars="0" w:firstLine="0"/>
      </w:pPr>
      <w:r w:rsidRPr="00AC66A1">
        <w:rPr>
          <w:rFonts w:ascii="SimSun" w:hAnsi="SimSun" w:cs="SimSun" w:hint="eastAsia"/>
        </w:rPr>
        <w:t>按照总分总方式写主旨句</w:t>
      </w:r>
    </w:p>
    <w:p w14:paraId="4353B4A5" w14:textId="77777777" w:rsidR="00AC66A1" w:rsidRPr="00AC66A1" w:rsidRDefault="00AC66A1" w:rsidP="00FD6780">
      <w:pPr>
        <w:ind w:firstLineChars="0" w:firstLine="0"/>
        <w:rPr>
          <w:szCs w:val="44"/>
        </w:rPr>
      </w:pPr>
      <w:r w:rsidRPr="00AC66A1">
        <w:t>[</w:t>
      </w:r>
      <w:r w:rsidRPr="00AC66A1">
        <w:rPr>
          <w:rFonts w:ascii="SimSun" w:hAnsi="SimSun" w:cs="SimSun" w:hint="eastAsia"/>
        </w:rPr>
        <w:t>第一段的主旨句</w:t>
      </w:r>
      <w:r w:rsidRPr="00AC66A1">
        <w:t>]</w:t>
      </w:r>
    </w:p>
    <w:p w14:paraId="7D45FE5F" w14:textId="77777777" w:rsidR="00AC66A1" w:rsidRPr="00AC66A1" w:rsidRDefault="00AC66A1" w:rsidP="00D05412">
      <w:pPr>
        <w:ind w:firstLine="480"/>
        <w:rPr>
          <w:szCs w:val="24"/>
        </w:rPr>
      </w:pPr>
      <w:r w:rsidRPr="00AC66A1">
        <w:rPr>
          <w:rFonts w:ascii="SimSun" w:hAnsi="SimSun" w:cs="SimSun" w:hint="eastAsia"/>
          <w:szCs w:val="24"/>
        </w:rPr>
        <w:t>抑郁障碍的严重性（患病率、社会成本等），青少年期和成年早期是关键的时间。</w:t>
      </w:r>
    </w:p>
    <w:p w14:paraId="013C79F4" w14:textId="77777777" w:rsidR="00AC66A1" w:rsidRPr="00AC66A1" w:rsidRDefault="00AC66A1" w:rsidP="00FD6780">
      <w:pPr>
        <w:ind w:firstLineChars="0" w:firstLine="0"/>
        <w:rPr>
          <w:szCs w:val="24"/>
        </w:rPr>
      </w:pPr>
      <w:r w:rsidRPr="00AC66A1">
        <w:rPr>
          <w:szCs w:val="24"/>
        </w:rPr>
        <w:t>[</w:t>
      </w:r>
      <w:r w:rsidRPr="00AC66A1">
        <w:rPr>
          <w:rFonts w:ascii="SimSun" w:hAnsi="SimSun" w:cs="SimSun" w:hint="eastAsia"/>
          <w:szCs w:val="24"/>
        </w:rPr>
        <w:t>第二段的主旨句</w:t>
      </w:r>
      <w:r w:rsidRPr="00AC66A1">
        <w:rPr>
          <w:szCs w:val="24"/>
        </w:rPr>
        <w:t>]</w:t>
      </w:r>
    </w:p>
    <w:p w14:paraId="081F2770" w14:textId="77777777" w:rsidR="00AC66A1" w:rsidRPr="00AC66A1" w:rsidRDefault="00AC66A1" w:rsidP="00D05412">
      <w:pPr>
        <w:ind w:firstLine="480"/>
        <w:rPr>
          <w:szCs w:val="24"/>
        </w:rPr>
      </w:pPr>
      <w:r w:rsidRPr="00AC66A1">
        <w:rPr>
          <w:rFonts w:ascii="SimSun" w:hAnsi="SimSun" w:cs="SimSun" w:hint="eastAsia"/>
          <w:szCs w:val="24"/>
        </w:rPr>
        <w:t>自评量表在抑郁症的研究中广泛使用，也是各类关于青少年与学生政策的基础（中国、世界范围内大规范调查的的数据）</w:t>
      </w:r>
    </w:p>
    <w:p w14:paraId="3AA39EF9" w14:textId="77777777" w:rsidR="00D05412" w:rsidRDefault="00AC66A1" w:rsidP="00FD6780">
      <w:pPr>
        <w:ind w:firstLineChars="0" w:firstLine="0"/>
        <w:rPr>
          <w:rFonts w:eastAsiaTheme="minorEastAsia"/>
          <w:szCs w:val="24"/>
        </w:rPr>
      </w:pPr>
      <w:r w:rsidRPr="00AC66A1">
        <w:rPr>
          <w:szCs w:val="24"/>
        </w:rPr>
        <w:t>[</w:t>
      </w:r>
      <w:r w:rsidRPr="00AC66A1">
        <w:rPr>
          <w:rFonts w:ascii="SimSun" w:hAnsi="SimSun" w:cs="SimSun" w:hint="eastAsia"/>
          <w:szCs w:val="24"/>
        </w:rPr>
        <w:t>第三段的主旨句</w:t>
      </w:r>
      <w:r w:rsidRPr="00AC66A1">
        <w:rPr>
          <w:szCs w:val="24"/>
        </w:rPr>
        <w:t>]</w:t>
      </w:r>
    </w:p>
    <w:p w14:paraId="4DFBF8BC" w14:textId="1F6D2EA8" w:rsidR="00AC66A1" w:rsidRPr="00AC66A1" w:rsidRDefault="00AC66A1" w:rsidP="00D05412">
      <w:pPr>
        <w:ind w:firstLine="480"/>
        <w:rPr>
          <w:szCs w:val="24"/>
        </w:rPr>
      </w:pPr>
      <w:r w:rsidRPr="00AC66A1">
        <w:rPr>
          <w:rFonts w:ascii="SimSun" w:hAnsi="SimSun" w:cs="SimSun" w:hint="eastAsia"/>
          <w:szCs w:val="24"/>
        </w:rPr>
        <w:t>但抑郁自评量表数量繁多，被广泛使用的量表也不在少数，有潜在的重大影响（如影响到心理健康问题的检出率）。</w:t>
      </w:r>
    </w:p>
    <w:p w14:paraId="5682157B" w14:textId="77777777" w:rsidR="00AC66A1" w:rsidRPr="00AC66A1" w:rsidRDefault="00AC66A1" w:rsidP="00FD6780">
      <w:pPr>
        <w:ind w:firstLineChars="0" w:firstLine="0"/>
        <w:rPr>
          <w:szCs w:val="24"/>
        </w:rPr>
      </w:pPr>
      <w:r w:rsidRPr="00AC66A1">
        <w:rPr>
          <w:szCs w:val="24"/>
        </w:rPr>
        <w:t>[</w:t>
      </w:r>
      <w:r w:rsidRPr="00AC66A1">
        <w:rPr>
          <w:rFonts w:ascii="SimSun" w:hAnsi="SimSun" w:cs="SimSun" w:hint="eastAsia"/>
          <w:szCs w:val="24"/>
        </w:rPr>
        <w:t>第四段的主旨句</w:t>
      </w:r>
      <w:r w:rsidRPr="00AC66A1">
        <w:rPr>
          <w:szCs w:val="24"/>
        </w:rPr>
        <w:t>]</w:t>
      </w:r>
    </w:p>
    <w:p w14:paraId="577EF549" w14:textId="77777777" w:rsidR="00AC66A1" w:rsidRPr="00AC66A1" w:rsidRDefault="00AC66A1" w:rsidP="00D05412">
      <w:pPr>
        <w:ind w:firstLine="480"/>
        <w:rPr>
          <w:szCs w:val="24"/>
        </w:rPr>
      </w:pPr>
      <w:r w:rsidRPr="00AC66A1">
        <w:rPr>
          <w:rFonts w:ascii="SimSun" w:hAnsi="SimSun" w:cs="SimSun" w:hint="eastAsia"/>
          <w:szCs w:val="24"/>
        </w:rPr>
        <w:t>当前研究发现不同抑郁问题可能在测量不同的内容。</w:t>
      </w:r>
      <w:r w:rsidRPr="00AC66A1">
        <w:rPr>
          <w:rFonts w:hint="eastAsia"/>
          <w:szCs w:val="24"/>
        </w:rPr>
        <w:t>Fried</w:t>
      </w:r>
      <w:r w:rsidRPr="00AC66A1">
        <w:rPr>
          <w:rFonts w:ascii="SimSun" w:hAnsi="SimSun" w:cs="SimSun" w:hint="eastAsia"/>
          <w:szCs w:val="24"/>
        </w:rPr>
        <w:t>（</w:t>
      </w:r>
      <w:r w:rsidRPr="00AC66A1">
        <w:rPr>
          <w:rFonts w:hint="eastAsia"/>
          <w:szCs w:val="24"/>
        </w:rPr>
        <w:t>2017</w:t>
      </w:r>
      <w:r w:rsidRPr="00AC66A1">
        <w:rPr>
          <w:rFonts w:ascii="SimSun" w:hAnsi="SimSun" w:cs="SimSun" w:hint="eastAsia"/>
          <w:szCs w:val="24"/>
        </w:rPr>
        <w:t>年）的研究表明，不同的抑郁量表不能互相替代使用，这给抑郁研究带来了挑战。</w:t>
      </w:r>
    </w:p>
    <w:p w14:paraId="3C94D70C" w14:textId="04F3FC97" w:rsidR="00AC66A1" w:rsidRPr="00AC66A1" w:rsidRDefault="00AC66A1" w:rsidP="00FD6780">
      <w:pPr>
        <w:ind w:firstLineChars="0" w:firstLine="0"/>
        <w:rPr>
          <w:szCs w:val="24"/>
        </w:rPr>
      </w:pPr>
      <w:r w:rsidRPr="00AC66A1">
        <w:rPr>
          <w:szCs w:val="24"/>
        </w:rPr>
        <w:t>[</w:t>
      </w:r>
      <w:r w:rsidRPr="00AC66A1">
        <w:rPr>
          <w:rFonts w:ascii="SimSun" w:hAnsi="SimSun" w:cs="SimSun" w:hint="eastAsia"/>
          <w:szCs w:val="24"/>
        </w:rPr>
        <w:t>第</w:t>
      </w:r>
      <w:r w:rsidR="00FD6780">
        <w:rPr>
          <w:rFonts w:ascii="SimSun" w:hAnsi="SimSun" w:cs="SimSun" w:hint="eastAsia"/>
          <w:szCs w:val="24"/>
        </w:rPr>
        <w:t>五</w:t>
      </w:r>
      <w:r w:rsidRPr="00AC66A1">
        <w:rPr>
          <w:rFonts w:ascii="SimSun" w:hAnsi="SimSun" w:cs="SimSun" w:hint="eastAsia"/>
          <w:szCs w:val="24"/>
        </w:rPr>
        <w:t>段的主旨句</w:t>
      </w:r>
      <w:r w:rsidRPr="00AC66A1">
        <w:rPr>
          <w:szCs w:val="24"/>
        </w:rPr>
        <w:t>]</w:t>
      </w:r>
    </w:p>
    <w:p w14:paraId="350AC5EB" w14:textId="77777777" w:rsidR="00AC66A1" w:rsidRDefault="00AC66A1" w:rsidP="00D05412">
      <w:pPr>
        <w:ind w:firstLine="480"/>
        <w:rPr>
          <w:rFonts w:ascii="SimSun" w:hAnsi="SimSun" w:cs="SimSun"/>
          <w:szCs w:val="24"/>
        </w:rPr>
      </w:pPr>
      <w:r w:rsidRPr="00AC66A1">
        <w:rPr>
          <w:rFonts w:ascii="SimSun" w:hAnsi="SimSun" w:cs="SimSun" w:hint="eastAsia"/>
          <w:szCs w:val="24"/>
        </w:rPr>
        <w:t>上述问题可能也延伸到发展中国家，但目前没有实证的数据进行评估，本研</w:t>
      </w:r>
      <w:r w:rsidRPr="00AC66A1">
        <w:rPr>
          <w:rFonts w:ascii="SimSun" w:hAnsi="SimSun" w:cs="SimSun" w:hint="eastAsia"/>
          <w:szCs w:val="24"/>
        </w:rPr>
        <w:lastRenderedPageBreak/>
        <w:t>究将对用于学生的抑郁自评量表进行分析。</w:t>
      </w:r>
    </w:p>
    <w:p w14:paraId="6B4C8E94" w14:textId="44A4A06A" w:rsidR="00AC66A1" w:rsidRPr="00AC66A1" w:rsidRDefault="00FD6780" w:rsidP="00FD6780">
      <w:pPr>
        <w:ind w:firstLine="480"/>
        <w:rPr>
          <w:szCs w:val="24"/>
        </w:rPr>
      </w:pPr>
      <w:r>
        <w:rPr>
          <w:rFonts w:ascii="SimSun" w:hAnsi="SimSun" w:cs="SimSun" w:hint="eastAsia"/>
          <w:szCs w:val="24"/>
        </w:rPr>
        <w:t>还可以补充一些</w:t>
      </w:r>
      <w:r w:rsidR="00AC66A1" w:rsidRPr="00AC66A1">
        <w:rPr>
          <w:rFonts w:ascii="SimSun" w:hAnsi="SimSun" w:cs="SimSun" w:hint="eastAsia"/>
          <w:szCs w:val="24"/>
        </w:rPr>
        <w:t>非常广泛的调查，只用了某一个问卷。可以用大规模调查用的问卷来举例。</w:t>
      </w:r>
      <w:r>
        <w:rPr>
          <w:rFonts w:hint="eastAsia"/>
          <w:szCs w:val="24"/>
        </w:rPr>
        <w:t>例如</w:t>
      </w:r>
      <w:r w:rsidR="00AC66A1" w:rsidRPr="00AC66A1">
        <w:rPr>
          <w:rFonts w:ascii="SimSun" w:hAnsi="SimSun" w:cs="SimSun" w:hint="eastAsia"/>
          <w:szCs w:val="24"/>
        </w:rPr>
        <w:t>中国国民心理健康发展报告，心理所的调查只用了</w:t>
      </w:r>
      <w:r w:rsidR="00AC66A1" w:rsidRPr="00AC66A1">
        <w:rPr>
          <w:rFonts w:hint="eastAsia"/>
          <w:szCs w:val="24"/>
        </w:rPr>
        <w:t>ces-d</w:t>
      </w:r>
      <w:r w:rsidR="00AC66A1" w:rsidRPr="00AC66A1">
        <w:rPr>
          <w:rFonts w:ascii="SimSun" w:hAnsi="SimSun" w:cs="SimSun" w:hint="eastAsia"/>
          <w:szCs w:val="24"/>
        </w:rPr>
        <w:t>简版和中国心理健康量表简版广泛焦虑</w:t>
      </w:r>
      <w:r>
        <w:rPr>
          <w:rFonts w:ascii="SimSun" w:hAnsi="SimSun" w:cs="SimSun" w:hint="eastAsia"/>
          <w:szCs w:val="24"/>
        </w:rPr>
        <w:t>。</w:t>
      </w:r>
    </w:p>
    <w:p w14:paraId="7306BC53" w14:textId="77777777" w:rsidR="00AC66A1" w:rsidRPr="00AC66A1" w:rsidRDefault="00AC66A1" w:rsidP="00D05412">
      <w:pPr>
        <w:pStyle w:val="Heading1"/>
      </w:pPr>
      <w:r w:rsidRPr="00AC66A1">
        <w:t xml:space="preserve">2. </w:t>
      </w:r>
      <w:r w:rsidRPr="00AC66A1">
        <w:rPr>
          <w:rFonts w:hint="eastAsia"/>
        </w:rPr>
        <w:t>Method</w:t>
      </w:r>
      <w:r w:rsidRPr="00AC66A1">
        <w:t>s</w:t>
      </w:r>
    </w:p>
    <w:p w14:paraId="4596C150" w14:textId="4677066E" w:rsidR="00095790" w:rsidRDefault="00095790" w:rsidP="00095790">
      <w:pPr>
        <w:ind w:firstLine="480"/>
      </w:pPr>
      <w:bookmarkStart w:id="1" w:name="OLE_LINK8"/>
      <w:bookmarkStart w:id="2" w:name="OLE_LINK19"/>
      <w:r w:rsidRPr="00D05412">
        <w:t>We took three steps to extract symptoms from all scales that measure depressions among students population</w:t>
      </w:r>
      <w:r w:rsidR="00200BA4">
        <w:t xml:space="preserve"> (see Fig 1 for the flowchart)</w:t>
      </w:r>
      <w:r w:rsidRPr="00D05412">
        <w:t xml:space="preserve">. Firstly, we identified all scales that has been used for screening depression among students and screen the scales for completedness of their items information. Secondly, we identified </w:t>
      </w:r>
      <w:r w:rsidR="00200BA4">
        <w:t xml:space="preserve">unique </w:t>
      </w:r>
      <w:r w:rsidRPr="00D05412">
        <w:t xml:space="preserve">symptoms of each scale. Thirdly, we compared the symptoms between different scales. The latter two steps </w:t>
      </w:r>
      <w:r w:rsidR="00200BA4">
        <w:t>followed</w:t>
      </w:r>
      <w:r w:rsidRPr="00D05412">
        <w:t xml:space="preserve"> Fried (2017) but </w:t>
      </w:r>
      <w:r w:rsidR="00200BA4">
        <w:t>with modifications</w:t>
      </w:r>
      <w:r w:rsidRPr="00D05412">
        <w:t xml:space="preserve"> (see details below</w:t>
      </w:r>
      <w:r w:rsidR="00200BA4" w:rsidRPr="00D05412">
        <w:t>)</w:t>
      </w:r>
      <w:r w:rsidRPr="00D05412">
        <w:t>.</w:t>
      </w:r>
    </w:p>
    <w:p w14:paraId="2A573560" w14:textId="54339ECA" w:rsidR="00095790" w:rsidRPr="00DB3CE8" w:rsidRDefault="00095790" w:rsidP="00095790">
      <w:pPr>
        <w:pStyle w:val="Heading2"/>
        <w:rPr>
          <w:rFonts w:eastAsiaTheme="minorEastAsia"/>
        </w:rPr>
      </w:pPr>
      <w:r>
        <w:rPr>
          <w:rFonts w:eastAsiaTheme="minorEastAsia" w:hint="eastAsia"/>
        </w:rPr>
        <w:t>2</w:t>
      </w:r>
      <w:r>
        <w:rPr>
          <w:rFonts w:eastAsiaTheme="minorEastAsia"/>
        </w:rPr>
        <w:t xml:space="preserve">.1 </w:t>
      </w:r>
      <w:r w:rsidR="00DB3CE8" w:rsidRPr="00056964">
        <w:t>Identify and screen scales</w:t>
      </w:r>
    </w:p>
    <w:p w14:paraId="7A81ACFA" w14:textId="51B57B7B" w:rsidR="00095790" w:rsidRDefault="00095790" w:rsidP="00095790">
      <w:pPr>
        <w:ind w:firstLine="480"/>
      </w:pPr>
      <w:r w:rsidRPr="00D05412">
        <w:t xml:space="preserve">We identified </w:t>
      </w:r>
      <w:r>
        <w:rPr>
          <w:rFonts w:hint="eastAsia"/>
        </w:rPr>
        <w:t>scale</w:t>
      </w:r>
      <w:r w:rsidRPr="00056964">
        <w:t>s</w:t>
      </w:r>
      <w:r w:rsidRPr="00D05412">
        <w:t xml:space="preserve"> that measure depression from four recent meta-analyses which synthesized the prevalence of different mental health problems among four students populations: elementary school, middle school, high school, and college (</w:t>
      </w:r>
      <w:r w:rsidRPr="00D05412">
        <w:rPr>
          <w:rFonts w:hint="eastAsia"/>
        </w:rPr>
        <w:t>于晓琪等</w:t>
      </w:r>
      <w:r w:rsidRPr="00D05412">
        <w:t xml:space="preserve">, 2022; </w:t>
      </w:r>
      <w:r w:rsidRPr="00D05412">
        <w:rPr>
          <w:rFonts w:hint="eastAsia"/>
        </w:rPr>
        <w:t>黄潇潇等</w:t>
      </w:r>
      <w:r w:rsidRPr="00D05412">
        <w:t xml:space="preserve">, 2022; </w:t>
      </w:r>
      <w:r w:rsidRPr="00D05412">
        <w:rPr>
          <w:rFonts w:hint="eastAsia"/>
        </w:rPr>
        <w:t>张亚利等</w:t>
      </w:r>
      <w:r w:rsidRPr="00D05412">
        <w:t xml:space="preserve">, 2022; </w:t>
      </w:r>
      <w:r w:rsidRPr="00D05412">
        <w:rPr>
          <w:rFonts w:hint="eastAsia"/>
        </w:rPr>
        <w:t>陈雨濛等</w:t>
      </w:r>
      <w:r w:rsidRPr="00D05412">
        <w:t xml:space="preserve">, 2022). We </w:t>
      </w:r>
      <w:r w:rsidR="00751930">
        <w:t xml:space="preserve">extracted all papers included in these meta-analyses and selected </w:t>
      </w:r>
      <w:r w:rsidRPr="00D05412">
        <w:t>scales</w:t>
      </w:r>
      <w:r w:rsidR="00751930">
        <w:t xml:space="preserve"> that were</w:t>
      </w:r>
      <w:r w:rsidRPr="00D05412">
        <w:t xml:space="preserve"> used for screening depression</w:t>
      </w:r>
      <w:r w:rsidR="00751930">
        <w:t xml:space="preserve">. In total, we </w:t>
      </w:r>
      <w:r w:rsidRPr="00D05412">
        <w:t xml:space="preserve">identified 34 scales from </w:t>
      </w:r>
      <w:r w:rsidR="00751930">
        <w:t xml:space="preserve">470 articles included in </w:t>
      </w:r>
      <w:r w:rsidRPr="00D05412">
        <w:t>these four meta-analysis.</w:t>
      </w:r>
      <w:r>
        <w:t xml:space="preserve"> </w:t>
      </w:r>
    </w:p>
    <w:p w14:paraId="5E799CCF" w14:textId="1C29FD8C" w:rsidR="00095790" w:rsidRPr="00095790" w:rsidRDefault="00095790" w:rsidP="00923599">
      <w:pPr>
        <w:ind w:firstLine="480"/>
      </w:pPr>
      <w:r w:rsidRPr="00D05412">
        <w:t xml:space="preserve">We </w:t>
      </w:r>
      <w:r w:rsidR="00751930">
        <w:t xml:space="preserve">then </w:t>
      </w:r>
      <w:r w:rsidR="00E7593E">
        <w:t xml:space="preserve">evaluated multiple </w:t>
      </w:r>
      <w:r w:rsidRPr="00D05412">
        <w:t>version</w:t>
      </w:r>
      <w:r w:rsidR="00751930">
        <w:t>s</w:t>
      </w:r>
      <w:r w:rsidRPr="00D05412">
        <w:t xml:space="preserve"> of scales</w:t>
      </w:r>
      <w:r w:rsidR="00E7593E">
        <w:t xml:space="preserve"> (if exist)</w:t>
      </w:r>
      <w:r w:rsidR="00751930">
        <w:t xml:space="preserve"> and </w:t>
      </w:r>
      <w:r w:rsidR="00E7593E">
        <w:t xml:space="preserve">identified </w:t>
      </w:r>
      <w:r w:rsidR="00751930">
        <w:t xml:space="preserve">the most valid version </w:t>
      </w:r>
      <w:r w:rsidR="00E7593E">
        <w:t>for later</w:t>
      </w:r>
      <w:r w:rsidR="00751930">
        <w:t xml:space="preserve"> analysis</w:t>
      </w:r>
      <w:r w:rsidRPr="00D05412">
        <w:t xml:space="preserve">. </w:t>
      </w:r>
      <w:r w:rsidR="00E7593E" w:rsidRPr="00E7593E">
        <w:t xml:space="preserve">The rationale behind this examination lies in the existence of </w:t>
      </w:r>
      <w:r w:rsidR="00E7593E">
        <w:t>multiple</w:t>
      </w:r>
      <w:r w:rsidR="00E7593E" w:rsidRPr="00E7593E">
        <w:t xml:space="preserve"> translated or revised </w:t>
      </w:r>
      <w:r w:rsidR="00E7593E">
        <w:t>version</w:t>
      </w:r>
      <w:r w:rsidR="00E7593E" w:rsidRPr="00E7593E">
        <w:t xml:space="preserve"> of scales originally developed in foreign languages. When confronted with multiple translated versions of a scale, we adhered to the following inclusion criteria: (1) We prioritized the revised version if both a revised edition and a direct translation were available</w:t>
      </w:r>
      <w:del w:id="3" w:author="Hu Chuan-Peng" w:date="2023-10-31T09:21:00Z">
        <w:r w:rsidR="00E7593E" w:rsidRPr="00E7593E" w:rsidDel="00545C93">
          <w:delText xml:space="preserve">. </w:delText>
        </w:r>
      </w:del>
      <w:ins w:id="4" w:author="Hu Chuan-Peng" w:date="2023-10-31T09:21:00Z">
        <w:r w:rsidR="00545C93">
          <w:t>;</w:t>
        </w:r>
        <w:r w:rsidR="00545C93" w:rsidRPr="00E7593E">
          <w:t xml:space="preserve"> </w:t>
        </w:r>
      </w:ins>
      <w:r w:rsidR="00E7593E" w:rsidRPr="00E7593E">
        <w:t xml:space="preserve">(2) </w:t>
      </w:r>
      <w:commentRangeStart w:id="5"/>
      <w:r w:rsidR="00E7593E" w:rsidRPr="00E7593E">
        <w:t xml:space="preserve">In cases where a Chinese version of the scale was under consideration, </w:t>
      </w:r>
      <w:commentRangeEnd w:id="5"/>
      <w:r w:rsidR="00545C93">
        <w:rPr>
          <w:rStyle w:val="CommentReference"/>
        </w:rPr>
        <w:commentReference w:id="5"/>
      </w:r>
      <w:commentRangeStart w:id="6"/>
      <w:r w:rsidR="00E7593E" w:rsidRPr="00E7593E">
        <w:t>we required validation in at least one sample of Chinese students, accompanied by the reporting of psychometric indicators in the validation studies</w:t>
      </w:r>
      <w:ins w:id="7" w:author="Hu Chuan-Peng" w:date="2023-10-31T09:25:00Z">
        <w:r w:rsidR="00545C93">
          <w:t>;</w:t>
        </w:r>
      </w:ins>
      <w:commentRangeEnd w:id="6"/>
      <w:ins w:id="8" w:author="Hu Chuan-Peng" w:date="2023-10-31T09:27:00Z">
        <w:r w:rsidR="00436A9F">
          <w:rPr>
            <w:rStyle w:val="CommentReference"/>
          </w:rPr>
          <w:commentReference w:id="6"/>
        </w:r>
      </w:ins>
      <w:del w:id="9" w:author="Hu Chuan-Peng" w:date="2023-10-31T09:25:00Z">
        <w:r w:rsidR="00E7593E" w:rsidRPr="00E7593E" w:rsidDel="00545C93">
          <w:delText>.</w:delText>
        </w:r>
      </w:del>
      <w:r w:rsidR="00E7593E" w:rsidRPr="00E7593E">
        <w:t xml:space="preserve"> (3) If a scale </w:t>
      </w:r>
      <w:del w:id="10" w:author="Hu Chuan-Peng" w:date="2023-10-31T09:26:00Z">
        <w:r w:rsidR="00E7593E" w:rsidRPr="00E7593E" w:rsidDel="00545C93">
          <w:delText>possessed both versions,</w:delText>
        </w:r>
      </w:del>
      <w:ins w:id="11" w:author="Hu Chuan-Peng" w:date="2023-10-31T09:26:00Z">
        <w:r w:rsidR="00545C93">
          <w:t>has</w:t>
        </w:r>
      </w:ins>
      <w:r w:rsidR="00E7593E" w:rsidRPr="00E7593E">
        <w:t xml:space="preserve"> one</w:t>
      </w:r>
      <w:ins w:id="12" w:author="Hu Chuan-Peng" w:date="2023-10-31T09:26:00Z">
        <w:r w:rsidR="00545C93">
          <w:t xml:space="preserve"> version</w:t>
        </w:r>
      </w:ins>
      <w:r w:rsidR="00E7593E" w:rsidRPr="00E7593E">
        <w:t xml:space="preserve"> with and </w:t>
      </w:r>
      <w:del w:id="13" w:author="Hu Chuan-Peng" w:date="2023-10-31T09:26:00Z">
        <w:r w:rsidR="00E7593E" w:rsidRPr="00E7593E" w:rsidDel="00545C93">
          <w:delText xml:space="preserve">one </w:delText>
        </w:r>
      </w:del>
      <w:ins w:id="14" w:author="Hu Chuan-Peng" w:date="2023-10-31T09:26:00Z">
        <w:r w:rsidR="00545C93">
          <w:t>the other version</w:t>
        </w:r>
        <w:r w:rsidR="00545C93" w:rsidRPr="00E7593E">
          <w:t xml:space="preserve"> </w:t>
        </w:r>
      </w:ins>
      <w:r w:rsidR="00E7593E" w:rsidRPr="00E7593E">
        <w:t>without symptom names, we favored the version including symptom names</w:t>
      </w:r>
      <w:ins w:id="15" w:author="Hu Chuan-Peng" w:date="2023-10-31T09:26:00Z">
        <w:r w:rsidR="00545C93">
          <w:t>;</w:t>
        </w:r>
      </w:ins>
      <w:del w:id="16" w:author="Hu Chuan-Peng" w:date="2023-10-31T09:26:00Z">
        <w:r w:rsidR="00E7593E" w:rsidRPr="00E7593E" w:rsidDel="00545C93">
          <w:delText>.</w:delText>
        </w:r>
      </w:del>
      <w:r w:rsidR="00E7593E" w:rsidRPr="00E7593E">
        <w:t xml:space="preserve"> (4) When all other factors were equivalent, our choice leaned towards the most widely cited version</w:t>
      </w:r>
      <w:commentRangeStart w:id="17"/>
      <w:commentRangeStart w:id="18"/>
      <w:commentRangeStart w:id="19"/>
      <w:r w:rsidRPr="00D05412">
        <w:t>.</w:t>
      </w:r>
      <w:commentRangeEnd w:id="17"/>
      <w:r w:rsidR="005B17CD">
        <w:rPr>
          <w:rStyle w:val="CommentReference"/>
        </w:rPr>
        <w:commentReference w:id="17"/>
      </w:r>
      <w:commentRangeEnd w:id="18"/>
      <w:r w:rsidR="002B7220">
        <w:rPr>
          <w:rStyle w:val="CommentReference"/>
        </w:rPr>
        <w:commentReference w:id="18"/>
      </w:r>
      <w:commentRangeEnd w:id="19"/>
      <w:r w:rsidR="00812343">
        <w:rPr>
          <w:rStyle w:val="CommentReference"/>
        </w:rPr>
        <w:commentReference w:id="19"/>
      </w:r>
      <w:r w:rsidR="00923599" w:rsidRPr="00923599">
        <w:t xml:space="preserve"> </w:t>
      </w:r>
      <w:r w:rsidRPr="00D05412">
        <w:t xml:space="preserve">For instance, </w:t>
      </w:r>
      <w:r w:rsidR="00751930">
        <w:t xml:space="preserve">CES-D was first translated by </w:t>
      </w:r>
      <w:r w:rsidR="00751930" w:rsidRPr="00D05412">
        <w:rPr>
          <w:rFonts w:hint="eastAsia"/>
        </w:rPr>
        <w:t>汪向东等</w:t>
      </w:r>
      <w:r w:rsidR="00751930" w:rsidRPr="00D05412">
        <w:t>(1999)</w:t>
      </w:r>
      <w:r w:rsidR="00751930">
        <w:t xml:space="preserve">, which was used by </w:t>
      </w:r>
      <w:r w:rsidR="00262BBD">
        <w:t>39</w:t>
      </w:r>
      <w:r w:rsidR="00751930">
        <w:t xml:space="preserve">/470 papers. However, </w:t>
      </w:r>
      <w:r w:rsidR="00751930" w:rsidRPr="00D05412">
        <w:rPr>
          <w:rFonts w:hint="eastAsia"/>
        </w:rPr>
        <w:t>章婕等</w:t>
      </w:r>
      <w:r w:rsidR="00751930" w:rsidRPr="00D05412">
        <w:t>(2010)</w:t>
      </w:r>
      <w:r w:rsidR="00751930">
        <w:t xml:space="preserve"> revised </w:t>
      </w:r>
      <w:r w:rsidRPr="00D05412">
        <w:t>the 20th item</w:t>
      </w:r>
      <w:r w:rsidR="00751930" w:rsidRPr="00D05412">
        <w:t>, "I could not get going",</w:t>
      </w:r>
      <w:r w:rsidRPr="00D05412">
        <w:t xml:space="preserve"> </w:t>
      </w:r>
      <w:r w:rsidR="00751930">
        <w:t xml:space="preserve">of this </w:t>
      </w:r>
      <w:r w:rsidR="00751930">
        <w:lastRenderedPageBreak/>
        <w:t>scale because the</w:t>
      </w:r>
      <w:r w:rsidR="00647277">
        <w:t xml:space="preserve"> meaning of</w:t>
      </w:r>
      <w:r w:rsidR="00751930">
        <w:t xml:space="preserve"> original translation,</w:t>
      </w:r>
      <w:r w:rsidRPr="00D05412">
        <w:t xml:space="preserve"> “</w:t>
      </w:r>
      <w:r w:rsidRPr="00D05412">
        <w:rPr>
          <w:rFonts w:hint="eastAsia"/>
        </w:rPr>
        <w:t>我走路很慢”</w:t>
      </w:r>
      <w:r w:rsidRPr="00D05412">
        <w:t xml:space="preserve"> ("I walk very slowly" as directly back translated into English)</w:t>
      </w:r>
      <w:r w:rsidR="00751930">
        <w:t>,</w:t>
      </w:r>
      <w:r w:rsidR="00647277">
        <w:t xml:space="preserve"> diverge from the original English </w:t>
      </w:r>
      <w:r w:rsidR="00812343">
        <w:t>meaning</w:t>
      </w:r>
      <w:r w:rsidR="00647277">
        <w:t xml:space="preserve">. </w:t>
      </w:r>
      <w:r w:rsidR="00812343">
        <w:t xml:space="preserve">Instead, </w:t>
      </w:r>
      <w:r w:rsidRPr="00D05412">
        <w:rPr>
          <w:rFonts w:hint="eastAsia"/>
        </w:rPr>
        <w:t>章婕等</w:t>
      </w:r>
      <w:r w:rsidRPr="00D05412">
        <w:t>(2010)</w:t>
      </w:r>
      <w:r w:rsidR="00647277">
        <w:t xml:space="preserve"> translated this item as </w:t>
      </w:r>
      <w:r w:rsidRPr="00D05412">
        <w:t>“</w:t>
      </w:r>
      <w:r w:rsidRPr="00D05412">
        <w:rPr>
          <w:rFonts w:hint="eastAsia"/>
        </w:rPr>
        <w:t>我提不起劲儿来做事”</w:t>
      </w:r>
      <w:r w:rsidRPr="00D05412">
        <w:t xml:space="preserve"> ("I lack the motivation to do things" as directly back translated into English).</w:t>
      </w:r>
      <w:r w:rsidR="00647277">
        <w:t xml:space="preserve"> Thus we chose the</w:t>
      </w:r>
      <w:r w:rsidR="00812343">
        <w:t xml:space="preserve"> revised</w:t>
      </w:r>
      <w:r w:rsidR="00647277">
        <w:t xml:space="preserve"> version by </w:t>
      </w:r>
      <w:r w:rsidR="00647277" w:rsidRPr="00D05412">
        <w:rPr>
          <w:rFonts w:hint="eastAsia"/>
        </w:rPr>
        <w:t>章婕等</w:t>
      </w:r>
      <w:r w:rsidR="00647277" w:rsidRPr="00D05412">
        <w:t>(2010)</w:t>
      </w:r>
      <w:r w:rsidR="00647277">
        <w:t xml:space="preserve">. </w:t>
      </w:r>
    </w:p>
    <w:p w14:paraId="25C2BBF7" w14:textId="3866A103" w:rsidR="00095790" w:rsidRPr="00D05412" w:rsidRDefault="00095790" w:rsidP="00095790">
      <w:pPr>
        <w:pStyle w:val="Heading2"/>
        <w:rPr>
          <w:rFonts w:eastAsiaTheme="minorEastAsia"/>
        </w:rPr>
      </w:pPr>
      <w:r>
        <w:rPr>
          <w:rFonts w:eastAsiaTheme="minorEastAsia"/>
        </w:rPr>
        <w:t xml:space="preserve">2.2 </w:t>
      </w:r>
      <w:r w:rsidR="00FF4CD1">
        <w:rPr>
          <w:rFonts w:eastAsiaTheme="minorEastAsia"/>
        </w:rPr>
        <w:t>Identify symptoms within scales</w:t>
      </w:r>
    </w:p>
    <w:p w14:paraId="4DB41C0B" w14:textId="74D2BDA2" w:rsidR="005E097C" w:rsidRPr="005E097C" w:rsidRDefault="005E097C" w:rsidP="00A11C85">
      <w:pPr>
        <w:ind w:firstLine="480"/>
      </w:pPr>
      <w:r w:rsidRPr="005E097C">
        <w:t>In this phase of our study, four trained coders focused on identifying items that assessed identical or similar symptoms within each scale. The process proceeded as follows: First, the four coders independently identified and consolidated items within each scale. Then, they formed two pairs, with each pair reviewing their results and resolving any discrepancies. Subsequently, the two pairs of coders cross-checked their findings and collaboratively addressed any remaining inconsistencies, seeking guidance from the corresponding author when necessary. The final, consolidated version of the results underwent independent verification by a clinically certified doctor (co-author ***), who made necessary revisions to ensure accuracy.</w:t>
      </w:r>
    </w:p>
    <w:p w14:paraId="4C676F3E" w14:textId="43DE518B" w:rsidR="00095790" w:rsidRPr="00D05412" w:rsidRDefault="00095790" w:rsidP="00095790">
      <w:pPr>
        <w:pStyle w:val="Heading2"/>
        <w:rPr>
          <w:rFonts w:eastAsiaTheme="minorEastAsia"/>
        </w:rPr>
      </w:pPr>
      <w:r>
        <w:rPr>
          <w:rFonts w:eastAsiaTheme="minorEastAsia"/>
        </w:rPr>
        <w:t>2.3</w:t>
      </w:r>
      <w:r w:rsidRPr="00D05412">
        <w:rPr>
          <w:rFonts w:eastAsiaTheme="minorEastAsia"/>
        </w:rPr>
        <w:t xml:space="preserve"> Compare symptoms across different </w:t>
      </w:r>
      <w:r>
        <w:rPr>
          <w:rFonts w:eastAsiaTheme="minorEastAsia" w:hint="eastAsia"/>
        </w:rPr>
        <w:t>scale</w:t>
      </w:r>
      <w:r w:rsidRPr="00D05412">
        <w:rPr>
          <w:rFonts w:eastAsiaTheme="minorEastAsia"/>
        </w:rPr>
        <w:t>s</w:t>
      </w:r>
    </w:p>
    <w:p w14:paraId="37238E11" w14:textId="1650F057" w:rsidR="00095790" w:rsidRPr="00D05412" w:rsidRDefault="00095790" w:rsidP="00095790">
      <w:pPr>
        <w:ind w:firstLine="480"/>
      </w:pPr>
      <w:r w:rsidRPr="00D05412">
        <w:t xml:space="preserve">In this step, </w:t>
      </w:r>
      <w:r w:rsidR="00FF4CD1">
        <w:t>the same four coders</w:t>
      </w:r>
      <w:r w:rsidR="00FF4CD1" w:rsidRPr="00D05412">
        <w:t xml:space="preserve"> </w:t>
      </w:r>
      <w:r w:rsidR="00647277">
        <w:rPr>
          <w:rFonts w:hint="eastAsia"/>
        </w:rPr>
        <w:t>compare</w:t>
      </w:r>
      <w:r w:rsidR="00FB37EA">
        <w:t>d</w:t>
      </w:r>
      <w:r w:rsidR="00647277">
        <w:t xml:space="preserve"> </w:t>
      </w:r>
      <w:r w:rsidRPr="00D05412">
        <w:t xml:space="preserve">symptoms across all scales. The </w:t>
      </w:r>
      <w:r w:rsidR="00FF4CD1">
        <w:t xml:space="preserve">procedure </w:t>
      </w:r>
      <w:r w:rsidRPr="00D05412">
        <w:rPr>
          <w:rFonts w:hint="eastAsia"/>
        </w:rPr>
        <w:t>w</w:t>
      </w:r>
      <w:r w:rsidRPr="00D05412">
        <w:t xml:space="preserve">as </w:t>
      </w:r>
      <w:r w:rsidR="00FF4CD1">
        <w:t>the same as the identification of symptoms within scales</w:t>
      </w:r>
      <w:r w:rsidRPr="00D05412">
        <w:t xml:space="preserve">: </w:t>
      </w:r>
      <w:r w:rsidR="00FF4CD1">
        <w:t xml:space="preserve">indepenedent </w:t>
      </w:r>
      <w:r w:rsidRPr="00D05412">
        <w:t xml:space="preserve">individual </w:t>
      </w:r>
      <w:r w:rsidR="00FF4CD1">
        <w:t>coding</w:t>
      </w:r>
      <w:r w:rsidRPr="00D05412">
        <w:t>, discussion</w:t>
      </w:r>
      <w:r w:rsidR="00FF4CD1">
        <w:t xml:space="preserve"> by</w:t>
      </w:r>
      <w:r w:rsidRPr="00D05412">
        <w:t xml:space="preserve"> pairs, </w:t>
      </w:r>
      <w:r w:rsidR="00FF4CD1">
        <w:t xml:space="preserve">cross-checking between pairs, discussion with the </w:t>
      </w:r>
      <w:r w:rsidRPr="00D05412">
        <w:t xml:space="preserve">corresponding author, and verification by </w:t>
      </w:r>
      <w:r w:rsidR="00FF4CD1">
        <w:t xml:space="preserve">a </w:t>
      </w:r>
      <w:r w:rsidRPr="00D05412">
        <w:t>clinically certificated doctor.</w:t>
      </w:r>
    </w:p>
    <w:p w14:paraId="26CF0476" w14:textId="6DD83961" w:rsidR="003C2871" w:rsidRDefault="003C2871" w:rsidP="0091121D">
      <w:pPr>
        <w:ind w:firstLine="480"/>
      </w:pPr>
      <w:r>
        <w:t xml:space="preserve">The coding processes were as follow. We first pooled symptoms from all scales </w:t>
      </w:r>
      <w:r w:rsidR="00A433AE">
        <w:t xml:space="preserve">together </w:t>
      </w:r>
      <w:r>
        <w:t>and identified unique symptoms. In this step, we</w:t>
      </w:r>
      <w:r w:rsidRPr="00D05412">
        <w:t xml:space="preserve"> </w:t>
      </w:r>
      <w:r w:rsidR="00095790" w:rsidRPr="00D05412">
        <w:t>retained both compound symptoms and specific symptoms, as in Fried (2017). Compound symptoms</w:t>
      </w:r>
      <w:r w:rsidR="00FF4CD1">
        <w:t xml:space="preserve"> are symptoms that</w:t>
      </w:r>
      <w:r w:rsidR="00095790" w:rsidRPr="00D05412">
        <w:t xml:space="preserve"> include a range of related symptoms, whereas specific symptoms are more concrete and describe specific patterns. For example, </w:t>
      </w:r>
      <w:r w:rsidR="00146874">
        <w:t>“</w:t>
      </w:r>
      <w:r w:rsidR="00095790" w:rsidRPr="00D05412">
        <w:t xml:space="preserve">appetite </w:t>
      </w:r>
      <w:r w:rsidR="00146874" w:rsidRPr="00D05412">
        <w:t>changes</w:t>
      </w:r>
      <w:r w:rsidR="00146874">
        <w:t>”</w:t>
      </w:r>
      <w:r w:rsidR="00146874" w:rsidRPr="00D05412">
        <w:t xml:space="preserve"> </w:t>
      </w:r>
      <w:r w:rsidR="00095790" w:rsidRPr="00D05412">
        <w:t xml:space="preserve">is a compound symptom, </w:t>
      </w:r>
      <w:r w:rsidR="00146874">
        <w:t>it includes two specific symptoms: “</w:t>
      </w:r>
      <w:r w:rsidR="00095790" w:rsidRPr="00D05412">
        <w:t>appetite increased</w:t>
      </w:r>
      <w:r w:rsidR="00146874">
        <w:t>”</w:t>
      </w:r>
      <w:r w:rsidR="00095790" w:rsidRPr="00D05412">
        <w:t xml:space="preserve"> and </w:t>
      </w:r>
      <w:r w:rsidR="00146874">
        <w:t>“</w:t>
      </w:r>
      <w:r w:rsidR="00095790" w:rsidRPr="00D05412">
        <w:t>appetite decreased</w:t>
      </w:r>
      <w:r w:rsidR="00146874">
        <w:t>”</w:t>
      </w:r>
      <w:r w:rsidR="00095790" w:rsidRPr="00D05412">
        <w:t>.</w:t>
      </w:r>
      <w:r>
        <w:t xml:space="preserve"> </w:t>
      </w:r>
      <w:r w:rsidR="00A433AE">
        <w:t>And all three symptoms were treated as unique symptoms.</w:t>
      </w:r>
      <w:r w:rsidR="0091121D">
        <w:t xml:space="preserve"> </w:t>
      </w:r>
      <w:r w:rsidR="0091121D" w:rsidRPr="00D05412">
        <w:t>We employed an approach that maximize the amount of different symptoms. More specifically, if the items describe similar symptom using different words and that the words have significantly different meanings under the Chinese context, we treat them as belonging to the same compound symptom but are different specific symptoms. For instance, there are many different words for describe depressed mood in different scales, we used 'depressed moods' as the compound symptom but distinguish different specif</w:t>
      </w:r>
      <w:r w:rsidR="0091121D">
        <w:rPr>
          <w:rFonts w:hint="eastAsia"/>
        </w:rPr>
        <w:t>i</w:t>
      </w:r>
      <w:r w:rsidR="0091121D" w:rsidRPr="00D05412">
        <w:t xml:space="preserve">c </w:t>
      </w:r>
      <w:r w:rsidR="0091121D" w:rsidRPr="00D05412">
        <w:lastRenderedPageBreak/>
        <w:t>symptoms such as: 'blue', 'low mood', 'sad', and 'anhedonia'. This approach is slightly different from Fried (2017), where he coded all these item as a specific symptom 'Sad moods'.</w:t>
      </w:r>
    </w:p>
    <w:p w14:paraId="03B2F50A" w14:textId="63069BC2" w:rsidR="00EA0BBC" w:rsidRDefault="00A433AE" w:rsidP="00A433AE">
      <w:pPr>
        <w:ind w:firstLine="480"/>
        <w:rPr>
          <w:ins w:id="20" w:author="Hu Chuan-Peng" w:date="2023-10-31T09:34:00Z"/>
        </w:rPr>
      </w:pPr>
      <w:r w:rsidRPr="00923599">
        <w:rPr>
          <w:highlight w:val="yellow"/>
        </w:rPr>
        <w:t xml:space="preserve">Then, we coded each scale on all unique symptoms. More specifically, a scale was coded as “0” on a symtom if it does not have items that measures this symptom. If a scale has an item that </w:t>
      </w:r>
      <w:r w:rsidR="00095790" w:rsidRPr="00923599">
        <w:rPr>
          <w:highlight w:val="yellow"/>
        </w:rPr>
        <w:t>directly measure</w:t>
      </w:r>
      <w:r w:rsidRPr="00923599">
        <w:rPr>
          <w:highlight w:val="yellow"/>
        </w:rPr>
        <w:t>s a symptom</w:t>
      </w:r>
      <w:r w:rsidR="00095790" w:rsidRPr="00923599">
        <w:rPr>
          <w:highlight w:val="yellow"/>
        </w:rPr>
        <w:t>,</w:t>
      </w:r>
      <w:r w:rsidR="0099219C" w:rsidRPr="00923599">
        <w:rPr>
          <w:highlight w:val="yellow"/>
        </w:rPr>
        <w:t xml:space="preserve"> compound or specific,</w:t>
      </w:r>
      <w:r w:rsidR="00095790" w:rsidRPr="00923599">
        <w:rPr>
          <w:highlight w:val="yellow"/>
        </w:rPr>
        <w:t xml:space="preserve"> </w:t>
      </w:r>
      <w:r w:rsidRPr="00923599">
        <w:rPr>
          <w:highlight w:val="yellow"/>
        </w:rPr>
        <w:t>it was coded as</w:t>
      </w:r>
      <w:r w:rsidR="00095790" w:rsidRPr="00923599">
        <w:rPr>
          <w:highlight w:val="yellow"/>
        </w:rPr>
        <w:t xml:space="preserve"> 2</w:t>
      </w:r>
      <w:r w:rsidR="0099219C" w:rsidRPr="00923599">
        <w:rPr>
          <w:highlight w:val="yellow"/>
        </w:rPr>
        <w:t xml:space="preserve"> on that symptom</w:t>
      </w:r>
      <w:r w:rsidRPr="00923599">
        <w:rPr>
          <w:highlight w:val="yellow"/>
        </w:rPr>
        <w:t>.</w:t>
      </w:r>
      <w:commentRangeStart w:id="21"/>
      <w:commentRangeStart w:id="22"/>
      <w:commentRangeStart w:id="23"/>
      <w:commentRangeStart w:id="24"/>
      <w:r w:rsidRPr="00923599">
        <w:rPr>
          <w:highlight w:val="yellow"/>
        </w:rPr>
        <w:t xml:space="preserve"> Note </w:t>
      </w:r>
      <w:del w:id="25" w:author="Hu Chuan-Peng" w:date="2023-10-31T09:33:00Z">
        <w:r w:rsidRPr="00923599" w:rsidDel="00EA0BBC">
          <w:rPr>
            <w:highlight w:val="yellow"/>
          </w:rPr>
          <w:delText xml:space="preserve">that </w:delText>
        </w:r>
        <w:r w:rsidR="0099219C" w:rsidRPr="00923599" w:rsidDel="00EA0BBC">
          <w:rPr>
            <w:highlight w:val="yellow"/>
          </w:rPr>
          <w:delText xml:space="preserve">if </w:delText>
        </w:r>
        <w:r w:rsidRPr="00923599" w:rsidDel="00EA0BBC">
          <w:rPr>
            <w:highlight w:val="yellow"/>
          </w:rPr>
          <w:delText>the item measures a specific</w:delText>
        </w:r>
        <w:r w:rsidR="0099219C" w:rsidRPr="00923599" w:rsidDel="00EA0BBC">
          <w:rPr>
            <w:highlight w:val="yellow"/>
          </w:rPr>
          <w:delText xml:space="preserve"> symptom</w:delText>
        </w:r>
        <w:r w:rsidRPr="00923599" w:rsidDel="00EA0BBC">
          <w:rPr>
            <w:highlight w:val="yellow"/>
          </w:rPr>
          <w:delText xml:space="preserve"> </w:delText>
        </w:r>
        <w:r w:rsidR="00095790" w:rsidRPr="00923599" w:rsidDel="00EA0BBC">
          <w:rPr>
            <w:highlight w:val="yellow"/>
          </w:rPr>
          <w:delText xml:space="preserve">under </w:delText>
        </w:r>
        <w:r w:rsidR="0099219C" w:rsidRPr="00923599" w:rsidDel="00EA0BBC">
          <w:rPr>
            <w:highlight w:val="yellow"/>
          </w:rPr>
          <w:delText xml:space="preserve">a </w:delText>
        </w:r>
        <w:r w:rsidR="00095790" w:rsidRPr="00923599" w:rsidDel="00EA0BBC">
          <w:rPr>
            <w:highlight w:val="yellow"/>
          </w:rPr>
          <w:delText xml:space="preserve">compound symptom, </w:delText>
        </w:r>
        <w:r w:rsidRPr="00923599" w:rsidDel="00EA0BBC">
          <w:rPr>
            <w:highlight w:val="yellow"/>
          </w:rPr>
          <w:delText xml:space="preserve">this </w:delText>
        </w:r>
        <w:r w:rsidR="0099219C" w:rsidRPr="00923599" w:rsidDel="00EA0BBC">
          <w:rPr>
            <w:highlight w:val="yellow"/>
          </w:rPr>
          <w:delText>scale</w:delText>
        </w:r>
        <w:r w:rsidRPr="00923599" w:rsidDel="00EA0BBC">
          <w:rPr>
            <w:highlight w:val="yellow"/>
          </w:rPr>
          <w:delText xml:space="preserve"> not only</w:delText>
        </w:r>
        <w:r w:rsidR="0099219C" w:rsidRPr="00923599" w:rsidDel="00EA0BBC">
          <w:rPr>
            <w:highlight w:val="yellow"/>
          </w:rPr>
          <w:delText xml:space="preserve"> </w:delText>
        </w:r>
        <w:r w:rsidRPr="00923599" w:rsidDel="00EA0BBC">
          <w:rPr>
            <w:highlight w:val="yellow"/>
          </w:rPr>
          <w:delText>had a score of 2 on that specific symptom but also has a score of</w:delText>
        </w:r>
        <w:r w:rsidR="0099219C" w:rsidRPr="00923599" w:rsidDel="00EA0BBC">
          <w:rPr>
            <w:highlight w:val="yellow"/>
          </w:rPr>
          <w:delText xml:space="preserve"> 1 on the corresponding compound symptom</w:delText>
        </w:r>
        <w:r w:rsidR="00095790" w:rsidRPr="00923599" w:rsidDel="00EA0BBC">
          <w:rPr>
            <w:highlight w:val="yellow"/>
          </w:rPr>
          <w:delText xml:space="preserve">. </w:delText>
        </w:r>
        <w:commentRangeEnd w:id="21"/>
        <w:r w:rsidR="00923599" w:rsidDel="00EA0BBC">
          <w:rPr>
            <w:rStyle w:val="CommentReference"/>
          </w:rPr>
          <w:commentReference w:id="21"/>
        </w:r>
        <w:commentRangeEnd w:id="22"/>
        <w:r w:rsidR="005E097C" w:rsidDel="00EA0BBC">
          <w:rPr>
            <w:rStyle w:val="CommentReference"/>
          </w:rPr>
          <w:commentReference w:id="22"/>
        </w:r>
        <w:commentRangeEnd w:id="23"/>
        <w:r w:rsidR="00467B75" w:rsidDel="00EA0BBC">
          <w:rPr>
            <w:rStyle w:val="CommentReference"/>
          </w:rPr>
          <w:commentReference w:id="23"/>
        </w:r>
        <w:commentRangeEnd w:id="24"/>
        <w:r w:rsidR="00EA0BBC" w:rsidDel="00EA0BBC">
          <w:rPr>
            <w:rStyle w:val="CommentReference"/>
          </w:rPr>
          <w:commentReference w:id="24"/>
        </w:r>
        <w:r w:rsidRPr="00923599" w:rsidDel="00EA0BBC">
          <w:rPr>
            <w:highlight w:val="yellow"/>
          </w:rPr>
          <w:delText xml:space="preserve">Similarly, </w:delText>
        </w:r>
      </w:del>
      <w:r w:rsidRPr="00923599">
        <w:rPr>
          <w:highlight w:val="yellow"/>
        </w:rPr>
        <w:t xml:space="preserve">if a scale has an item measures a compound symptom, then, this scale </w:t>
      </w:r>
      <w:r w:rsidR="0091121D" w:rsidRPr="00923599">
        <w:rPr>
          <w:highlight w:val="yellow"/>
        </w:rPr>
        <w:t>not only had a score of 2 on that compound symptom but also has a score of 1 on each of the specific symptoms under this compound symptom.</w:t>
      </w:r>
      <w:r w:rsidRPr="00923599">
        <w:rPr>
          <w:highlight w:val="yellow"/>
        </w:rPr>
        <w:t xml:space="preserve"> </w:t>
      </w:r>
      <w:r w:rsidR="00095790" w:rsidRPr="00923599">
        <w:rPr>
          <w:highlight w:val="yellow"/>
        </w:rPr>
        <w:t xml:space="preserve">For instance, </w:t>
      </w:r>
      <w:r w:rsidRPr="00923599">
        <w:rPr>
          <w:highlight w:val="yellow"/>
        </w:rPr>
        <w:t xml:space="preserve">the CDI has no item for </w:t>
      </w:r>
      <w:r w:rsidR="00C00A30" w:rsidRPr="00D05412">
        <w:t>'</w:t>
      </w:r>
      <w:r w:rsidR="00923599" w:rsidRPr="00923599">
        <w:t>Depressed mood</w:t>
      </w:r>
      <w:r w:rsidR="00C00A30" w:rsidRPr="00D05412">
        <w:t>'</w:t>
      </w:r>
      <w:r w:rsidR="00C00A30">
        <w:t xml:space="preserve"> </w:t>
      </w:r>
      <w:r w:rsidRPr="00923599">
        <w:rPr>
          <w:highlight w:val="yellow"/>
        </w:rPr>
        <w:t>, we assign</w:t>
      </w:r>
      <w:r w:rsidR="005E097C">
        <w:rPr>
          <w:rFonts w:hint="eastAsia"/>
          <w:highlight w:val="yellow"/>
        </w:rPr>
        <w:t>ed</w:t>
      </w:r>
      <w:r w:rsidRPr="00923599">
        <w:rPr>
          <w:highlight w:val="yellow"/>
        </w:rPr>
        <w:t xml:space="preserve"> “0” for CDI on this symptom. </w:t>
      </w:r>
      <w:r w:rsidR="005E097C">
        <w:rPr>
          <w:rFonts w:hint="eastAsia"/>
          <w:highlight w:val="yellow"/>
        </w:rPr>
        <w:t>For</w:t>
      </w:r>
      <w:r w:rsidR="005E097C">
        <w:rPr>
          <w:highlight w:val="yellow"/>
        </w:rPr>
        <w:t xml:space="preserve"> compound symptom “appetite change”, </w:t>
      </w:r>
      <w:r w:rsidR="0091121D" w:rsidRPr="00923599">
        <w:rPr>
          <w:highlight w:val="yellow"/>
        </w:rPr>
        <w:t xml:space="preserve">CDI has an item </w:t>
      </w:r>
      <w:r w:rsidR="005E097C">
        <w:rPr>
          <w:highlight w:val="yellow"/>
        </w:rPr>
        <w:t xml:space="preserve">directly </w:t>
      </w:r>
      <w:r w:rsidR="0091121D" w:rsidRPr="00923599">
        <w:rPr>
          <w:highlight w:val="yellow"/>
        </w:rPr>
        <w:t>measures</w:t>
      </w:r>
      <w:r w:rsidR="00095790" w:rsidRPr="00923599">
        <w:rPr>
          <w:highlight w:val="yellow"/>
        </w:rPr>
        <w:t xml:space="preserve"> </w:t>
      </w:r>
      <w:r w:rsidR="0091121D" w:rsidRPr="00923599">
        <w:rPr>
          <w:highlight w:val="yellow"/>
        </w:rPr>
        <w:t>th</w:t>
      </w:r>
      <w:r w:rsidR="005E097C">
        <w:rPr>
          <w:highlight w:val="yellow"/>
        </w:rPr>
        <w:t>is</w:t>
      </w:r>
      <w:r w:rsidR="0091121D" w:rsidRPr="00923599">
        <w:rPr>
          <w:highlight w:val="yellow"/>
        </w:rPr>
        <w:t xml:space="preserve"> symptom</w:t>
      </w:r>
      <w:r w:rsidR="005E097C">
        <w:rPr>
          <w:highlight w:val="yellow"/>
        </w:rPr>
        <w:t xml:space="preserve"> and</w:t>
      </w:r>
      <w:r w:rsidR="00095790" w:rsidRPr="00923599">
        <w:rPr>
          <w:highlight w:val="yellow"/>
        </w:rPr>
        <w:t xml:space="preserve"> </w:t>
      </w:r>
      <w:r w:rsidR="0002668A" w:rsidRPr="00923599">
        <w:rPr>
          <w:highlight w:val="yellow"/>
        </w:rPr>
        <w:t xml:space="preserve">was coded </w:t>
      </w:r>
      <w:r w:rsidR="00095790" w:rsidRPr="00923599">
        <w:rPr>
          <w:highlight w:val="yellow"/>
        </w:rPr>
        <w:t>as 2 on th</w:t>
      </w:r>
      <w:r w:rsidR="005E097C">
        <w:rPr>
          <w:highlight w:val="yellow"/>
        </w:rPr>
        <w:t>is</w:t>
      </w:r>
      <w:r w:rsidR="00095790" w:rsidRPr="00923599">
        <w:rPr>
          <w:highlight w:val="yellow"/>
        </w:rPr>
        <w:t xml:space="preserve"> symptom</w:t>
      </w:r>
      <w:r w:rsidR="0091121D" w:rsidRPr="00923599">
        <w:rPr>
          <w:highlight w:val="yellow"/>
        </w:rPr>
        <w:t xml:space="preserve">. </w:t>
      </w:r>
      <w:r w:rsidR="005E097C">
        <w:rPr>
          <w:highlight w:val="yellow"/>
        </w:rPr>
        <w:t xml:space="preserve">Importantly, even </w:t>
      </w:r>
      <w:r w:rsidR="0091121D" w:rsidRPr="00923599">
        <w:rPr>
          <w:highlight w:val="yellow"/>
        </w:rPr>
        <w:t xml:space="preserve">CDI </w:t>
      </w:r>
      <w:r w:rsidR="005E097C">
        <w:rPr>
          <w:highlight w:val="yellow"/>
        </w:rPr>
        <w:t xml:space="preserve">does not have item for </w:t>
      </w:r>
      <w:del w:id="26" w:author="Hu Chuan-Peng" w:date="2023-10-31T09:33:00Z">
        <w:r w:rsidR="0091121D" w:rsidRPr="00923599" w:rsidDel="00EA0BBC">
          <w:rPr>
            <w:highlight w:val="yellow"/>
          </w:rPr>
          <w:delText xml:space="preserve">all </w:delText>
        </w:r>
      </w:del>
      <w:r w:rsidR="00095790" w:rsidRPr="00923599">
        <w:rPr>
          <w:highlight w:val="yellow"/>
        </w:rPr>
        <w:t xml:space="preserve">specific symptoms of </w:t>
      </w:r>
      <w:r w:rsidR="0091121D" w:rsidRPr="00923599">
        <w:rPr>
          <w:highlight w:val="yellow"/>
        </w:rPr>
        <w:t>“appetite changes”</w:t>
      </w:r>
      <w:r w:rsidR="00095790" w:rsidRPr="00923599">
        <w:rPr>
          <w:highlight w:val="yellow"/>
        </w:rPr>
        <w:t xml:space="preserve">, </w:t>
      </w:r>
      <w:r w:rsidR="0091121D" w:rsidRPr="00923599">
        <w:rPr>
          <w:highlight w:val="yellow"/>
        </w:rPr>
        <w:t xml:space="preserve">i.e., </w:t>
      </w:r>
      <w:r w:rsidR="00095790" w:rsidRPr="00923599">
        <w:rPr>
          <w:highlight w:val="yellow"/>
        </w:rPr>
        <w:t xml:space="preserve">'appetite increased' </w:t>
      </w:r>
      <w:r w:rsidR="0091121D" w:rsidRPr="00923599">
        <w:rPr>
          <w:highlight w:val="yellow"/>
        </w:rPr>
        <w:t xml:space="preserve">and </w:t>
      </w:r>
      <w:r w:rsidR="00095790" w:rsidRPr="00923599">
        <w:rPr>
          <w:highlight w:val="yellow"/>
        </w:rPr>
        <w:t>'appetite decreased'</w:t>
      </w:r>
      <w:r w:rsidR="005E097C">
        <w:rPr>
          <w:highlight w:val="yellow"/>
        </w:rPr>
        <w:t xml:space="preserve">, it was coded as 1 on </w:t>
      </w:r>
      <w:ins w:id="27" w:author="Hu Chuan-Peng" w:date="2023-10-31T09:34:00Z">
        <w:r w:rsidR="00EA0BBC">
          <w:rPr>
            <w:rFonts w:hint="eastAsia"/>
            <w:highlight w:val="yellow"/>
          </w:rPr>
          <w:t>both</w:t>
        </w:r>
        <w:r w:rsidR="00EA0BBC">
          <w:rPr>
            <w:highlight w:val="yellow"/>
          </w:rPr>
          <w:t xml:space="preserve"> </w:t>
        </w:r>
      </w:ins>
      <w:del w:id="28" w:author="Hu Chuan-Peng" w:date="2023-10-31T09:34:00Z">
        <w:r w:rsidR="005E097C" w:rsidDel="00EA0BBC">
          <w:rPr>
            <w:highlight w:val="yellow"/>
          </w:rPr>
          <w:delText xml:space="preserve">all these </w:delText>
        </w:r>
      </w:del>
      <w:r w:rsidR="005E097C">
        <w:rPr>
          <w:highlight w:val="yellow"/>
        </w:rPr>
        <w:t>two specific symptoms</w:t>
      </w:r>
      <w:r w:rsidR="0091121D" w:rsidRPr="00923599">
        <w:rPr>
          <w:highlight w:val="yellow"/>
        </w:rPr>
        <w:t xml:space="preserve"> </w:t>
      </w:r>
      <w:r w:rsidR="00095790" w:rsidRPr="00923599">
        <w:rPr>
          <w:highlight w:val="yellow"/>
        </w:rPr>
        <w:t>(see Supplementary Materials and Figure 2 for details).</w:t>
      </w:r>
      <w:r w:rsidR="00095790" w:rsidRPr="00D05412">
        <w:t xml:space="preserve"> </w:t>
      </w:r>
      <w:ins w:id="29" w:author="Hu Chuan-Peng" w:date="2023-10-31T09:34:00Z">
        <w:r w:rsidR="00EA0BBC">
          <w:rPr>
            <w:rFonts w:hint="eastAsia"/>
          </w:rPr>
          <w:t>However</w:t>
        </w:r>
        <w:r w:rsidR="00EA0BBC">
          <w:t xml:space="preserve">, </w:t>
        </w:r>
        <w:r w:rsidR="00EA0BBC" w:rsidRPr="00923599">
          <w:rPr>
            <w:highlight w:val="yellow"/>
          </w:rPr>
          <w:t xml:space="preserve">if the item measures a specific symptom under a compound symptom, this scale </w:t>
        </w:r>
        <w:r w:rsidR="00EA0BBC">
          <w:rPr>
            <w:highlight w:val="yellow"/>
          </w:rPr>
          <w:t>was coded</w:t>
        </w:r>
        <w:r w:rsidR="00EA0BBC" w:rsidRPr="00923599">
          <w:rPr>
            <w:highlight w:val="yellow"/>
          </w:rPr>
          <w:t xml:space="preserve"> </w:t>
        </w:r>
        <w:r w:rsidR="00EA0BBC">
          <w:rPr>
            <w:highlight w:val="yellow"/>
          </w:rPr>
          <w:t>“</w:t>
        </w:r>
        <w:r w:rsidR="00EA0BBC" w:rsidRPr="00923599">
          <w:rPr>
            <w:highlight w:val="yellow"/>
          </w:rPr>
          <w:t>2</w:t>
        </w:r>
        <w:r w:rsidR="00EA0BBC">
          <w:rPr>
            <w:highlight w:val="yellow"/>
          </w:rPr>
          <w:t>”</w:t>
        </w:r>
        <w:r w:rsidR="00EA0BBC" w:rsidRPr="00923599">
          <w:rPr>
            <w:highlight w:val="yellow"/>
          </w:rPr>
          <w:t xml:space="preserve"> on that specific symptom but also </w:t>
        </w:r>
      </w:ins>
      <w:ins w:id="30" w:author="Hu Chuan-Peng" w:date="2023-10-31T09:35:00Z">
        <w:r w:rsidR="00EA0BBC">
          <w:rPr>
            <w:highlight w:val="yellow"/>
          </w:rPr>
          <w:t>coded as “0”</w:t>
        </w:r>
      </w:ins>
      <w:ins w:id="31" w:author="Hu Chuan-Peng" w:date="2023-10-31T09:34:00Z">
        <w:r w:rsidR="00EA0BBC" w:rsidRPr="00923599">
          <w:rPr>
            <w:highlight w:val="yellow"/>
          </w:rPr>
          <w:t xml:space="preserve"> on the corresponding compound symptom. </w:t>
        </w:r>
        <w:commentRangeStart w:id="32"/>
        <w:commentRangeEnd w:id="32"/>
        <w:r w:rsidR="00EA0BBC">
          <w:rPr>
            <w:rStyle w:val="CommentReference"/>
          </w:rPr>
          <w:commentReference w:id="32"/>
        </w:r>
        <w:commentRangeStart w:id="33"/>
        <w:commentRangeEnd w:id="33"/>
        <w:r w:rsidR="00EA0BBC">
          <w:rPr>
            <w:rStyle w:val="CommentReference"/>
          </w:rPr>
          <w:commentReference w:id="33"/>
        </w:r>
        <w:commentRangeStart w:id="34"/>
        <w:commentRangeEnd w:id="34"/>
        <w:r w:rsidR="00EA0BBC">
          <w:rPr>
            <w:rStyle w:val="CommentReference"/>
          </w:rPr>
          <w:commentReference w:id="34"/>
        </w:r>
        <w:commentRangeStart w:id="35"/>
        <w:commentRangeEnd w:id="35"/>
        <w:r w:rsidR="00EA0BBC">
          <w:rPr>
            <w:rStyle w:val="CommentReference"/>
          </w:rPr>
          <w:commentReference w:id="35"/>
        </w:r>
        <w:r w:rsidR="00EA0BBC" w:rsidRPr="00923599">
          <w:rPr>
            <w:highlight w:val="yellow"/>
          </w:rPr>
          <w:t xml:space="preserve"> </w:t>
        </w:r>
      </w:ins>
    </w:p>
    <w:p w14:paraId="1E013466" w14:textId="23B22144" w:rsidR="004E308A" w:rsidRDefault="00095790" w:rsidP="00A433AE">
      <w:pPr>
        <w:ind w:firstLine="480"/>
      </w:pPr>
      <w:r w:rsidRPr="00D05412">
        <w:t xml:space="preserve"> </w:t>
      </w:r>
    </w:p>
    <w:p w14:paraId="5E76F19D" w14:textId="23BEF419" w:rsidR="008A4F41" w:rsidDel="00B86DC1" w:rsidRDefault="008A4F41" w:rsidP="008A4F41">
      <w:pPr>
        <w:ind w:firstLineChars="0" w:firstLine="0"/>
        <w:rPr>
          <w:moveFrom w:id="36" w:author="Hu Chuan-Peng" w:date="2023-10-31T09:36:00Z"/>
          <w:b/>
          <w:bCs/>
          <w:sz w:val="21"/>
          <w:szCs w:val="21"/>
        </w:rPr>
      </w:pPr>
      <w:moveFromRangeStart w:id="37" w:author="Hu Chuan-Peng" w:date="2023-10-31T09:36:00Z" w:name="move149637406"/>
      <w:moveFrom w:id="38" w:author="Hu Chuan-Peng" w:date="2023-10-31T09:36:00Z">
        <w:r w:rsidRPr="00D93CDE" w:rsidDel="00B86DC1">
          <w:rPr>
            <w:rFonts w:hint="eastAsia"/>
            <w:b/>
            <w:bCs/>
            <w:sz w:val="21"/>
            <w:szCs w:val="21"/>
          </w:rPr>
          <w:t>Figure</w:t>
        </w:r>
        <w:r w:rsidRPr="00D93CDE" w:rsidDel="00B86DC1">
          <w:rPr>
            <w:b/>
            <w:bCs/>
            <w:sz w:val="21"/>
            <w:szCs w:val="21"/>
          </w:rPr>
          <w:t xml:space="preserve"> 2</w:t>
        </w:r>
      </w:moveFrom>
    </w:p>
    <w:p w14:paraId="6B1E7C0A" w14:textId="78ABD706" w:rsidR="008A4F41" w:rsidRPr="008A4F41" w:rsidDel="00B86DC1" w:rsidRDefault="008A4F41" w:rsidP="008A4F41">
      <w:pPr>
        <w:ind w:firstLineChars="0" w:firstLine="0"/>
        <w:rPr>
          <w:moveFrom w:id="39" w:author="Hu Chuan-Peng" w:date="2023-10-31T09:36:00Z"/>
          <w:i/>
          <w:iCs/>
        </w:rPr>
      </w:pPr>
      <w:moveFrom w:id="40" w:author="Hu Chuan-Peng" w:date="2023-10-31T09:36:00Z">
        <w:r w:rsidRPr="008A4F41" w:rsidDel="00B86DC1">
          <w:rPr>
            <w:i/>
            <w:iCs/>
            <w:sz w:val="21"/>
            <w:szCs w:val="21"/>
          </w:rPr>
          <w:t>Number of articles that used each scale for screening depression</w:t>
        </w:r>
      </w:moveFrom>
    </w:p>
    <w:moveFromRangeEnd w:id="37"/>
    <w:p w14:paraId="4C912BEB" w14:textId="14183562" w:rsidR="009E5819" w:rsidRDefault="00D93CDE" w:rsidP="009E5819">
      <w:pPr>
        <w:ind w:firstLine="480"/>
        <w:jc w:val="center"/>
        <w:rPr>
          <w:ins w:id="41" w:author="Hu Chuan-Peng" w:date="2023-10-31T09:36:00Z"/>
        </w:rPr>
      </w:pPr>
      <w:r>
        <w:rPr>
          <w:noProof/>
        </w:rPr>
        <w:drawing>
          <wp:inline distT="0" distB="0" distL="0" distR="0" wp14:anchorId="7FC4AA84" wp14:editId="7B450459">
            <wp:extent cx="4418320" cy="2830675"/>
            <wp:effectExtent l="0" t="0" r="1905" b="8255"/>
            <wp:docPr id="10126670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67013" name="图片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5868" cy="2848324"/>
                    </a:xfrm>
                    <a:prstGeom prst="rect">
                      <a:avLst/>
                    </a:prstGeom>
                    <a:noFill/>
                  </pic:spPr>
                </pic:pic>
              </a:graphicData>
            </a:graphic>
          </wp:inline>
        </w:drawing>
      </w:r>
    </w:p>
    <w:p w14:paraId="5EEB708B" w14:textId="77777777" w:rsidR="00B86DC1" w:rsidRDefault="00B86DC1" w:rsidP="00B86DC1">
      <w:pPr>
        <w:ind w:firstLineChars="0" w:firstLine="0"/>
        <w:rPr>
          <w:moveTo w:id="42" w:author="Hu Chuan-Peng" w:date="2023-10-31T09:36:00Z"/>
          <w:b/>
          <w:bCs/>
          <w:sz w:val="21"/>
          <w:szCs w:val="21"/>
        </w:rPr>
      </w:pPr>
      <w:moveToRangeStart w:id="43" w:author="Hu Chuan-Peng" w:date="2023-10-31T09:36:00Z" w:name="move149637406"/>
      <w:moveTo w:id="44" w:author="Hu Chuan-Peng" w:date="2023-10-31T09:36:00Z">
        <w:r w:rsidRPr="00D93CDE">
          <w:rPr>
            <w:rFonts w:hint="eastAsia"/>
            <w:b/>
            <w:bCs/>
            <w:sz w:val="21"/>
            <w:szCs w:val="21"/>
          </w:rPr>
          <w:t>Figure</w:t>
        </w:r>
        <w:r w:rsidRPr="00D93CDE">
          <w:rPr>
            <w:b/>
            <w:bCs/>
            <w:sz w:val="21"/>
            <w:szCs w:val="21"/>
          </w:rPr>
          <w:t xml:space="preserve"> 2</w:t>
        </w:r>
      </w:moveTo>
    </w:p>
    <w:p w14:paraId="094976C4" w14:textId="579D00E9" w:rsidR="00B86DC1" w:rsidRPr="00B86DC1" w:rsidDel="00B86DC1" w:rsidRDefault="00B86DC1" w:rsidP="00B86DC1">
      <w:pPr>
        <w:ind w:firstLineChars="0" w:firstLine="0"/>
        <w:rPr>
          <w:del w:id="45" w:author="Hu Chuan-Peng" w:date="2023-10-31T09:36:00Z"/>
          <w:moveTo w:id="46" w:author="Hu Chuan-Peng" w:date="2023-10-31T09:36:00Z"/>
          <w:rPrChange w:id="47" w:author="Hu Chuan-Peng" w:date="2023-10-31T09:37:00Z">
            <w:rPr>
              <w:del w:id="48" w:author="Hu Chuan-Peng" w:date="2023-10-31T09:36:00Z"/>
              <w:moveTo w:id="49" w:author="Hu Chuan-Peng" w:date="2023-10-31T09:36:00Z"/>
              <w:i/>
              <w:iCs/>
            </w:rPr>
          </w:rPrChange>
        </w:rPr>
      </w:pPr>
      <w:moveTo w:id="50" w:author="Hu Chuan-Peng" w:date="2023-10-31T09:36:00Z">
        <w:r w:rsidRPr="008A4F41">
          <w:rPr>
            <w:i/>
            <w:iCs/>
            <w:sz w:val="21"/>
            <w:szCs w:val="21"/>
          </w:rPr>
          <w:t>Number of articles that used each scale for screening depression</w:t>
        </w:r>
      </w:moveTo>
      <w:ins w:id="51" w:author="Hu Chuan-Peng" w:date="2023-10-31T09:36:00Z">
        <w:r>
          <w:rPr>
            <w:i/>
            <w:iCs/>
            <w:sz w:val="21"/>
            <w:szCs w:val="21"/>
          </w:rPr>
          <w:t xml:space="preserve">. </w:t>
        </w:r>
      </w:ins>
    </w:p>
    <w:moveToRangeEnd w:id="43"/>
    <w:p w14:paraId="4A59BADA" w14:textId="77777777" w:rsidR="00B86DC1" w:rsidRPr="00B86DC1" w:rsidDel="00B86DC1" w:rsidRDefault="00B86DC1" w:rsidP="009E5819">
      <w:pPr>
        <w:ind w:firstLine="480"/>
        <w:jc w:val="center"/>
        <w:rPr>
          <w:del w:id="52" w:author="Hu Chuan-Peng" w:date="2023-10-31T09:36:00Z"/>
        </w:rPr>
      </w:pPr>
    </w:p>
    <w:p w14:paraId="4D9B16E9" w14:textId="239B6CBD" w:rsidR="009E5819" w:rsidRDefault="008A4F41" w:rsidP="00B86DC1">
      <w:pPr>
        <w:ind w:firstLineChars="0" w:firstLine="0"/>
        <w:sectPr w:rsidR="009E5819" w:rsidSect="00922F80">
          <w:pgSz w:w="11906" w:h="16838"/>
          <w:pgMar w:top="1440" w:right="1797" w:bottom="1440" w:left="1797" w:header="851" w:footer="992" w:gutter="0"/>
          <w:cols w:space="425"/>
          <w:docGrid w:linePitch="312"/>
        </w:sectPr>
      </w:pPr>
      <w:del w:id="53" w:author="Hu Chuan-Peng" w:date="2023-10-31T09:36:00Z">
        <w:r w:rsidRPr="00B86DC1" w:rsidDel="00B86DC1">
          <w:rPr>
            <w:sz w:val="21"/>
            <w:szCs w:val="21"/>
            <w:rPrChange w:id="54" w:author="Hu Chuan-Peng" w:date="2023-10-31T09:37:00Z">
              <w:rPr>
                <w:i/>
                <w:iCs/>
                <w:sz w:val="21"/>
                <w:szCs w:val="21"/>
              </w:rPr>
            </w:rPrChange>
          </w:rPr>
          <w:delText>Note.</w:delText>
        </w:r>
        <w:r w:rsidRPr="00B86DC1" w:rsidDel="00B86DC1">
          <w:rPr>
            <w:sz w:val="21"/>
            <w:szCs w:val="21"/>
          </w:rPr>
          <w:delText xml:space="preserve"> </w:delText>
        </w:r>
        <w:commentRangeStart w:id="55"/>
        <w:commentRangeStart w:id="56"/>
        <w:commentRangeStart w:id="57"/>
        <w:r w:rsidR="009E5819" w:rsidRPr="00B86DC1" w:rsidDel="00B86DC1">
          <w:rPr>
            <w:sz w:val="21"/>
            <w:szCs w:val="21"/>
          </w:rPr>
          <w:delText>All these</w:delText>
        </w:r>
      </w:del>
      <w:ins w:id="58" w:author="Hu Chuan-Peng" w:date="2023-10-31T09:36:00Z">
        <w:r w:rsidR="00B86DC1" w:rsidRPr="00B86DC1">
          <w:rPr>
            <w:sz w:val="21"/>
            <w:szCs w:val="21"/>
            <w:rPrChange w:id="59" w:author="Hu Chuan-Peng" w:date="2023-10-31T09:37:00Z">
              <w:rPr>
                <w:i/>
                <w:iCs/>
                <w:sz w:val="21"/>
                <w:szCs w:val="21"/>
              </w:rPr>
            </w:rPrChange>
          </w:rPr>
          <w:t>Total number of</w:t>
        </w:r>
      </w:ins>
      <w:r w:rsidR="009E5819">
        <w:rPr>
          <w:sz w:val="21"/>
          <w:szCs w:val="21"/>
        </w:rPr>
        <w:t xml:space="preserve"> articles </w:t>
      </w:r>
      <w:commentRangeEnd w:id="55"/>
      <w:r w:rsidR="005E097C">
        <w:rPr>
          <w:rStyle w:val="CommentReference"/>
        </w:rPr>
        <w:commentReference w:id="55"/>
      </w:r>
      <w:commentRangeEnd w:id="56"/>
      <w:r w:rsidR="005704C3">
        <w:rPr>
          <w:rStyle w:val="CommentReference"/>
        </w:rPr>
        <w:commentReference w:id="56"/>
      </w:r>
      <w:commentRangeEnd w:id="57"/>
      <w:r w:rsidR="00B86DC1">
        <w:rPr>
          <w:rStyle w:val="CommentReference"/>
        </w:rPr>
        <w:commentReference w:id="57"/>
      </w:r>
      <w:r w:rsidR="009E5819">
        <w:rPr>
          <w:sz w:val="21"/>
          <w:szCs w:val="21"/>
        </w:rPr>
        <w:t xml:space="preserve">were </w:t>
      </w:r>
      <w:ins w:id="60" w:author="Hu Chuan-Peng" w:date="2023-10-31T09:37:00Z">
        <w:r w:rsidR="00B86DC1">
          <w:rPr>
            <w:sz w:val="21"/>
            <w:szCs w:val="21"/>
          </w:rPr>
          <w:t xml:space="preserve">based on those </w:t>
        </w:r>
      </w:ins>
      <w:r w:rsidR="009E5819">
        <w:rPr>
          <w:sz w:val="21"/>
          <w:szCs w:val="21"/>
        </w:rPr>
        <w:t>included in four meta-analyses (XXX).</w:t>
      </w:r>
      <w:r w:rsidR="009E5819" w:rsidRPr="002B7220">
        <w:rPr>
          <w:sz w:val="21"/>
          <w:szCs w:val="21"/>
        </w:rPr>
        <w:t xml:space="preserve"> </w:t>
      </w:r>
      <w:r w:rsidR="009E5819">
        <w:rPr>
          <w:sz w:val="21"/>
          <w:szCs w:val="21"/>
        </w:rPr>
        <w:t xml:space="preserve">Scales with </w:t>
      </w:r>
      <w:r w:rsidR="009E5819" w:rsidRPr="000017D9">
        <w:rPr>
          <w:kern w:val="0"/>
          <w:sz w:val="21"/>
          <w:szCs w:val="21"/>
        </w:rPr>
        <w:t>*</w:t>
      </w:r>
      <w:r w:rsidR="009E5819">
        <w:rPr>
          <w:kern w:val="0"/>
          <w:sz w:val="21"/>
          <w:szCs w:val="21"/>
        </w:rPr>
        <w:t xml:space="preserve"> were </w:t>
      </w:r>
      <w:r w:rsidR="009E5819" w:rsidRPr="000017D9">
        <w:rPr>
          <w:kern w:val="0"/>
          <w:sz w:val="21"/>
          <w:szCs w:val="21"/>
        </w:rPr>
        <w:t>exclude</w:t>
      </w:r>
      <w:r w:rsidR="009E5819">
        <w:rPr>
          <w:kern w:val="0"/>
          <w:sz w:val="21"/>
          <w:szCs w:val="21"/>
        </w:rPr>
        <w:t>d</w:t>
      </w:r>
      <w:r w:rsidR="009E5819">
        <w:t xml:space="preserve"> from our analyses</w:t>
      </w:r>
      <w:r>
        <w:t>.</w:t>
      </w:r>
    </w:p>
    <w:bookmarkEnd w:id="1"/>
    <w:p w14:paraId="1A026B59" w14:textId="7C8618B6" w:rsidR="00095790" w:rsidRDefault="00095790" w:rsidP="00095790">
      <w:pPr>
        <w:pStyle w:val="Heading2"/>
      </w:pPr>
      <w:r>
        <w:lastRenderedPageBreak/>
        <w:t xml:space="preserve">2.4 </w:t>
      </w:r>
      <w:r w:rsidR="0091121D">
        <w:rPr>
          <w:shd w:val="clear" w:color="auto" w:fill="FFFFFF"/>
        </w:rPr>
        <w:t>Data analyses</w:t>
      </w:r>
    </w:p>
    <w:p w14:paraId="5A39D77A" w14:textId="2DBBF8E2" w:rsidR="0091121D" w:rsidRPr="00AC66A1" w:rsidRDefault="0091121D" w:rsidP="0091121D">
      <w:pPr>
        <w:ind w:firstLine="480"/>
      </w:pPr>
      <w:r w:rsidRPr="003C5BA5">
        <w:t xml:space="preserve">We reported the following information: descriptive details of different symptoms and the performance and characteristics of </w:t>
      </w:r>
      <w:r w:rsidRPr="00F41420">
        <w:t>scales</w:t>
      </w:r>
      <w:r w:rsidRPr="003C5BA5">
        <w:t xml:space="preserve"> on various symptoms. </w:t>
      </w:r>
      <w:r w:rsidRPr="00F41420">
        <w:t>Additionally, we provided</w:t>
      </w:r>
      <w:r>
        <w:t xml:space="preserve"> </w:t>
      </w:r>
      <w:r w:rsidRPr="003C5BA5">
        <w:t>the</w:t>
      </w:r>
      <w:r w:rsidRPr="00465011">
        <w:t xml:space="preserve"> </w:t>
      </w:r>
      <w:r w:rsidRPr="00FD6780">
        <w:t xml:space="preserve">proportions of idiosyncratic symptoms (symptoms </w:t>
      </w:r>
      <w:r>
        <w:t>appeared in only one</w:t>
      </w:r>
      <w:r w:rsidRPr="00FD6780">
        <w:t xml:space="preserve"> scale), the respective proportions of compound and specific symptoms, and the proportions of </w:t>
      </w:r>
      <w:bookmarkStart w:id="61" w:name="OLE_LINK3"/>
      <w:r w:rsidRPr="00FD6780">
        <w:t>DSM-5 depressive symptoms included.</w:t>
      </w:r>
      <w:bookmarkEnd w:id="61"/>
    </w:p>
    <w:p w14:paraId="66C47A4A" w14:textId="11A54E68" w:rsidR="00851DD9" w:rsidRDefault="00AC66A1" w:rsidP="00095790">
      <w:pPr>
        <w:ind w:firstLine="480"/>
      </w:pPr>
      <w:r w:rsidRPr="00AC66A1">
        <w:rPr>
          <w:rFonts w:hint="eastAsia"/>
        </w:rPr>
        <w:t>We</w:t>
      </w:r>
      <w:r w:rsidRPr="00AC66A1">
        <w:t xml:space="preserve"> used Jaccard index for the degree of overlap between different </w:t>
      </w:r>
      <w:r w:rsidR="00056964">
        <w:rPr>
          <w:rFonts w:hint="eastAsia"/>
        </w:rPr>
        <w:t>scale</w:t>
      </w:r>
      <w:r w:rsidRPr="00AC66A1">
        <w:t xml:space="preserve">s </w:t>
      </w:r>
      <w:r w:rsidRPr="00AC66A1">
        <w:fldChar w:fldCharType="begin"/>
      </w:r>
      <w:r w:rsidRPr="00AC66A1">
        <w:instrText xml:space="preserve"> ADDIN NE.Ref.{0D0D399E-8B2E-45E1-B4AB-F9DD22664B9A}</w:instrText>
      </w:r>
      <w:r w:rsidRPr="00AC66A1">
        <w:fldChar w:fldCharType="separate"/>
      </w:r>
      <w:r w:rsidRPr="00AC66A1">
        <w:rPr>
          <w:color w:val="000000"/>
          <w:kern w:val="0"/>
        </w:rPr>
        <w:t>(Fried, 2017)</w:t>
      </w:r>
      <w:r w:rsidRPr="00AC66A1">
        <w:fldChar w:fldCharType="end"/>
      </w:r>
      <w:r w:rsidRPr="00AC66A1">
        <w:rPr>
          <w:rFonts w:hint="eastAsia"/>
        </w:rPr>
        <w:t>.</w:t>
      </w:r>
      <w:r w:rsidRPr="00AC66A1">
        <w:t xml:space="preserve"> The formal of Jaccard index is s/(u</w:t>
      </w:r>
      <w:r w:rsidRPr="00D93CDE">
        <w:rPr>
          <w:vertAlign w:val="subscript"/>
        </w:rPr>
        <w:t>1</w:t>
      </w:r>
      <w:r w:rsidRPr="00AC66A1">
        <w:t xml:space="preserve"> + u</w:t>
      </w:r>
      <w:r w:rsidRPr="00D93CDE">
        <w:rPr>
          <w:vertAlign w:val="subscript"/>
        </w:rPr>
        <w:t>2</w:t>
      </w:r>
      <w:r w:rsidRPr="00AC66A1">
        <w:t xml:space="preserve"> + s), where "s" represents the number of items shared by two </w:t>
      </w:r>
      <w:r w:rsidR="00056964">
        <w:rPr>
          <w:rFonts w:hint="eastAsia"/>
        </w:rPr>
        <w:t>scale</w:t>
      </w:r>
      <w:r w:rsidRPr="00AC66A1">
        <w:t>s, and "u</w:t>
      </w:r>
      <w:r w:rsidRPr="00D93CDE">
        <w:rPr>
          <w:vertAlign w:val="subscript"/>
        </w:rPr>
        <w:t>1</w:t>
      </w:r>
      <w:r w:rsidRPr="00AC66A1">
        <w:t>" and "u</w:t>
      </w:r>
      <w:r w:rsidRPr="00D93CDE">
        <w:rPr>
          <w:vertAlign w:val="subscript"/>
        </w:rPr>
        <w:t>2</w:t>
      </w:r>
      <w:r w:rsidRPr="00AC66A1">
        <w:t xml:space="preserve">" denote the number of items that are exclusively present in each of the two scales. Jaccard index ranges from 0 (no </w:t>
      </w:r>
      <w:r w:rsidRPr="00AC66A1">
        <w:rPr>
          <w:rFonts w:hint="eastAsia"/>
        </w:rPr>
        <w:t>o</w:t>
      </w:r>
      <w:r w:rsidRPr="00AC66A1">
        <w:t xml:space="preserve">verlap among scales) to 1 (complete overlap). We interpreted Jaccard index as in </w:t>
      </w:r>
      <w:r w:rsidRPr="00AC66A1">
        <w:fldChar w:fldCharType="begin"/>
      </w:r>
      <w:r w:rsidRPr="00AC66A1">
        <w:instrText xml:space="preserve"> ADDIN NE.Ref.{4EF64A8F-E69D-4A85-B440-03BEDA5323EA}</w:instrText>
      </w:r>
      <w:r w:rsidRPr="00AC66A1">
        <w:fldChar w:fldCharType="separate"/>
      </w:r>
      <w:r w:rsidRPr="00AC66A1">
        <w:rPr>
          <w:color w:val="000000"/>
          <w:kern w:val="0"/>
        </w:rPr>
        <w:t>Fried (2017)</w:t>
      </w:r>
      <w:r w:rsidRPr="00AC66A1">
        <w:fldChar w:fldCharType="end"/>
      </w:r>
      <w:r w:rsidRPr="00AC66A1">
        <w:t xml:space="preserve"> guidelines: very weak 0.00–0.19, weak 0.20–0.39, moderate 0.40–0.59, strong 0.60–0.79, and very strong 0.80–1.0. </w:t>
      </w:r>
      <w:bookmarkEnd w:id="2"/>
    </w:p>
    <w:p w14:paraId="2E0E05D2" w14:textId="77777777" w:rsidR="00851DD9" w:rsidRDefault="00851DD9" w:rsidP="00D05412">
      <w:pPr>
        <w:ind w:firstLine="480"/>
        <w:sectPr w:rsidR="00851DD9" w:rsidSect="00D05412">
          <w:pgSz w:w="11906" w:h="16838"/>
          <w:pgMar w:top="1440" w:right="1797" w:bottom="1440" w:left="1797" w:header="851" w:footer="992" w:gutter="0"/>
          <w:cols w:space="425"/>
          <w:docGrid w:type="lines" w:linePitch="312"/>
        </w:sectPr>
      </w:pPr>
    </w:p>
    <w:p w14:paraId="24E8D2C7" w14:textId="57F1CA8D" w:rsidR="008A4F41" w:rsidRDefault="008A4F41" w:rsidP="00D05412">
      <w:pPr>
        <w:ind w:firstLine="428"/>
        <w:rPr>
          <w:b/>
          <w:bCs/>
          <w:sz w:val="21"/>
          <w:szCs w:val="21"/>
        </w:rPr>
      </w:pPr>
      <w:r w:rsidRPr="00D93CDE">
        <w:rPr>
          <w:rFonts w:hint="eastAsia"/>
          <w:b/>
          <w:bCs/>
          <w:sz w:val="21"/>
          <w:szCs w:val="21"/>
        </w:rPr>
        <w:lastRenderedPageBreak/>
        <w:t>Figure</w:t>
      </w:r>
      <w:r w:rsidRPr="00D93CDE">
        <w:rPr>
          <w:b/>
          <w:bCs/>
          <w:sz w:val="21"/>
          <w:szCs w:val="21"/>
        </w:rPr>
        <w:t xml:space="preserve"> 1</w:t>
      </w:r>
    </w:p>
    <w:p w14:paraId="45FDC0B0" w14:textId="3C79BA32" w:rsidR="00851DD9" w:rsidRPr="008A4F41" w:rsidRDefault="008A4F41" w:rsidP="00D05412">
      <w:pPr>
        <w:ind w:firstLine="420"/>
        <w:rPr>
          <w:i/>
          <w:iCs/>
        </w:rPr>
      </w:pPr>
      <w:r w:rsidRPr="008A4F41">
        <w:rPr>
          <w:i/>
          <w:iCs/>
          <w:sz w:val="21"/>
          <w:szCs w:val="21"/>
        </w:rPr>
        <w:t>Research flowchart</w:t>
      </w:r>
    </w:p>
    <w:p w14:paraId="1BCBC8DF" w14:textId="77777777" w:rsidR="00922F80" w:rsidRDefault="00851DD9" w:rsidP="00922F80">
      <w:pPr>
        <w:ind w:firstLine="480"/>
      </w:pPr>
      <w:r>
        <w:rPr>
          <w:noProof/>
        </w:rPr>
        <w:drawing>
          <wp:inline distT="0" distB="0" distL="0" distR="0" wp14:anchorId="168E16A7" wp14:editId="4C3BC9D6">
            <wp:extent cx="6155137" cy="4303059"/>
            <wp:effectExtent l="0" t="0" r="0" b="2540"/>
            <wp:docPr id="12671979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9230" cy="4305920"/>
                    </a:xfrm>
                    <a:prstGeom prst="rect">
                      <a:avLst/>
                    </a:prstGeom>
                    <a:noFill/>
                    <a:ln>
                      <a:noFill/>
                    </a:ln>
                  </pic:spPr>
                </pic:pic>
              </a:graphicData>
            </a:graphic>
          </wp:inline>
        </w:drawing>
      </w:r>
    </w:p>
    <w:p w14:paraId="651A0758" w14:textId="3F5BF2F1" w:rsidR="00D93CDE" w:rsidRPr="00D93CDE" w:rsidRDefault="00D93CDE" w:rsidP="00D93CDE">
      <w:pPr>
        <w:ind w:firstLine="428"/>
        <w:rPr>
          <w:b/>
          <w:bCs/>
          <w:sz w:val="21"/>
          <w:szCs w:val="21"/>
        </w:rPr>
        <w:sectPr w:rsidR="00D93CDE" w:rsidRPr="00D93CDE" w:rsidSect="00851DD9">
          <w:pgSz w:w="16838" w:h="11906" w:orient="landscape"/>
          <w:pgMar w:top="1797" w:right="1440" w:bottom="1797" w:left="1440" w:header="851" w:footer="992" w:gutter="0"/>
          <w:cols w:space="425"/>
          <w:docGrid w:linePitch="312"/>
        </w:sectPr>
      </w:pPr>
    </w:p>
    <w:p w14:paraId="6EE01995" w14:textId="5AFE0893" w:rsidR="00095790" w:rsidRPr="00095790" w:rsidRDefault="00095790" w:rsidP="00056964">
      <w:pPr>
        <w:pStyle w:val="Heading1"/>
      </w:pPr>
      <w:r w:rsidRPr="00D05412">
        <w:lastRenderedPageBreak/>
        <w:t>3 Result</w:t>
      </w:r>
    </w:p>
    <w:p w14:paraId="4AD73BD8" w14:textId="2C328DC8" w:rsidR="000C52F8" w:rsidRDefault="000C52F8" w:rsidP="00056964">
      <w:pPr>
        <w:pStyle w:val="Heading1"/>
      </w:pPr>
      <w:r>
        <w:rPr>
          <w:rFonts w:eastAsiaTheme="minorEastAsia"/>
        </w:rPr>
        <w:t>3</w:t>
      </w:r>
      <w:r w:rsidR="00D05412" w:rsidRPr="00D05412">
        <w:t>.1</w:t>
      </w:r>
      <w:r w:rsidR="00056964" w:rsidRPr="00056964">
        <w:t xml:space="preserve"> </w:t>
      </w:r>
      <w:r w:rsidR="00F14EB8">
        <w:t>A summary of s</w:t>
      </w:r>
      <w:r w:rsidR="0086534C">
        <w:t>cales</w:t>
      </w:r>
    </w:p>
    <w:p w14:paraId="779F3B7B" w14:textId="2CCA4FB6" w:rsidR="000C52F8" w:rsidRDefault="00F14EB8" w:rsidP="00D93CDE">
      <w:pPr>
        <w:ind w:firstLine="480"/>
      </w:pPr>
      <w:r>
        <w:t>In four meta-analyses, 470 papers were related to depression and</w:t>
      </w:r>
      <w:r w:rsidR="000C52F8" w:rsidRPr="00D05412">
        <w:t xml:space="preserve"> 34 </w:t>
      </w:r>
      <w:r>
        <w:t>unique scales were identified. Among all these scales</w:t>
      </w:r>
      <w:r w:rsidR="000C52F8" w:rsidRPr="00D05412">
        <w:t xml:space="preserve">, the items of four scales, the Mini International Neuropsychiatric Interview for children and adolescents (Mini-KID), WHO-CIDI 3.0, Psychological Health Inventory (PHI), and the Symptom Checklist 45, were not </w:t>
      </w:r>
      <w:r w:rsidR="00C3378C">
        <w:t>available</w:t>
      </w:r>
      <w:r w:rsidR="000C52F8" w:rsidRPr="00D05412">
        <w:t xml:space="preserve">. </w:t>
      </w:r>
      <w:r w:rsidR="00C3378C">
        <w:t xml:space="preserve">The items of the other two scales, </w:t>
      </w:r>
      <w:r w:rsidR="000C52F8" w:rsidRPr="00D05412">
        <w:t xml:space="preserve">the Beck Depression Inventory (Zhang Yuxin Revised Edition) and Short Depression Scale, </w:t>
      </w:r>
      <w:r w:rsidR="00C3378C">
        <w:t>were not available either because of un</w:t>
      </w:r>
      <w:r w:rsidR="000C52F8" w:rsidRPr="00D05412">
        <w:t>identifi</w:t>
      </w:r>
      <w:r w:rsidR="00C3378C">
        <w:t>able citations</w:t>
      </w:r>
      <w:r w:rsidR="000C52F8" w:rsidRPr="00D05412">
        <w:t xml:space="preserve">. </w:t>
      </w:r>
      <w:r w:rsidR="00C3378C">
        <w:t>T</w:t>
      </w:r>
      <w:r w:rsidR="000C52F8" w:rsidRPr="00D05412">
        <w:t xml:space="preserve">hese six scales were excluded from furthere </w:t>
      </w:r>
      <w:r w:rsidR="00C3378C" w:rsidRPr="00D05412">
        <w:t>analys</w:t>
      </w:r>
      <w:r w:rsidR="00C3378C">
        <w:t>e</w:t>
      </w:r>
      <w:r w:rsidR="00C3378C" w:rsidRPr="00D05412">
        <w:t>s</w:t>
      </w:r>
      <w:r w:rsidR="000C52F8" w:rsidRPr="00D05412">
        <w:t xml:space="preserve">. </w:t>
      </w:r>
      <w:r w:rsidR="00C3378C">
        <w:t xml:space="preserve">The items used in </w:t>
      </w:r>
      <w:r w:rsidR="000C52F8" w:rsidRPr="00D05412">
        <w:t xml:space="preserve">'Gu &amp; Chen (2020) 'and 'Ji (2007)' </w:t>
      </w:r>
      <w:r w:rsidR="00C3378C">
        <w:t xml:space="preserve">were identifical but in different languages, thus we regarded these two studies used the same scale referred them as </w:t>
      </w:r>
      <w:r w:rsidR="000C52F8" w:rsidRPr="00D05412">
        <w:t xml:space="preserve">'Ji (2007)'. </w:t>
      </w:r>
      <w:r>
        <w:t xml:space="preserve">Also, </w:t>
      </w:r>
      <w:r w:rsidR="000C52F8" w:rsidRPr="00D05412">
        <w:t>the boys</w:t>
      </w:r>
      <w:r>
        <w:t>’</w:t>
      </w:r>
      <w:r w:rsidR="000C52F8" w:rsidRPr="00D05412">
        <w:t xml:space="preserve"> and girls</w:t>
      </w:r>
      <w:r>
        <w:t>’</w:t>
      </w:r>
      <w:r w:rsidR="000C52F8" w:rsidRPr="00D05412">
        <w:t xml:space="preserve"> version of the Child Behavior Checklist (CBCL) </w:t>
      </w:r>
      <w:r>
        <w:t xml:space="preserve">were treated </w:t>
      </w:r>
      <w:r w:rsidR="000C52F8" w:rsidRPr="00D05412">
        <w:t>as one scale</w:t>
      </w:r>
      <w:r>
        <w:t>, CBCL</w:t>
      </w:r>
      <w:r w:rsidR="000C52F8" w:rsidRPr="00D05412">
        <w:t xml:space="preserve">. </w:t>
      </w:r>
      <w:r>
        <w:t xml:space="preserve">In short, </w:t>
      </w:r>
      <w:r w:rsidR="000C52F8" w:rsidRPr="00D05412">
        <w:t xml:space="preserve">27 scales </w:t>
      </w:r>
      <w:r>
        <w:t xml:space="preserve">were included </w:t>
      </w:r>
      <w:r w:rsidR="000C52F8" w:rsidRPr="00D05412">
        <w:t>in the analysis</w:t>
      </w:r>
      <w:r w:rsidR="000C52F8">
        <w:rPr>
          <w:rFonts w:hint="eastAsia"/>
        </w:rPr>
        <w:t>.</w:t>
      </w:r>
      <w:r w:rsidR="00262BBD" w:rsidRPr="00262BBD">
        <w:t xml:space="preserve"> </w:t>
      </w:r>
      <w:ins w:id="62" w:author="Hu Chuan-Peng" w:date="2023-10-31T09:39:00Z">
        <w:r w:rsidR="00032622">
          <w:t>See figure 2 for t</w:t>
        </w:r>
      </w:ins>
      <w:del w:id="63" w:author="Hu Chuan-Peng" w:date="2023-10-31T09:39:00Z">
        <w:r w:rsidR="00262BBD" w:rsidRPr="00262BBD" w:rsidDel="00032622">
          <w:delText>T</w:delText>
        </w:r>
      </w:del>
      <w:r w:rsidR="00262BBD" w:rsidRPr="00262BBD">
        <w:t xml:space="preserve">he </w:t>
      </w:r>
      <w:r>
        <w:t xml:space="preserve">number of usages of these scales among all 470 empirical papers </w:t>
      </w:r>
      <w:r w:rsidR="00262BBD" w:rsidRPr="00262BBD">
        <w:t>in the meta-analy</w:t>
      </w:r>
      <w:ins w:id="64" w:author="Hu Chuan-Peng" w:date="2023-10-31T09:39:00Z">
        <w:r w:rsidR="00032622">
          <w:t xml:space="preserve">es </w:t>
        </w:r>
      </w:ins>
      <w:ins w:id="65" w:author="Hu Chuan-Peng" w:date="2023-10-31T09:40:00Z">
        <w:r w:rsidR="00032622">
          <w:t>(CITATIONS)</w:t>
        </w:r>
      </w:ins>
      <w:del w:id="66" w:author="Hu Chuan-Peng" w:date="2023-10-31T09:39:00Z">
        <w:r w:rsidR="00262BBD" w:rsidRPr="00262BBD" w:rsidDel="00032622">
          <w:delText xml:space="preserve">tic data </w:delText>
        </w:r>
        <w:r w:rsidR="00262BBD" w:rsidRPr="00262BBD" w:rsidDel="00032622">
          <w:rPr>
            <w:rFonts w:hint="eastAsia"/>
          </w:rPr>
          <w:delText>is shown in the following graph</w:delText>
        </w:r>
      </w:del>
      <w:r w:rsidR="00262BBD">
        <w:rPr>
          <w:rFonts w:hint="eastAsia"/>
        </w:rPr>
        <w:t>.</w:t>
      </w:r>
      <w:r>
        <w:t xml:space="preserve"> The six mostly used scales are </w:t>
      </w:r>
      <w:r w:rsidR="00F21C52">
        <w:t>SDS</w:t>
      </w:r>
      <w:r>
        <w:t>,</w:t>
      </w:r>
      <w:r w:rsidR="00F21C52">
        <w:t xml:space="preserve"> SCL-90, CES-D, CDI, DSRSC, MSSMHS</w:t>
      </w:r>
      <w:r>
        <w:t xml:space="preserve"> which </w:t>
      </w:r>
      <w:commentRangeStart w:id="67"/>
      <w:r>
        <w:t>were different from Fried (2017).</w:t>
      </w:r>
      <w:commentRangeEnd w:id="67"/>
      <w:r w:rsidR="00663594">
        <w:rPr>
          <w:rStyle w:val="CommentReference"/>
        </w:rPr>
        <w:commentReference w:id="67"/>
      </w:r>
    </w:p>
    <w:p w14:paraId="7EE9F52C" w14:textId="07C98E51" w:rsidR="00056964" w:rsidRPr="00056964" w:rsidRDefault="00056964" w:rsidP="00056964">
      <w:pPr>
        <w:pStyle w:val="Heading1"/>
      </w:pPr>
      <w:r w:rsidRPr="00056964">
        <w:rPr>
          <w:rFonts w:hint="eastAsia"/>
        </w:rPr>
        <w:t>3</w:t>
      </w:r>
      <w:r w:rsidRPr="00056964">
        <w:t>.</w:t>
      </w:r>
      <w:r>
        <w:t xml:space="preserve">2 </w:t>
      </w:r>
      <w:ins w:id="68" w:author="Hu Chuan-Peng" w:date="2023-10-31T09:44:00Z">
        <w:r w:rsidR="00EF3373">
          <w:t xml:space="preserve">Items and </w:t>
        </w:r>
      </w:ins>
      <w:del w:id="69" w:author="Hu Chuan-Peng" w:date="2023-10-31T09:40:00Z">
        <w:r w:rsidRPr="00056964" w:rsidDel="0082694D">
          <w:rPr>
            <w:rFonts w:hint="eastAsia"/>
          </w:rPr>
          <w:delText xml:space="preserve">Combined results of items in the </w:delText>
        </w:r>
      </w:del>
      <w:ins w:id="70" w:author="Hu Chuan-Peng" w:date="2023-10-31T09:44:00Z">
        <w:r w:rsidR="00EF3373">
          <w:t>s</w:t>
        </w:r>
      </w:ins>
      <w:ins w:id="71" w:author="Hu Chuan-Peng" w:date="2023-10-31T09:40:00Z">
        <w:r w:rsidR="0082694D">
          <w:rPr>
            <w:rFonts w:hint="eastAsia"/>
          </w:rPr>
          <w:t>ymptoms</w:t>
        </w:r>
        <w:r w:rsidR="0082694D">
          <w:t xml:space="preserve"> </w:t>
        </w:r>
      </w:ins>
      <w:ins w:id="72" w:author="Hu Chuan-Peng" w:date="2023-10-31T09:45:00Z">
        <w:r w:rsidR="00EF3373">
          <w:t>within</w:t>
        </w:r>
      </w:ins>
      <w:ins w:id="73" w:author="Hu Chuan-Peng" w:date="2023-10-31T09:40:00Z">
        <w:r w:rsidR="0082694D">
          <w:t xml:space="preserve"> </w:t>
        </w:r>
      </w:ins>
      <w:r>
        <w:rPr>
          <w:rFonts w:hint="eastAsia"/>
        </w:rPr>
        <w:t>scale</w:t>
      </w:r>
      <w:ins w:id="74" w:author="Hu Chuan-Peng" w:date="2023-10-31T09:40:00Z">
        <w:r w:rsidR="0082694D">
          <w:t>s</w:t>
        </w:r>
      </w:ins>
    </w:p>
    <w:p w14:paraId="77EAC191" w14:textId="2105A301" w:rsidR="001C0CA3" w:rsidRPr="00FD4466" w:rsidRDefault="00916E10" w:rsidP="00FD4466">
      <w:pPr>
        <w:ind w:firstLine="480"/>
      </w:pPr>
      <w:bookmarkStart w:id="75" w:name="OLE_LINK18"/>
      <w:r>
        <w:t xml:space="preserve">For the 27 scales included, there are </w:t>
      </w:r>
      <w:r w:rsidR="00FD4466">
        <w:t xml:space="preserve">425 </w:t>
      </w:r>
      <w:r w:rsidR="00FD4466">
        <w:rPr>
          <w:rFonts w:hint="eastAsia"/>
        </w:rPr>
        <w:t>items</w:t>
      </w:r>
      <w:r>
        <w:t xml:space="preserve"> in total. </w:t>
      </w:r>
      <w:del w:id="76" w:author="Hu Chuan-Peng" w:date="2023-10-31T09:41:00Z">
        <w:r w:rsidDel="0008166D">
          <w:delText>When identifying unique symptoms,</w:delText>
        </w:r>
      </w:del>
      <w:ins w:id="77" w:author="Hu Chuan-Peng" w:date="2023-10-31T09:41:00Z">
        <w:r w:rsidR="0008166D">
          <w:t xml:space="preserve">We merged </w:t>
        </w:r>
      </w:ins>
      <w:r w:rsidR="00884854">
        <w:t xml:space="preserve">73 </w:t>
      </w:r>
      <w:r>
        <w:t xml:space="preserve">items </w:t>
      </w:r>
      <w:del w:id="78" w:author="Hu Chuan-Peng" w:date="2023-10-31T09:41:00Z">
        <w:r w:rsidDel="0008166D">
          <w:delText>were merged as</w:delText>
        </w:r>
      </w:del>
      <w:ins w:id="79" w:author="Hu Chuan-Peng" w:date="2023-10-31T09:41:00Z">
        <w:r w:rsidR="0008166D">
          <w:t>into</w:t>
        </w:r>
      </w:ins>
      <w:r>
        <w:t xml:space="preserve"> </w:t>
      </w:r>
      <w:r w:rsidR="00884854">
        <w:t>31</w:t>
      </w:r>
      <w:r>
        <w:t xml:space="preserve"> symptom</w:t>
      </w:r>
      <w:ins w:id="80" w:author="Hu Chuan-Peng" w:date="2023-10-31T09:41:00Z">
        <w:r w:rsidR="0008166D">
          <w:t>s</w:t>
        </w:r>
      </w:ins>
      <w:r>
        <w:t xml:space="preserve"> </w:t>
      </w:r>
      <w:del w:id="81" w:author="Hu Chuan-Peng" w:date="2023-10-31T09:41:00Z">
        <w:r w:rsidDel="0008166D">
          <w:delText xml:space="preserve">after </w:delText>
        </w:r>
      </w:del>
      <w:ins w:id="82" w:author="Hu Chuan-Peng" w:date="2023-10-31T09:41:00Z">
        <w:r w:rsidR="0008166D">
          <w:t>when coding items</w:t>
        </w:r>
        <w:r w:rsidR="0008166D">
          <w:t xml:space="preserve"> </w:t>
        </w:r>
      </w:ins>
      <w:r>
        <w:t>within scale</w:t>
      </w:r>
      <w:ins w:id="83" w:author="Hu Chuan-Peng" w:date="2023-10-31T09:41:00Z">
        <w:r w:rsidR="0008166D">
          <w:t>s</w:t>
        </w:r>
      </w:ins>
      <w:del w:id="84" w:author="Hu Chuan-Peng" w:date="2023-10-31T09:42:00Z">
        <w:r w:rsidDel="0008166D">
          <w:delText xml:space="preserve"> coding</w:delText>
        </w:r>
      </w:del>
      <w:r>
        <w:t xml:space="preserve">. </w:t>
      </w:r>
      <w:ins w:id="85" w:author="Hu Chuan-Peng" w:date="2023-10-31T09:42:00Z">
        <w:r w:rsidR="0008166D">
          <w:t xml:space="preserve">Alos, </w:t>
        </w:r>
      </w:ins>
      <w:del w:id="86" w:author="Hu Chuan-Peng" w:date="2023-10-31T09:42:00Z">
        <w:r w:rsidDel="0008166D">
          <w:delText>However, t</w:delText>
        </w:r>
      </w:del>
      <w:ins w:id="87" w:author="Hu Chuan-Peng" w:date="2023-10-31T09:42:00Z">
        <w:r w:rsidR="0008166D">
          <w:t>t</w:t>
        </w:r>
      </w:ins>
      <w:r>
        <w:t xml:space="preserve">here </w:t>
      </w:r>
      <w:del w:id="88" w:author="Hu Chuan-Peng" w:date="2023-10-31T09:42:00Z">
        <w:r w:rsidDel="0008166D">
          <w:delText xml:space="preserve">are </w:delText>
        </w:r>
      </w:del>
      <w:ins w:id="89" w:author="Hu Chuan-Peng" w:date="2023-10-31T09:42:00Z">
        <w:r w:rsidR="0008166D">
          <w:t>we</w:t>
        </w:r>
        <w:r w:rsidR="0008166D">
          <w:t xml:space="preserve">re </w:t>
        </w:r>
      </w:ins>
      <w:r>
        <w:t xml:space="preserve">two cases where one item measured two symptoms. The </w:t>
      </w:r>
      <w:r w:rsidR="00FD4466">
        <w:t xml:space="preserve">item from </w:t>
      </w:r>
      <w:r w:rsidR="00F21C52" w:rsidRPr="00D05412">
        <w:t>Ji (2007)</w:t>
      </w:r>
      <w:r w:rsidR="00FD4466">
        <w:t xml:space="preserve">, "During the past 12 months, did you ever feel so sad or hopeless almost every day for two weeks or more in a row that you stopped doing your usual activities?" </w:t>
      </w:r>
      <w:r>
        <w:t>meausres</w:t>
      </w:r>
      <w:r w:rsidR="00FD4466">
        <w:t xml:space="preserve"> both 'sad' and 'Sense of hopelessness'. </w:t>
      </w:r>
      <w:r>
        <w:t>An</w:t>
      </w:r>
      <w:ins w:id="90" w:author="Hu Chuan-Peng" w:date="2023-10-31T09:42:00Z">
        <w:r w:rsidR="0008166D">
          <w:t>d</w:t>
        </w:r>
      </w:ins>
      <w:r>
        <w:t xml:space="preserve"> the 8</w:t>
      </w:r>
      <w:r w:rsidRPr="00923599">
        <w:rPr>
          <w:vertAlign w:val="superscript"/>
        </w:rPr>
        <w:t>th</w:t>
      </w:r>
      <w:r>
        <w:t xml:space="preserve"> item from</w:t>
      </w:r>
      <w:r w:rsidR="00FD4466">
        <w:t xml:space="preserve"> PHQ-9</w:t>
      </w:r>
      <w:del w:id="91" w:author="Hu Chuan-Peng" w:date="2023-10-31T09:42:00Z">
        <w:r w:rsidR="00FD4466" w:rsidDel="0008166D">
          <w:delText>'</w:delText>
        </w:r>
      </w:del>
      <w:r>
        <w:t>,</w:t>
      </w:r>
      <w:r w:rsidR="00FD4466">
        <w:t xml:space="preserve"> "Actions or speech slowed down to a noticeable extent, or conversely—feeling restless or agitated, being unable to sit still, more than usual"</w:t>
      </w:r>
      <w:r>
        <w:t>, measures</w:t>
      </w:r>
      <w:r w:rsidR="00FD4466">
        <w:t xml:space="preserve"> both 'Agitation' and 'Retardation'. </w:t>
      </w:r>
      <w:del w:id="92" w:author="Hu Chuan-Peng" w:date="2023-10-31T09:43:00Z">
        <w:r w:rsidR="00FD4466" w:rsidDel="0008166D">
          <w:delText>Consequently</w:delText>
        </w:r>
      </w:del>
      <w:ins w:id="93" w:author="Hu Chuan-Peng" w:date="2023-10-31T09:43:00Z">
        <w:r w:rsidR="0008166D">
          <w:t>Thus</w:t>
        </w:r>
      </w:ins>
      <w:r w:rsidR="00FD4466">
        <w:t>, a total of 38</w:t>
      </w:r>
      <w:r w:rsidR="000D2874">
        <w:t>5</w:t>
      </w:r>
      <w:r w:rsidR="00FD4466">
        <w:t xml:space="preserve"> symptoms were </w:t>
      </w:r>
      <w:r>
        <w:t>identified</w:t>
      </w:r>
      <w:ins w:id="94" w:author="Hu Chuan-Peng" w:date="2023-10-31T09:43:00Z">
        <w:r w:rsidR="0008166D">
          <w:t xml:space="preserve"> across different scales (See </w:t>
        </w:r>
      </w:ins>
      <w:del w:id="95" w:author="Hu Chuan-Peng" w:date="2023-10-31T09:43:00Z">
        <w:r w:rsidR="00FD4466" w:rsidDel="0008166D">
          <w:delText xml:space="preserve">. </w:delText>
        </w:r>
      </w:del>
      <w:bookmarkEnd w:id="75"/>
      <w:r w:rsidR="00FD4466" w:rsidRPr="00FD4466">
        <w:t xml:space="preserve">Table </w:t>
      </w:r>
      <w:r w:rsidR="00C00A30">
        <w:t>1</w:t>
      </w:r>
      <w:ins w:id="96" w:author="Hu Chuan-Peng" w:date="2023-10-31T09:43:00Z">
        <w:r w:rsidR="0008166D">
          <w:t xml:space="preserve"> for </w:t>
        </w:r>
      </w:ins>
      <w:ins w:id="97" w:author="Hu Chuan-Peng" w:date="2023-10-31T09:44:00Z">
        <w:r w:rsidR="0008166D">
          <w:t>number of items and symptoms of each included scale)</w:t>
        </w:r>
      </w:ins>
      <w:del w:id="98" w:author="Hu Chuan-Peng" w:date="2023-10-31T09:43:00Z">
        <w:r w:rsidR="00FD4466" w:rsidRPr="00FD4466" w:rsidDel="0008166D">
          <w:delText xml:space="preserve"> displays the merged results</w:delText>
        </w:r>
      </w:del>
      <w:r w:rsidR="00FD4466" w:rsidRPr="00FD4466">
        <w:t>.</w:t>
      </w:r>
    </w:p>
    <w:p w14:paraId="69A4AC0C" w14:textId="77777777" w:rsidR="0008166D" w:rsidRDefault="0008166D" w:rsidP="00C00A30">
      <w:pPr>
        <w:spacing w:line="312" w:lineRule="auto"/>
        <w:ind w:firstLineChars="0" w:firstLine="0"/>
        <w:rPr>
          <w:ins w:id="99" w:author="Hu Chuan-Peng" w:date="2023-10-31T09:43:00Z"/>
          <w:b/>
          <w:bCs/>
          <w:szCs w:val="24"/>
        </w:rPr>
      </w:pPr>
    </w:p>
    <w:p w14:paraId="4711D291" w14:textId="5079BF17" w:rsidR="00C00A30" w:rsidRPr="00C00A30" w:rsidDel="0008166D" w:rsidRDefault="00056964" w:rsidP="00C00A30">
      <w:pPr>
        <w:spacing w:line="312" w:lineRule="auto"/>
        <w:ind w:firstLineChars="0" w:firstLine="0"/>
        <w:rPr>
          <w:del w:id="100" w:author="Hu Chuan-Peng" w:date="2023-10-31T09:43:00Z"/>
          <w:b/>
          <w:bCs/>
          <w:szCs w:val="24"/>
        </w:rPr>
      </w:pPr>
      <w:r w:rsidRPr="00C00A30">
        <w:rPr>
          <w:b/>
          <w:bCs/>
          <w:szCs w:val="24"/>
        </w:rPr>
        <w:t>T</w:t>
      </w:r>
      <w:r w:rsidRPr="00C00A30">
        <w:rPr>
          <w:rFonts w:hint="eastAsia"/>
          <w:b/>
          <w:bCs/>
          <w:szCs w:val="24"/>
        </w:rPr>
        <w:t>able</w:t>
      </w:r>
      <w:r w:rsidR="00C00A30" w:rsidRPr="00C00A30">
        <w:rPr>
          <w:b/>
          <w:bCs/>
          <w:szCs w:val="24"/>
        </w:rPr>
        <w:t>1</w:t>
      </w:r>
      <w:ins w:id="101" w:author="Hu Chuan-Peng" w:date="2023-10-31T09:43:00Z">
        <w:r w:rsidR="0008166D">
          <w:rPr>
            <w:i/>
            <w:iCs/>
            <w:szCs w:val="24"/>
          </w:rPr>
          <w:t xml:space="preserve"> </w:t>
        </w:r>
      </w:ins>
    </w:p>
    <w:p w14:paraId="534D16B1" w14:textId="11C7E1D1" w:rsidR="00056964" w:rsidRPr="008A4F41" w:rsidRDefault="00056964" w:rsidP="00C00A30">
      <w:pPr>
        <w:spacing w:line="312" w:lineRule="auto"/>
        <w:ind w:firstLineChars="0" w:firstLine="0"/>
        <w:rPr>
          <w:i/>
          <w:iCs/>
          <w:szCs w:val="24"/>
        </w:rPr>
      </w:pPr>
      <w:r w:rsidRPr="008A4F41">
        <w:rPr>
          <w:i/>
          <w:iCs/>
          <w:szCs w:val="24"/>
        </w:rPr>
        <w:t xml:space="preserve">Combined results of items in the </w:t>
      </w:r>
      <w:r w:rsidRPr="008A4F41">
        <w:rPr>
          <w:rFonts w:hint="eastAsia"/>
          <w:i/>
          <w:iCs/>
          <w:szCs w:val="24"/>
        </w:rPr>
        <w:t>scale</w:t>
      </w:r>
    </w:p>
    <w:tbl>
      <w:tblPr>
        <w:tblStyle w:val="TableGrid"/>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1"/>
        <w:gridCol w:w="1243"/>
        <w:gridCol w:w="1243"/>
        <w:gridCol w:w="4187"/>
        <w:gridCol w:w="1584"/>
      </w:tblGrid>
      <w:tr w:rsidR="00056964" w:rsidRPr="00056964" w14:paraId="2E31FA6E" w14:textId="77777777" w:rsidTr="003E48A0">
        <w:tc>
          <w:tcPr>
            <w:tcW w:w="1661" w:type="dxa"/>
            <w:tcBorders>
              <w:top w:val="single" w:sz="12" w:space="0" w:color="auto"/>
              <w:bottom w:val="single" w:sz="12" w:space="0" w:color="auto"/>
            </w:tcBorders>
          </w:tcPr>
          <w:p w14:paraId="4F6C6AE1" w14:textId="77777777" w:rsidR="00056964" w:rsidRPr="00056964" w:rsidRDefault="00056964" w:rsidP="008A768F">
            <w:pPr>
              <w:spacing w:line="300" w:lineRule="exact"/>
              <w:ind w:firstLineChars="0" w:firstLine="0"/>
              <w:rPr>
                <w:szCs w:val="24"/>
              </w:rPr>
            </w:pPr>
            <w:r w:rsidRPr="00056964">
              <w:rPr>
                <w:rFonts w:hint="eastAsia"/>
                <w:szCs w:val="24"/>
              </w:rPr>
              <w:t>S</w:t>
            </w:r>
            <w:r w:rsidRPr="00056964">
              <w:rPr>
                <w:szCs w:val="24"/>
              </w:rPr>
              <w:t>cale</w:t>
            </w:r>
          </w:p>
        </w:tc>
        <w:tc>
          <w:tcPr>
            <w:tcW w:w="1243" w:type="dxa"/>
            <w:tcBorders>
              <w:top w:val="single" w:sz="12" w:space="0" w:color="auto"/>
              <w:bottom w:val="single" w:sz="12" w:space="0" w:color="auto"/>
            </w:tcBorders>
          </w:tcPr>
          <w:p w14:paraId="0D4D06C5" w14:textId="77777777" w:rsidR="00056964" w:rsidRPr="00056964" w:rsidRDefault="00056964" w:rsidP="008A768F">
            <w:pPr>
              <w:spacing w:line="300" w:lineRule="exact"/>
              <w:ind w:firstLineChars="0" w:firstLine="0"/>
              <w:jc w:val="center"/>
              <w:rPr>
                <w:szCs w:val="24"/>
              </w:rPr>
            </w:pPr>
            <w:r w:rsidRPr="00056964">
              <w:rPr>
                <w:szCs w:val="24"/>
              </w:rPr>
              <w:t>Number of items before combining</w:t>
            </w:r>
          </w:p>
        </w:tc>
        <w:tc>
          <w:tcPr>
            <w:tcW w:w="1243" w:type="dxa"/>
            <w:tcBorders>
              <w:top w:val="single" w:sz="12" w:space="0" w:color="auto"/>
              <w:bottom w:val="single" w:sz="12" w:space="0" w:color="auto"/>
            </w:tcBorders>
          </w:tcPr>
          <w:p w14:paraId="5F095C8D" w14:textId="1236DC4D" w:rsidR="00056964" w:rsidRPr="00056964" w:rsidRDefault="00056964" w:rsidP="008A768F">
            <w:pPr>
              <w:spacing w:line="300" w:lineRule="exact"/>
              <w:ind w:firstLineChars="0" w:firstLine="0"/>
              <w:jc w:val="center"/>
              <w:rPr>
                <w:szCs w:val="24"/>
              </w:rPr>
            </w:pPr>
            <w:r w:rsidRPr="00056964">
              <w:rPr>
                <w:szCs w:val="24"/>
              </w:rPr>
              <w:t xml:space="preserve">Number of </w:t>
            </w:r>
            <w:r w:rsidR="002F6C5C">
              <w:t>symptoms</w:t>
            </w:r>
            <w:r w:rsidR="002F6C5C" w:rsidRPr="00056964">
              <w:rPr>
                <w:szCs w:val="24"/>
              </w:rPr>
              <w:t xml:space="preserve"> </w:t>
            </w:r>
            <w:r w:rsidRPr="00056964">
              <w:rPr>
                <w:szCs w:val="24"/>
              </w:rPr>
              <w:t>after combining</w:t>
            </w:r>
          </w:p>
        </w:tc>
        <w:tc>
          <w:tcPr>
            <w:tcW w:w="4187" w:type="dxa"/>
            <w:tcBorders>
              <w:top w:val="single" w:sz="12" w:space="0" w:color="auto"/>
              <w:bottom w:val="single" w:sz="12" w:space="0" w:color="auto"/>
            </w:tcBorders>
          </w:tcPr>
          <w:p w14:paraId="053074C7" w14:textId="77777777" w:rsidR="00056964" w:rsidRPr="00056964" w:rsidRDefault="00056964" w:rsidP="008A768F">
            <w:pPr>
              <w:spacing w:line="300" w:lineRule="exact"/>
              <w:ind w:firstLineChars="0" w:firstLine="0"/>
              <w:jc w:val="center"/>
              <w:rPr>
                <w:szCs w:val="24"/>
              </w:rPr>
            </w:pPr>
            <w:r w:rsidRPr="00056964">
              <w:rPr>
                <w:rFonts w:hint="eastAsia"/>
                <w:szCs w:val="24"/>
              </w:rPr>
              <w:t>I</w:t>
            </w:r>
            <w:r w:rsidRPr="00056964">
              <w:rPr>
                <w:szCs w:val="24"/>
              </w:rPr>
              <w:t>tem</w:t>
            </w:r>
          </w:p>
        </w:tc>
        <w:tc>
          <w:tcPr>
            <w:tcW w:w="1584" w:type="dxa"/>
            <w:tcBorders>
              <w:top w:val="single" w:sz="12" w:space="0" w:color="auto"/>
              <w:bottom w:val="single" w:sz="12" w:space="0" w:color="auto"/>
            </w:tcBorders>
          </w:tcPr>
          <w:p w14:paraId="2EFCAAD2" w14:textId="36459B68" w:rsidR="00056964" w:rsidRPr="00056964" w:rsidRDefault="002F6C5C" w:rsidP="008A768F">
            <w:pPr>
              <w:spacing w:line="300" w:lineRule="exact"/>
              <w:ind w:firstLineChars="0" w:firstLine="0"/>
              <w:jc w:val="center"/>
              <w:rPr>
                <w:szCs w:val="24"/>
              </w:rPr>
            </w:pPr>
            <w:r>
              <w:t>Symptoms</w:t>
            </w:r>
            <w:r w:rsidR="00056964" w:rsidRPr="00056964">
              <w:rPr>
                <w:szCs w:val="24"/>
              </w:rPr>
              <w:t xml:space="preserve"> after combining</w:t>
            </w:r>
          </w:p>
        </w:tc>
      </w:tr>
      <w:tr w:rsidR="00056964" w:rsidRPr="00056964" w14:paraId="25AFC462" w14:textId="77777777" w:rsidTr="003E48A0">
        <w:tc>
          <w:tcPr>
            <w:tcW w:w="1661" w:type="dxa"/>
            <w:tcBorders>
              <w:top w:val="single" w:sz="12" w:space="0" w:color="auto"/>
            </w:tcBorders>
          </w:tcPr>
          <w:p w14:paraId="4E611405" w14:textId="77777777" w:rsidR="00056964" w:rsidRPr="00056964" w:rsidRDefault="00056964" w:rsidP="008A768F">
            <w:pPr>
              <w:spacing w:line="300" w:lineRule="exact"/>
              <w:ind w:firstLineChars="0" w:firstLine="0"/>
              <w:rPr>
                <w:szCs w:val="24"/>
              </w:rPr>
            </w:pPr>
            <w:r w:rsidRPr="00056964">
              <w:rPr>
                <w:szCs w:val="24"/>
              </w:rPr>
              <w:lastRenderedPageBreak/>
              <w:t>SDS</w:t>
            </w:r>
          </w:p>
        </w:tc>
        <w:tc>
          <w:tcPr>
            <w:tcW w:w="1243" w:type="dxa"/>
            <w:tcBorders>
              <w:top w:val="single" w:sz="12" w:space="0" w:color="auto"/>
            </w:tcBorders>
          </w:tcPr>
          <w:p w14:paraId="7D49D748" w14:textId="77777777" w:rsidR="00056964" w:rsidRPr="00056964" w:rsidRDefault="00056964" w:rsidP="008A768F">
            <w:pPr>
              <w:spacing w:line="300" w:lineRule="exact"/>
              <w:ind w:firstLineChars="0" w:firstLine="0"/>
              <w:jc w:val="center"/>
              <w:rPr>
                <w:szCs w:val="24"/>
              </w:rPr>
            </w:pPr>
            <w:r w:rsidRPr="00056964">
              <w:rPr>
                <w:rFonts w:hint="eastAsia"/>
                <w:szCs w:val="24"/>
              </w:rPr>
              <w:t>2</w:t>
            </w:r>
            <w:r w:rsidRPr="00056964">
              <w:rPr>
                <w:szCs w:val="24"/>
              </w:rPr>
              <w:t>0</w:t>
            </w:r>
          </w:p>
        </w:tc>
        <w:tc>
          <w:tcPr>
            <w:tcW w:w="1243" w:type="dxa"/>
            <w:tcBorders>
              <w:top w:val="single" w:sz="12" w:space="0" w:color="auto"/>
            </w:tcBorders>
          </w:tcPr>
          <w:p w14:paraId="14D4F2B3" w14:textId="77777777" w:rsidR="00056964" w:rsidRPr="00056964" w:rsidRDefault="00056964" w:rsidP="008A768F">
            <w:pPr>
              <w:spacing w:line="300" w:lineRule="exact"/>
              <w:ind w:firstLineChars="0" w:firstLine="0"/>
              <w:jc w:val="center"/>
              <w:rPr>
                <w:szCs w:val="24"/>
              </w:rPr>
            </w:pPr>
            <w:r w:rsidRPr="00056964">
              <w:rPr>
                <w:szCs w:val="24"/>
              </w:rPr>
              <w:t>19</w:t>
            </w:r>
          </w:p>
        </w:tc>
        <w:tc>
          <w:tcPr>
            <w:tcW w:w="4187" w:type="dxa"/>
            <w:tcBorders>
              <w:top w:val="single" w:sz="12" w:space="0" w:color="auto"/>
            </w:tcBorders>
          </w:tcPr>
          <w:p w14:paraId="486F7526" w14:textId="77777777" w:rsidR="00056964" w:rsidRPr="00056964" w:rsidRDefault="00056964" w:rsidP="008A768F">
            <w:pPr>
              <w:spacing w:line="300" w:lineRule="exact"/>
              <w:ind w:firstLineChars="0" w:firstLine="0"/>
              <w:rPr>
                <w:szCs w:val="24"/>
              </w:rPr>
            </w:pPr>
            <w:r w:rsidRPr="00056964">
              <w:rPr>
                <w:szCs w:val="24"/>
              </w:rPr>
              <w:t>Q17</w:t>
            </w:r>
            <w:r w:rsidRPr="00056964">
              <w:rPr>
                <w:rFonts w:hint="eastAsia"/>
                <w:szCs w:val="24"/>
              </w:rPr>
              <w:t>:</w:t>
            </w:r>
            <w:r w:rsidRPr="00056964">
              <w:t xml:space="preserve"> </w:t>
            </w:r>
            <w:r w:rsidRPr="00056964">
              <w:rPr>
                <w:szCs w:val="24"/>
              </w:rPr>
              <w:t>I feel like I'm a useful person, and someone needs me. &amp; Q19:</w:t>
            </w:r>
            <w:r w:rsidRPr="00056964">
              <w:t xml:space="preserve"> </w:t>
            </w:r>
            <w:r w:rsidRPr="00056964">
              <w:rPr>
                <w:szCs w:val="24"/>
              </w:rPr>
              <w:t>I believe that if I were to die, others might be better off.</w:t>
            </w:r>
          </w:p>
        </w:tc>
        <w:tc>
          <w:tcPr>
            <w:tcW w:w="1584" w:type="dxa"/>
            <w:tcBorders>
              <w:top w:val="single" w:sz="12" w:space="0" w:color="auto"/>
            </w:tcBorders>
          </w:tcPr>
          <w:p w14:paraId="76EE0E84" w14:textId="77777777" w:rsidR="00056964" w:rsidRPr="00056964" w:rsidRDefault="00056964" w:rsidP="008A768F">
            <w:pPr>
              <w:spacing w:line="300" w:lineRule="exact"/>
              <w:ind w:firstLineChars="0" w:firstLine="0"/>
              <w:rPr>
                <w:szCs w:val="24"/>
              </w:rPr>
            </w:pPr>
            <w:r w:rsidRPr="00056964">
              <w:rPr>
                <w:szCs w:val="24"/>
              </w:rPr>
              <w:t>Worthlessness</w:t>
            </w:r>
          </w:p>
        </w:tc>
      </w:tr>
      <w:tr w:rsidR="00FF47BE" w:rsidRPr="00056964" w14:paraId="285982BF" w14:textId="77777777" w:rsidTr="003E48A0">
        <w:tc>
          <w:tcPr>
            <w:tcW w:w="1661" w:type="dxa"/>
          </w:tcPr>
          <w:p w14:paraId="7F81B0C5" w14:textId="26E9823D" w:rsidR="00FF47BE" w:rsidRPr="00056964" w:rsidRDefault="00FF47BE" w:rsidP="008A768F">
            <w:pPr>
              <w:spacing w:line="300" w:lineRule="exact"/>
              <w:ind w:firstLineChars="0" w:firstLine="0"/>
              <w:rPr>
                <w:szCs w:val="24"/>
              </w:rPr>
            </w:pPr>
            <w:r>
              <w:rPr>
                <w:rFonts w:hint="eastAsia"/>
                <w:szCs w:val="24"/>
              </w:rPr>
              <w:t>S</w:t>
            </w:r>
            <w:r>
              <w:rPr>
                <w:szCs w:val="24"/>
              </w:rPr>
              <w:t>CL-90</w:t>
            </w:r>
          </w:p>
        </w:tc>
        <w:tc>
          <w:tcPr>
            <w:tcW w:w="1243" w:type="dxa"/>
          </w:tcPr>
          <w:p w14:paraId="2D67680F" w14:textId="23D0438A" w:rsidR="00FF47BE" w:rsidRPr="00056964" w:rsidRDefault="00FF47BE" w:rsidP="008A768F">
            <w:pPr>
              <w:spacing w:line="300" w:lineRule="exact"/>
              <w:ind w:firstLineChars="0" w:firstLine="0"/>
              <w:jc w:val="center"/>
              <w:rPr>
                <w:szCs w:val="24"/>
              </w:rPr>
            </w:pPr>
            <w:r>
              <w:rPr>
                <w:rFonts w:hint="eastAsia"/>
                <w:szCs w:val="24"/>
              </w:rPr>
              <w:t>1</w:t>
            </w:r>
            <w:r>
              <w:rPr>
                <w:szCs w:val="24"/>
              </w:rPr>
              <w:t>3</w:t>
            </w:r>
          </w:p>
        </w:tc>
        <w:tc>
          <w:tcPr>
            <w:tcW w:w="1243" w:type="dxa"/>
          </w:tcPr>
          <w:p w14:paraId="730FCFE7" w14:textId="4A5DAB0C" w:rsidR="00FF47BE" w:rsidRPr="00056964" w:rsidRDefault="00FF47BE" w:rsidP="008A768F">
            <w:pPr>
              <w:spacing w:line="300" w:lineRule="exact"/>
              <w:ind w:firstLineChars="0" w:firstLine="0"/>
              <w:jc w:val="center"/>
              <w:rPr>
                <w:szCs w:val="24"/>
              </w:rPr>
            </w:pPr>
            <w:r>
              <w:rPr>
                <w:rFonts w:hint="eastAsia"/>
                <w:szCs w:val="24"/>
              </w:rPr>
              <w:t>1</w:t>
            </w:r>
            <w:r>
              <w:rPr>
                <w:szCs w:val="24"/>
              </w:rPr>
              <w:t>2</w:t>
            </w:r>
          </w:p>
        </w:tc>
        <w:tc>
          <w:tcPr>
            <w:tcW w:w="4187" w:type="dxa"/>
          </w:tcPr>
          <w:p w14:paraId="40A7C38F" w14:textId="59809673" w:rsidR="00FF47BE" w:rsidRPr="00056964" w:rsidRDefault="00FF47BE" w:rsidP="008A768F">
            <w:pPr>
              <w:spacing w:line="300" w:lineRule="exact"/>
              <w:ind w:firstLineChars="0" w:firstLine="0"/>
              <w:rPr>
                <w:szCs w:val="24"/>
              </w:rPr>
            </w:pPr>
            <w:r>
              <w:rPr>
                <w:rFonts w:hint="eastAsia"/>
                <w:szCs w:val="24"/>
              </w:rPr>
              <w:t>Q</w:t>
            </w:r>
            <w:r>
              <w:rPr>
                <w:szCs w:val="24"/>
              </w:rPr>
              <w:t>14:</w:t>
            </w:r>
            <w:r>
              <w:t xml:space="preserve"> </w:t>
            </w:r>
            <w:r w:rsidRPr="00FF47BE">
              <w:rPr>
                <w:szCs w:val="24"/>
              </w:rPr>
              <w:t>Feel your energy levels drop and your activities slow down</w:t>
            </w:r>
            <w:r>
              <w:rPr>
                <w:szCs w:val="24"/>
              </w:rPr>
              <w:t xml:space="preserve">. &amp; Q71: </w:t>
            </w:r>
            <w:r w:rsidRPr="00FF47BE">
              <w:rPr>
                <w:szCs w:val="24"/>
              </w:rPr>
              <w:t>It's hard to do anything</w:t>
            </w:r>
            <w:r>
              <w:rPr>
                <w:szCs w:val="24"/>
              </w:rPr>
              <w:t>.</w:t>
            </w:r>
          </w:p>
        </w:tc>
        <w:tc>
          <w:tcPr>
            <w:tcW w:w="1584" w:type="dxa"/>
          </w:tcPr>
          <w:p w14:paraId="7F061B7D" w14:textId="0B309EF2" w:rsidR="00FF47BE" w:rsidRPr="00056964" w:rsidRDefault="00FF47BE" w:rsidP="008A768F">
            <w:pPr>
              <w:spacing w:line="300" w:lineRule="exact"/>
              <w:ind w:firstLineChars="0" w:firstLine="0"/>
              <w:rPr>
                <w:szCs w:val="24"/>
              </w:rPr>
            </w:pPr>
            <w:r w:rsidRPr="00FF47BE">
              <w:rPr>
                <w:szCs w:val="24"/>
              </w:rPr>
              <w:t>Energy loss</w:t>
            </w:r>
          </w:p>
        </w:tc>
      </w:tr>
      <w:tr w:rsidR="00FF47BE" w:rsidRPr="00056964" w14:paraId="4958CEC1" w14:textId="77777777" w:rsidTr="003E48A0">
        <w:tc>
          <w:tcPr>
            <w:tcW w:w="1661" w:type="dxa"/>
          </w:tcPr>
          <w:p w14:paraId="05E7D88A" w14:textId="33D0BC54" w:rsidR="00FF47BE" w:rsidRDefault="00FF47BE" w:rsidP="008A768F">
            <w:pPr>
              <w:spacing w:line="300" w:lineRule="exact"/>
              <w:ind w:firstLineChars="0" w:firstLine="0"/>
              <w:rPr>
                <w:szCs w:val="24"/>
              </w:rPr>
            </w:pPr>
            <w:r>
              <w:rPr>
                <w:rFonts w:hint="eastAsia"/>
                <w:szCs w:val="24"/>
              </w:rPr>
              <w:t>C</w:t>
            </w:r>
            <w:r>
              <w:rPr>
                <w:szCs w:val="24"/>
              </w:rPr>
              <w:t>ES-D</w:t>
            </w:r>
          </w:p>
        </w:tc>
        <w:tc>
          <w:tcPr>
            <w:tcW w:w="1243" w:type="dxa"/>
          </w:tcPr>
          <w:p w14:paraId="2A6ACDC6" w14:textId="69D5BFA6" w:rsidR="00FF47BE" w:rsidRDefault="00FF47BE" w:rsidP="008A768F">
            <w:pPr>
              <w:spacing w:line="300" w:lineRule="exact"/>
              <w:ind w:firstLineChars="0" w:firstLine="0"/>
              <w:jc w:val="center"/>
              <w:rPr>
                <w:szCs w:val="24"/>
              </w:rPr>
            </w:pPr>
            <w:r>
              <w:rPr>
                <w:rFonts w:hint="eastAsia"/>
                <w:szCs w:val="24"/>
              </w:rPr>
              <w:t>2</w:t>
            </w:r>
            <w:r>
              <w:rPr>
                <w:szCs w:val="24"/>
              </w:rPr>
              <w:t>0</w:t>
            </w:r>
          </w:p>
        </w:tc>
        <w:tc>
          <w:tcPr>
            <w:tcW w:w="1243" w:type="dxa"/>
          </w:tcPr>
          <w:p w14:paraId="5E64DBC7" w14:textId="2B729A79" w:rsidR="00FF47BE" w:rsidRDefault="00C176E0" w:rsidP="008A768F">
            <w:pPr>
              <w:spacing w:line="300" w:lineRule="exact"/>
              <w:ind w:firstLineChars="0" w:firstLine="0"/>
              <w:jc w:val="center"/>
              <w:rPr>
                <w:szCs w:val="24"/>
              </w:rPr>
            </w:pPr>
            <w:r>
              <w:rPr>
                <w:rFonts w:hint="eastAsia"/>
                <w:szCs w:val="24"/>
              </w:rPr>
              <w:t>1</w:t>
            </w:r>
            <w:r>
              <w:rPr>
                <w:szCs w:val="24"/>
              </w:rPr>
              <w:t>7</w:t>
            </w:r>
          </w:p>
        </w:tc>
        <w:tc>
          <w:tcPr>
            <w:tcW w:w="4187" w:type="dxa"/>
          </w:tcPr>
          <w:p w14:paraId="5E5039A2" w14:textId="53D3C1D7" w:rsidR="00FF47BE" w:rsidRDefault="00FF47BE" w:rsidP="008A768F">
            <w:pPr>
              <w:spacing w:line="300" w:lineRule="exact"/>
              <w:ind w:firstLineChars="0" w:firstLine="0"/>
              <w:rPr>
                <w:szCs w:val="24"/>
              </w:rPr>
            </w:pPr>
            <w:r>
              <w:rPr>
                <w:szCs w:val="24"/>
              </w:rPr>
              <w:t>Q3:</w:t>
            </w:r>
            <w:r>
              <w:t xml:space="preserve"> </w:t>
            </w:r>
            <w:r w:rsidRPr="00FF47BE">
              <w:rPr>
                <w:szCs w:val="24"/>
              </w:rPr>
              <w:t xml:space="preserve">I feel </w:t>
            </w:r>
            <w:r>
              <w:rPr>
                <w:rFonts w:hint="eastAsia"/>
                <w:szCs w:val="24"/>
              </w:rPr>
              <w:t>down</w:t>
            </w:r>
            <w:r w:rsidRPr="00FF47BE">
              <w:rPr>
                <w:szCs w:val="24"/>
              </w:rPr>
              <w:t>, even with the help of family and friends</w:t>
            </w:r>
            <w:r>
              <w:rPr>
                <w:rFonts w:hint="eastAsia"/>
                <w:szCs w:val="24"/>
              </w:rPr>
              <w:t>.</w:t>
            </w:r>
            <w:r>
              <w:rPr>
                <w:szCs w:val="24"/>
              </w:rPr>
              <w:t xml:space="preserve"> </w:t>
            </w:r>
            <w:r>
              <w:rPr>
                <w:rFonts w:hint="eastAsia"/>
                <w:szCs w:val="24"/>
              </w:rPr>
              <w:t>&amp;</w:t>
            </w:r>
            <w:r>
              <w:rPr>
                <w:szCs w:val="24"/>
              </w:rPr>
              <w:t xml:space="preserve"> Q6:</w:t>
            </w:r>
            <w:r>
              <w:t xml:space="preserve"> </w:t>
            </w:r>
            <w:r w:rsidRPr="00FF47BE">
              <w:rPr>
                <w:szCs w:val="24"/>
              </w:rPr>
              <w:t>I feel down</w:t>
            </w:r>
            <w:r>
              <w:rPr>
                <w:szCs w:val="24"/>
              </w:rPr>
              <w:t>.</w:t>
            </w:r>
          </w:p>
        </w:tc>
        <w:tc>
          <w:tcPr>
            <w:tcW w:w="1584" w:type="dxa"/>
          </w:tcPr>
          <w:p w14:paraId="46BFDB9C" w14:textId="22684E0B" w:rsidR="00FF47BE" w:rsidRPr="00FF47BE" w:rsidRDefault="00C176E0" w:rsidP="008A768F">
            <w:pPr>
              <w:spacing w:line="300" w:lineRule="exact"/>
              <w:ind w:firstLineChars="0" w:firstLine="0"/>
              <w:rPr>
                <w:szCs w:val="24"/>
              </w:rPr>
            </w:pPr>
            <w:r w:rsidRPr="00C176E0">
              <w:rPr>
                <w:szCs w:val="24"/>
              </w:rPr>
              <w:t>Low mood</w:t>
            </w:r>
          </w:p>
        </w:tc>
      </w:tr>
      <w:tr w:rsidR="00FF47BE" w:rsidRPr="00056964" w14:paraId="7A05CB70" w14:textId="77777777" w:rsidTr="003E48A0">
        <w:tc>
          <w:tcPr>
            <w:tcW w:w="1661" w:type="dxa"/>
          </w:tcPr>
          <w:p w14:paraId="2C85E07A" w14:textId="19CA4777" w:rsidR="00FF47BE" w:rsidRDefault="00FF47BE" w:rsidP="008A768F">
            <w:pPr>
              <w:spacing w:line="300" w:lineRule="exact"/>
              <w:ind w:firstLineChars="0" w:firstLine="0"/>
              <w:rPr>
                <w:szCs w:val="24"/>
              </w:rPr>
            </w:pPr>
          </w:p>
        </w:tc>
        <w:tc>
          <w:tcPr>
            <w:tcW w:w="1243" w:type="dxa"/>
          </w:tcPr>
          <w:p w14:paraId="27016743" w14:textId="6FB51E4A" w:rsidR="00FF47BE" w:rsidRDefault="00FF47BE" w:rsidP="008A768F">
            <w:pPr>
              <w:spacing w:line="300" w:lineRule="exact"/>
              <w:ind w:firstLineChars="0" w:firstLine="0"/>
              <w:jc w:val="center"/>
              <w:rPr>
                <w:szCs w:val="24"/>
              </w:rPr>
            </w:pPr>
            <w:r>
              <w:rPr>
                <w:rFonts w:hint="eastAsia"/>
                <w:szCs w:val="24"/>
              </w:rPr>
              <w:t>2</w:t>
            </w:r>
            <w:r>
              <w:rPr>
                <w:szCs w:val="24"/>
              </w:rPr>
              <w:t>0</w:t>
            </w:r>
          </w:p>
        </w:tc>
        <w:tc>
          <w:tcPr>
            <w:tcW w:w="1243" w:type="dxa"/>
          </w:tcPr>
          <w:p w14:paraId="7BE33EFE" w14:textId="2A843D81" w:rsidR="00FF47BE" w:rsidRDefault="00C176E0" w:rsidP="008A768F">
            <w:pPr>
              <w:spacing w:line="300" w:lineRule="exact"/>
              <w:ind w:firstLineChars="0" w:firstLine="0"/>
              <w:jc w:val="center"/>
              <w:rPr>
                <w:szCs w:val="24"/>
              </w:rPr>
            </w:pPr>
            <w:r>
              <w:rPr>
                <w:rFonts w:hint="eastAsia"/>
                <w:szCs w:val="24"/>
              </w:rPr>
              <w:t>1</w:t>
            </w:r>
            <w:r>
              <w:rPr>
                <w:szCs w:val="24"/>
              </w:rPr>
              <w:t>7</w:t>
            </w:r>
          </w:p>
        </w:tc>
        <w:tc>
          <w:tcPr>
            <w:tcW w:w="4187" w:type="dxa"/>
          </w:tcPr>
          <w:p w14:paraId="57F48551" w14:textId="28B7A9C0" w:rsidR="00FF47BE" w:rsidRDefault="00C176E0" w:rsidP="008A768F">
            <w:pPr>
              <w:spacing w:line="300" w:lineRule="exact"/>
              <w:ind w:firstLineChars="0" w:firstLine="0"/>
              <w:rPr>
                <w:szCs w:val="24"/>
              </w:rPr>
            </w:pPr>
            <w:r>
              <w:rPr>
                <w:szCs w:val="24"/>
              </w:rPr>
              <w:t xml:space="preserve">Q12: </w:t>
            </w:r>
            <w:r w:rsidRPr="00C176E0">
              <w:rPr>
                <w:szCs w:val="24"/>
              </w:rPr>
              <w:t>I feel happy</w:t>
            </w:r>
            <w:r>
              <w:rPr>
                <w:szCs w:val="24"/>
              </w:rPr>
              <w:t xml:space="preserve">. &amp; Q16: </w:t>
            </w:r>
            <w:r w:rsidRPr="00C176E0">
              <w:rPr>
                <w:szCs w:val="24"/>
              </w:rPr>
              <w:t>I have a happy life.</w:t>
            </w:r>
          </w:p>
        </w:tc>
        <w:tc>
          <w:tcPr>
            <w:tcW w:w="1584" w:type="dxa"/>
          </w:tcPr>
          <w:p w14:paraId="5AAB55C2" w14:textId="6ACBC52E" w:rsidR="00FF47BE" w:rsidRPr="00FF47BE" w:rsidRDefault="00C176E0" w:rsidP="008A768F">
            <w:pPr>
              <w:spacing w:line="300" w:lineRule="exact"/>
              <w:ind w:firstLineChars="0" w:firstLine="0"/>
              <w:rPr>
                <w:szCs w:val="24"/>
              </w:rPr>
            </w:pPr>
            <w:r w:rsidRPr="00C176E0">
              <w:rPr>
                <w:szCs w:val="24"/>
              </w:rPr>
              <w:t>Anhedonia</w:t>
            </w:r>
          </w:p>
        </w:tc>
      </w:tr>
      <w:tr w:rsidR="00FF47BE" w:rsidRPr="00056964" w14:paraId="0D64E9AD" w14:textId="77777777" w:rsidTr="003E48A0">
        <w:tc>
          <w:tcPr>
            <w:tcW w:w="1661" w:type="dxa"/>
          </w:tcPr>
          <w:p w14:paraId="41DE31F8" w14:textId="3F722A37" w:rsidR="00FF47BE" w:rsidRPr="00056964" w:rsidRDefault="00FF47BE" w:rsidP="008A768F">
            <w:pPr>
              <w:spacing w:line="300" w:lineRule="exact"/>
              <w:ind w:firstLineChars="0" w:firstLine="0"/>
              <w:rPr>
                <w:szCs w:val="24"/>
              </w:rPr>
            </w:pPr>
          </w:p>
        </w:tc>
        <w:tc>
          <w:tcPr>
            <w:tcW w:w="1243" w:type="dxa"/>
          </w:tcPr>
          <w:p w14:paraId="042FC4B9" w14:textId="673AF06F" w:rsidR="00FF47BE" w:rsidRPr="00056964" w:rsidRDefault="00FF47BE" w:rsidP="008A768F">
            <w:pPr>
              <w:spacing w:line="300" w:lineRule="exact"/>
              <w:ind w:firstLineChars="0" w:firstLine="0"/>
              <w:jc w:val="center"/>
              <w:rPr>
                <w:szCs w:val="24"/>
              </w:rPr>
            </w:pPr>
            <w:r>
              <w:rPr>
                <w:rFonts w:hint="eastAsia"/>
                <w:szCs w:val="24"/>
              </w:rPr>
              <w:t>2</w:t>
            </w:r>
            <w:r>
              <w:rPr>
                <w:szCs w:val="24"/>
              </w:rPr>
              <w:t>0</w:t>
            </w:r>
          </w:p>
        </w:tc>
        <w:tc>
          <w:tcPr>
            <w:tcW w:w="1243" w:type="dxa"/>
          </w:tcPr>
          <w:p w14:paraId="379AA794" w14:textId="3DBDFD49" w:rsidR="00FF47BE" w:rsidRPr="00056964" w:rsidRDefault="00C176E0" w:rsidP="008A768F">
            <w:pPr>
              <w:spacing w:line="300" w:lineRule="exact"/>
              <w:ind w:firstLineChars="0" w:firstLine="0"/>
              <w:jc w:val="center"/>
              <w:rPr>
                <w:szCs w:val="24"/>
              </w:rPr>
            </w:pPr>
            <w:r>
              <w:rPr>
                <w:rFonts w:hint="eastAsia"/>
                <w:szCs w:val="24"/>
              </w:rPr>
              <w:t>1</w:t>
            </w:r>
            <w:r>
              <w:rPr>
                <w:szCs w:val="24"/>
              </w:rPr>
              <w:t>7</w:t>
            </w:r>
          </w:p>
        </w:tc>
        <w:tc>
          <w:tcPr>
            <w:tcW w:w="4187" w:type="dxa"/>
          </w:tcPr>
          <w:p w14:paraId="431B9F59" w14:textId="32895FF3" w:rsidR="00FF47BE" w:rsidRPr="00056964" w:rsidRDefault="00FF47BE" w:rsidP="008A768F">
            <w:pPr>
              <w:spacing w:line="300" w:lineRule="exact"/>
              <w:ind w:firstLineChars="0" w:firstLine="0"/>
              <w:rPr>
                <w:szCs w:val="24"/>
              </w:rPr>
            </w:pPr>
            <w:r>
              <w:rPr>
                <w:rFonts w:hint="eastAsia"/>
                <w:szCs w:val="24"/>
              </w:rPr>
              <w:t>Q</w:t>
            </w:r>
            <w:r>
              <w:rPr>
                <w:szCs w:val="24"/>
              </w:rPr>
              <w:t>7:</w:t>
            </w:r>
            <w:r>
              <w:t xml:space="preserve"> </w:t>
            </w:r>
            <w:r w:rsidRPr="00FF47BE">
              <w:rPr>
                <w:szCs w:val="24"/>
              </w:rPr>
              <w:t>I find it hard to do everything</w:t>
            </w:r>
            <w:r>
              <w:rPr>
                <w:szCs w:val="24"/>
              </w:rPr>
              <w:t xml:space="preserve">. &amp; Q20: </w:t>
            </w:r>
            <w:r w:rsidRPr="00FF47BE">
              <w:rPr>
                <w:szCs w:val="24"/>
              </w:rPr>
              <w:t>I lack the motivation to do things</w:t>
            </w:r>
            <w:r>
              <w:rPr>
                <w:szCs w:val="24"/>
              </w:rPr>
              <w:t xml:space="preserve">. </w:t>
            </w:r>
          </w:p>
        </w:tc>
        <w:tc>
          <w:tcPr>
            <w:tcW w:w="1584" w:type="dxa"/>
          </w:tcPr>
          <w:p w14:paraId="15BCF738" w14:textId="366A188B" w:rsidR="00FF47BE" w:rsidRPr="00FF47BE" w:rsidRDefault="00FF47BE" w:rsidP="008A768F">
            <w:pPr>
              <w:spacing w:line="300" w:lineRule="exact"/>
              <w:ind w:firstLineChars="0" w:firstLine="0"/>
              <w:rPr>
                <w:szCs w:val="24"/>
              </w:rPr>
            </w:pPr>
            <w:r w:rsidRPr="00FF47BE">
              <w:rPr>
                <w:szCs w:val="24"/>
              </w:rPr>
              <w:t>Energy loss</w:t>
            </w:r>
          </w:p>
        </w:tc>
      </w:tr>
      <w:tr w:rsidR="00C176E0" w:rsidRPr="00056964" w14:paraId="1A53CA8F" w14:textId="77777777" w:rsidTr="003E48A0">
        <w:tc>
          <w:tcPr>
            <w:tcW w:w="1661" w:type="dxa"/>
          </w:tcPr>
          <w:p w14:paraId="027A7D03" w14:textId="259D3793" w:rsidR="00C176E0" w:rsidRPr="00056964" w:rsidRDefault="00C176E0" w:rsidP="008A768F">
            <w:pPr>
              <w:spacing w:line="300" w:lineRule="exact"/>
              <w:ind w:firstLineChars="0" w:firstLine="0"/>
              <w:rPr>
                <w:szCs w:val="24"/>
              </w:rPr>
            </w:pPr>
            <w:r>
              <w:rPr>
                <w:rFonts w:hint="eastAsia"/>
                <w:szCs w:val="24"/>
              </w:rPr>
              <w:t>C</w:t>
            </w:r>
            <w:r>
              <w:rPr>
                <w:szCs w:val="24"/>
              </w:rPr>
              <w:t>DI</w:t>
            </w:r>
          </w:p>
        </w:tc>
        <w:tc>
          <w:tcPr>
            <w:tcW w:w="1243" w:type="dxa"/>
          </w:tcPr>
          <w:p w14:paraId="301A80F5" w14:textId="2E181E64" w:rsidR="00C176E0" w:rsidRPr="00056964" w:rsidRDefault="00C176E0" w:rsidP="008A768F">
            <w:pPr>
              <w:spacing w:line="300" w:lineRule="exact"/>
              <w:ind w:firstLineChars="0" w:firstLine="0"/>
              <w:jc w:val="center"/>
              <w:rPr>
                <w:szCs w:val="24"/>
              </w:rPr>
            </w:pPr>
            <w:r>
              <w:rPr>
                <w:rFonts w:hint="eastAsia"/>
                <w:szCs w:val="24"/>
              </w:rPr>
              <w:t>2</w:t>
            </w:r>
            <w:r>
              <w:rPr>
                <w:szCs w:val="24"/>
              </w:rPr>
              <w:t>7</w:t>
            </w:r>
          </w:p>
        </w:tc>
        <w:tc>
          <w:tcPr>
            <w:tcW w:w="1243" w:type="dxa"/>
          </w:tcPr>
          <w:p w14:paraId="03D1F893" w14:textId="746EAD4B" w:rsidR="00C176E0" w:rsidRPr="00056964" w:rsidRDefault="00C176E0" w:rsidP="008A768F">
            <w:pPr>
              <w:spacing w:line="300" w:lineRule="exact"/>
              <w:ind w:firstLineChars="0" w:firstLine="0"/>
              <w:jc w:val="center"/>
              <w:rPr>
                <w:szCs w:val="24"/>
              </w:rPr>
            </w:pPr>
            <w:r>
              <w:rPr>
                <w:rFonts w:hint="eastAsia"/>
                <w:szCs w:val="24"/>
              </w:rPr>
              <w:t>2</w:t>
            </w:r>
            <w:r>
              <w:rPr>
                <w:szCs w:val="24"/>
              </w:rPr>
              <w:t>4</w:t>
            </w:r>
          </w:p>
        </w:tc>
        <w:tc>
          <w:tcPr>
            <w:tcW w:w="4187" w:type="dxa"/>
          </w:tcPr>
          <w:p w14:paraId="2939C10C" w14:textId="0518809B" w:rsidR="00C176E0" w:rsidRPr="00056964" w:rsidRDefault="00C176E0" w:rsidP="008A768F">
            <w:pPr>
              <w:spacing w:line="300" w:lineRule="exact"/>
              <w:ind w:firstLineChars="0" w:firstLine="0"/>
              <w:rPr>
                <w:szCs w:val="24"/>
              </w:rPr>
            </w:pPr>
            <w:r>
              <w:rPr>
                <w:rFonts w:hint="eastAsia"/>
                <w:szCs w:val="24"/>
              </w:rPr>
              <w:t>Q</w:t>
            </w:r>
            <w:r>
              <w:rPr>
                <w:szCs w:val="24"/>
              </w:rPr>
              <w:t>7:</w:t>
            </w:r>
            <w:r>
              <w:t xml:space="preserve"> S</w:t>
            </w:r>
            <w:r w:rsidRPr="00C176E0">
              <w:rPr>
                <w:szCs w:val="24"/>
              </w:rPr>
              <w:t>elf-hatred</w:t>
            </w:r>
            <w:r>
              <w:rPr>
                <w:szCs w:val="24"/>
              </w:rPr>
              <w:t>. &amp; Q3: S</w:t>
            </w:r>
            <w:r w:rsidRPr="00C176E0">
              <w:rPr>
                <w:szCs w:val="24"/>
              </w:rPr>
              <w:t>elf-depreciation</w:t>
            </w:r>
            <w:r>
              <w:rPr>
                <w:szCs w:val="24"/>
              </w:rPr>
              <w:t>. &amp; Q24: S</w:t>
            </w:r>
            <w:r w:rsidRPr="00C176E0">
              <w:rPr>
                <w:szCs w:val="24"/>
              </w:rPr>
              <w:t>elf-depreciation</w:t>
            </w:r>
            <w:r>
              <w:rPr>
                <w:szCs w:val="24"/>
              </w:rPr>
              <w:t xml:space="preserve"> (</w:t>
            </w:r>
            <w:r w:rsidRPr="00C176E0">
              <w:rPr>
                <w:szCs w:val="24"/>
              </w:rPr>
              <w:t>compared to peers</w:t>
            </w:r>
            <w:r>
              <w:rPr>
                <w:szCs w:val="24"/>
              </w:rPr>
              <w:t>).</w:t>
            </w:r>
          </w:p>
        </w:tc>
        <w:tc>
          <w:tcPr>
            <w:tcW w:w="1584" w:type="dxa"/>
          </w:tcPr>
          <w:p w14:paraId="27AFB231" w14:textId="0F8BEAD4" w:rsidR="00C176E0" w:rsidRPr="00056964" w:rsidRDefault="00C176E0" w:rsidP="008A768F">
            <w:pPr>
              <w:spacing w:line="300" w:lineRule="exact"/>
              <w:ind w:firstLineChars="0" w:firstLine="0"/>
              <w:rPr>
                <w:szCs w:val="24"/>
              </w:rPr>
            </w:pPr>
            <w:r w:rsidRPr="00C176E0">
              <w:rPr>
                <w:szCs w:val="24"/>
              </w:rPr>
              <w:t>Psychological inferiority</w:t>
            </w:r>
          </w:p>
        </w:tc>
      </w:tr>
      <w:tr w:rsidR="00C176E0" w:rsidRPr="00056964" w14:paraId="2F116B44" w14:textId="77777777" w:rsidTr="003E48A0">
        <w:tc>
          <w:tcPr>
            <w:tcW w:w="1661" w:type="dxa"/>
          </w:tcPr>
          <w:p w14:paraId="5E74AE46" w14:textId="00245EA6" w:rsidR="00C176E0" w:rsidRPr="00056964" w:rsidRDefault="00C176E0" w:rsidP="008A768F">
            <w:pPr>
              <w:spacing w:line="300" w:lineRule="exact"/>
              <w:ind w:firstLineChars="0" w:firstLine="0"/>
              <w:rPr>
                <w:szCs w:val="24"/>
              </w:rPr>
            </w:pPr>
          </w:p>
        </w:tc>
        <w:tc>
          <w:tcPr>
            <w:tcW w:w="1243" w:type="dxa"/>
          </w:tcPr>
          <w:p w14:paraId="3D4E9091" w14:textId="3F1A9137" w:rsidR="00C176E0" w:rsidRPr="00056964" w:rsidRDefault="00C176E0" w:rsidP="008A768F">
            <w:pPr>
              <w:spacing w:line="300" w:lineRule="exact"/>
              <w:ind w:firstLineChars="0" w:firstLine="0"/>
              <w:jc w:val="center"/>
              <w:rPr>
                <w:szCs w:val="24"/>
              </w:rPr>
            </w:pPr>
            <w:r>
              <w:rPr>
                <w:rFonts w:hint="eastAsia"/>
                <w:szCs w:val="24"/>
              </w:rPr>
              <w:t>2</w:t>
            </w:r>
            <w:r>
              <w:rPr>
                <w:szCs w:val="24"/>
              </w:rPr>
              <w:t>7</w:t>
            </w:r>
          </w:p>
        </w:tc>
        <w:tc>
          <w:tcPr>
            <w:tcW w:w="1243" w:type="dxa"/>
          </w:tcPr>
          <w:p w14:paraId="0A0CDC0D" w14:textId="6A9024D0" w:rsidR="00C176E0" w:rsidRPr="00056964" w:rsidRDefault="00C176E0" w:rsidP="008A768F">
            <w:pPr>
              <w:spacing w:line="300" w:lineRule="exact"/>
              <w:ind w:firstLineChars="0" w:firstLine="0"/>
              <w:jc w:val="center"/>
              <w:rPr>
                <w:szCs w:val="24"/>
              </w:rPr>
            </w:pPr>
            <w:r>
              <w:rPr>
                <w:rFonts w:hint="eastAsia"/>
                <w:szCs w:val="24"/>
              </w:rPr>
              <w:t>2</w:t>
            </w:r>
            <w:r>
              <w:rPr>
                <w:szCs w:val="24"/>
              </w:rPr>
              <w:t>4</w:t>
            </w:r>
          </w:p>
        </w:tc>
        <w:tc>
          <w:tcPr>
            <w:tcW w:w="4187" w:type="dxa"/>
          </w:tcPr>
          <w:p w14:paraId="2A629C3E" w14:textId="0CC733DB" w:rsidR="00C176E0" w:rsidRPr="00056964" w:rsidRDefault="00C176E0" w:rsidP="008A768F">
            <w:pPr>
              <w:spacing w:line="300" w:lineRule="exact"/>
              <w:ind w:firstLineChars="0" w:firstLine="0"/>
              <w:rPr>
                <w:szCs w:val="24"/>
              </w:rPr>
            </w:pPr>
            <w:r>
              <w:rPr>
                <w:szCs w:val="24"/>
              </w:rPr>
              <w:t xml:space="preserve">Q15: </w:t>
            </w:r>
            <w:r w:rsidRPr="00C176E0">
              <w:rPr>
                <w:szCs w:val="24"/>
              </w:rPr>
              <w:t>Learning difficulties</w:t>
            </w:r>
            <w:r>
              <w:rPr>
                <w:szCs w:val="24"/>
              </w:rPr>
              <w:t xml:space="preserve"> &amp; Q23: U</w:t>
            </w:r>
            <w:r w:rsidRPr="00C176E0">
              <w:rPr>
                <w:szCs w:val="24"/>
              </w:rPr>
              <w:t>nderachieve</w:t>
            </w:r>
            <w:r>
              <w:rPr>
                <w:szCs w:val="24"/>
              </w:rPr>
              <w:t xml:space="preserve">. </w:t>
            </w:r>
          </w:p>
        </w:tc>
        <w:tc>
          <w:tcPr>
            <w:tcW w:w="1584" w:type="dxa"/>
          </w:tcPr>
          <w:p w14:paraId="2410AEDF" w14:textId="7E9F3E9B" w:rsidR="00C176E0" w:rsidRPr="00056964" w:rsidRDefault="00C176E0" w:rsidP="008A768F">
            <w:pPr>
              <w:spacing w:line="300" w:lineRule="exact"/>
              <w:ind w:firstLineChars="0" w:firstLine="0"/>
              <w:rPr>
                <w:szCs w:val="24"/>
              </w:rPr>
            </w:pPr>
            <w:r w:rsidRPr="00C176E0">
              <w:rPr>
                <w:szCs w:val="24"/>
              </w:rPr>
              <w:t>Learning difficulties</w:t>
            </w:r>
          </w:p>
        </w:tc>
      </w:tr>
      <w:tr w:rsidR="00561E4D" w:rsidRPr="00056964" w14:paraId="07E22496" w14:textId="77777777" w:rsidTr="003E48A0">
        <w:tc>
          <w:tcPr>
            <w:tcW w:w="1661" w:type="dxa"/>
          </w:tcPr>
          <w:p w14:paraId="60B5590F" w14:textId="5247DD7B" w:rsidR="00561E4D" w:rsidRPr="00056964" w:rsidRDefault="00561E4D" w:rsidP="008A768F">
            <w:pPr>
              <w:spacing w:line="300" w:lineRule="exact"/>
              <w:ind w:firstLineChars="0" w:firstLine="0"/>
              <w:rPr>
                <w:szCs w:val="24"/>
              </w:rPr>
            </w:pPr>
            <w:r>
              <w:rPr>
                <w:rFonts w:hint="eastAsia"/>
                <w:szCs w:val="24"/>
              </w:rPr>
              <w:t>D</w:t>
            </w:r>
            <w:r>
              <w:rPr>
                <w:szCs w:val="24"/>
              </w:rPr>
              <w:t>SRSC</w:t>
            </w:r>
          </w:p>
        </w:tc>
        <w:tc>
          <w:tcPr>
            <w:tcW w:w="1243" w:type="dxa"/>
          </w:tcPr>
          <w:p w14:paraId="28268930" w14:textId="263C09A9" w:rsidR="00561E4D" w:rsidRPr="00056964" w:rsidRDefault="00561E4D" w:rsidP="008A768F">
            <w:pPr>
              <w:spacing w:line="300" w:lineRule="exact"/>
              <w:ind w:firstLineChars="0" w:firstLine="0"/>
              <w:jc w:val="center"/>
              <w:rPr>
                <w:szCs w:val="24"/>
              </w:rPr>
            </w:pPr>
            <w:r>
              <w:rPr>
                <w:rFonts w:hint="eastAsia"/>
                <w:szCs w:val="24"/>
              </w:rPr>
              <w:t>1</w:t>
            </w:r>
            <w:r>
              <w:rPr>
                <w:szCs w:val="24"/>
              </w:rPr>
              <w:t>8</w:t>
            </w:r>
          </w:p>
        </w:tc>
        <w:tc>
          <w:tcPr>
            <w:tcW w:w="1243" w:type="dxa"/>
          </w:tcPr>
          <w:p w14:paraId="6969D020" w14:textId="38CF3428" w:rsidR="00561E4D" w:rsidRPr="00056964" w:rsidRDefault="000D2874" w:rsidP="008A768F">
            <w:pPr>
              <w:spacing w:line="300" w:lineRule="exact"/>
              <w:ind w:firstLineChars="0" w:firstLine="0"/>
              <w:jc w:val="center"/>
              <w:rPr>
                <w:szCs w:val="24"/>
              </w:rPr>
            </w:pPr>
            <w:r>
              <w:rPr>
                <w:szCs w:val="24"/>
              </w:rPr>
              <w:t>16</w:t>
            </w:r>
          </w:p>
        </w:tc>
        <w:tc>
          <w:tcPr>
            <w:tcW w:w="4187" w:type="dxa"/>
          </w:tcPr>
          <w:p w14:paraId="1B6245BA" w14:textId="02D1CE27" w:rsidR="00561E4D" w:rsidRPr="00056964" w:rsidRDefault="00561E4D" w:rsidP="008A768F">
            <w:pPr>
              <w:spacing w:line="300" w:lineRule="exact"/>
              <w:ind w:firstLineChars="0" w:firstLine="0"/>
              <w:rPr>
                <w:szCs w:val="24"/>
              </w:rPr>
            </w:pPr>
            <w:r>
              <w:rPr>
                <w:rFonts w:hint="eastAsia"/>
                <w:szCs w:val="24"/>
              </w:rPr>
              <w:t>Q</w:t>
            </w:r>
            <w:r>
              <w:rPr>
                <w:szCs w:val="24"/>
              </w:rPr>
              <w:t>2:</w:t>
            </w:r>
            <w:r>
              <w:t xml:space="preserve"> </w:t>
            </w:r>
            <w:r>
              <w:rPr>
                <w:szCs w:val="24"/>
              </w:rPr>
              <w:t>E</w:t>
            </w:r>
            <w:r w:rsidRPr="00561E4D">
              <w:rPr>
                <w:szCs w:val="24"/>
              </w:rPr>
              <w:t>njoyed a very sound sleep</w:t>
            </w:r>
            <w:r>
              <w:rPr>
                <w:szCs w:val="24"/>
              </w:rPr>
              <w:t>. &amp; Q14:</w:t>
            </w:r>
            <w:r>
              <w:t xml:space="preserve"> </w:t>
            </w:r>
            <w:r>
              <w:rPr>
                <w:szCs w:val="24"/>
              </w:rPr>
              <w:t>H</w:t>
            </w:r>
            <w:r w:rsidRPr="00561E4D">
              <w:rPr>
                <w:szCs w:val="24"/>
              </w:rPr>
              <w:t>ave a nightmare</w:t>
            </w:r>
            <w:r>
              <w:rPr>
                <w:szCs w:val="24"/>
              </w:rPr>
              <w:t>.</w:t>
            </w:r>
          </w:p>
        </w:tc>
        <w:tc>
          <w:tcPr>
            <w:tcW w:w="1584" w:type="dxa"/>
          </w:tcPr>
          <w:p w14:paraId="2419ABD7" w14:textId="5A15EE7D" w:rsidR="00561E4D" w:rsidRPr="00056964" w:rsidRDefault="00561E4D" w:rsidP="008A768F">
            <w:pPr>
              <w:spacing w:line="300" w:lineRule="exact"/>
              <w:ind w:firstLineChars="0" w:firstLine="0"/>
              <w:rPr>
                <w:szCs w:val="24"/>
              </w:rPr>
            </w:pPr>
            <w:r w:rsidRPr="00561E4D">
              <w:rPr>
                <w:szCs w:val="24"/>
              </w:rPr>
              <w:t>Poor sleep</w:t>
            </w:r>
          </w:p>
        </w:tc>
      </w:tr>
      <w:tr w:rsidR="000D2874" w:rsidRPr="00056964" w14:paraId="535C110C" w14:textId="77777777" w:rsidTr="003E48A0">
        <w:tc>
          <w:tcPr>
            <w:tcW w:w="1661" w:type="dxa"/>
          </w:tcPr>
          <w:p w14:paraId="7736F67D" w14:textId="0E08001F" w:rsidR="000D2874" w:rsidRPr="00056964" w:rsidRDefault="000D2874" w:rsidP="000D2874">
            <w:pPr>
              <w:spacing w:line="300" w:lineRule="exact"/>
              <w:ind w:firstLineChars="0" w:firstLine="0"/>
              <w:rPr>
                <w:szCs w:val="24"/>
              </w:rPr>
            </w:pPr>
            <w:r>
              <w:rPr>
                <w:rFonts w:hint="eastAsia"/>
                <w:szCs w:val="24"/>
              </w:rPr>
              <w:t>D</w:t>
            </w:r>
            <w:r>
              <w:rPr>
                <w:szCs w:val="24"/>
              </w:rPr>
              <w:t>SRSC</w:t>
            </w:r>
          </w:p>
        </w:tc>
        <w:tc>
          <w:tcPr>
            <w:tcW w:w="1243" w:type="dxa"/>
          </w:tcPr>
          <w:p w14:paraId="129B235B" w14:textId="63F957B0" w:rsidR="000D2874" w:rsidRPr="00056964" w:rsidRDefault="000D2874" w:rsidP="000D2874">
            <w:pPr>
              <w:spacing w:line="300" w:lineRule="exact"/>
              <w:ind w:firstLineChars="0" w:firstLine="0"/>
              <w:jc w:val="center"/>
              <w:rPr>
                <w:szCs w:val="24"/>
              </w:rPr>
            </w:pPr>
            <w:r>
              <w:rPr>
                <w:rFonts w:hint="eastAsia"/>
                <w:szCs w:val="24"/>
              </w:rPr>
              <w:t>1</w:t>
            </w:r>
            <w:r>
              <w:rPr>
                <w:szCs w:val="24"/>
              </w:rPr>
              <w:t>8</w:t>
            </w:r>
          </w:p>
        </w:tc>
        <w:tc>
          <w:tcPr>
            <w:tcW w:w="1243" w:type="dxa"/>
          </w:tcPr>
          <w:p w14:paraId="64A81CF8" w14:textId="6FA5DE24" w:rsidR="000D2874" w:rsidRDefault="000D2874" w:rsidP="000D2874">
            <w:pPr>
              <w:spacing w:line="300" w:lineRule="exact"/>
              <w:ind w:firstLineChars="0" w:firstLine="0"/>
              <w:jc w:val="center"/>
              <w:rPr>
                <w:szCs w:val="24"/>
              </w:rPr>
            </w:pPr>
            <w:r>
              <w:rPr>
                <w:szCs w:val="24"/>
              </w:rPr>
              <w:t>16</w:t>
            </w:r>
          </w:p>
        </w:tc>
        <w:tc>
          <w:tcPr>
            <w:tcW w:w="4187" w:type="dxa"/>
          </w:tcPr>
          <w:p w14:paraId="206C37CD" w14:textId="12B30B5A" w:rsidR="000D2874" w:rsidRDefault="000D2874" w:rsidP="000D2874">
            <w:pPr>
              <w:spacing w:line="300" w:lineRule="exact"/>
              <w:ind w:firstLineChars="0" w:firstLine="0"/>
              <w:rPr>
                <w:szCs w:val="24"/>
              </w:rPr>
            </w:pPr>
            <w:r>
              <w:rPr>
                <w:szCs w:val="24"/>
              </w:rPr>
              <w:t>Q10:</w:t>
            </w:r>
            <w:r>
              <w:t xml:space="preserve"> </w:t>
            </w:r>
            <w:r w:rsidRPr="000D2874">
              <w:rPr>
                <w:szCs w:val="24"/>
              </w:rPr>
              <w:t>Life is boring</w:t>
            </w:r>
            <w:r>
              <w:rPr>
                <w:szCs w:val="24"/>
              </w:rPr>
              <w:t xml:space="preserve"> &amp; </w:t>
            </w:r>
            <w:r>
              <w:rPr>
                <w:rFonts w:hint="eastAsia"/>
                <w:szCs w:val="24"/>
              </w:rPr>
              <w:t>Q</w:t>
            </w:r>
            <w:r>
              <w:rPr>
                <w:szCs w:val="24"/>
              </w:rPr>
              <w:t xml:space="preserve">12: </w:t>
            </w:r>
            <w:r w:rsidRPr="000D2874">
              <w:rPr>
                <w:szCs w:val="24"/>
              </w:rPr>
              <w:t>Like a variety of things</w:t>
            </w:r>
          </w:p>
        </w:tc>
        <w:tc>
          <w:tcPr>
            <w:tcW w:w="1584" w:type="dxa"/>
          </w:tcPr>
          <w:p w14:paraId="72A587EA" w14:textId="016EA24F" w:rsidR="000D2874" w:rsidRPr="000D2874" w:rsidRDefault="000D2874" w:rsidP="000D2874">
            <w:pPr>
              <w:spacing w:line="300" w:lineRule="exact"/>
              <w:ind w:firstLineChars="0" w:firstLine="0"/>
              <w:rPr>
                <w:szCs w:val="24"/>
              </w:rPr>
            </w:pPr>
            <w:r w:rsidRPr="000D2874">
              <w:rPr>
                <w:szCs w:val="24"/>
              </w:rPr>
              <w:t>Interest/ Pleasure loss</w:t>
            </w:r>
          </w:p>
        </w:tc>
      </w:tr>
      <w:tr w:rsidR="000D2874" w:rsidRPr="00056964" w14:paraId="42C1B5F4" w14:textId="77777777" w:rsidTr="003E48A0">
        <w:tc>
          <w:tcPr>
            <w:tcW w:w="1661" w:type="dxa"/>
          </w:tcPr>
          <w:p w14:paraId="131CA20D" w14:textId="3202E39B" w:rsidR="000D2874" w:rsidRPr="00056964" w:rsidRDefault="000D2874" w:rsidP="000D2874">
            <w:pPr>
              <w:spacing w:line="300" w:lineRule="exact"/>
              <w:ind w:firstLineChars="0" w:firstLine="0"/>
              <w:rPr>
                <w:szCs w:val="24"/>
              </w:rPr>
            </w:pPr>
            <w:r w:rsidRPr="00056964">
              <w:rPr>
                <w:rFonts w:hint="eastAsia"/>
                <w:szCs w:val="24"/>
              </w:rPr>
              <w:t>BDI-I</w:t>
            </w:r>
          </w:p>
        </w:tc>
        <w:tc>
          <w:tcPr>
            <w:tcW w:w="1243" w:type="dxa"/>
          </w:tcPr>
          <w:p w14:paraId="4C8190C2" w14:textId="33E274D2" w:rsidR="000D2874" w:rsidRPr="00056964" w:rsidRDefault="000D2874" w:rsidP="000D2874">
            <w:pPr>
              <w:spacing w:line="300" w:lineRule="exact"/>
              <w:ind w:firstLineChars="0" w:firstLine="0"/>
              <w:jc w:val="center"/>
              <w:rPr>
                <w:szCs w:val="24"/>
              </w:rPr>
            </w:pPr>
            <w:r w:rsidRPr="00056964">
              <w:rPr>
                <w:szCs w:val="24"/>
              </w:rPr>
              <w:t>21</w:t>
            </w:r>
          </w:p>
        </w:tc>
        <w:tc>
          <w:tcPr>
            <w:tcW w:w="1243" w:type="dxa"/>
          </w:tcPr>
          <w:p w14:paraId="219B451F" w14:textId="69F42F3C" w:rsidR="000D2874" w:rsidRPr="00056964" w:rsidRDefault="000D2874" w:rsidP="000D2874">
            <w:pPr>
              <w:spacing w:line="300" w:lineRule="exact"/>
              <w:ind w:firstLineChars="0" w:firstLine="0"/>
              <w:jc w:val="center"/>
              <w:rPr>
                <w:szCs w:val="24"/>
              </w:rPr>
            </w:pPr>
            <w:r>
              <w:rPr>
                <w:rFonts w:hint="eastAsia"/>
                <w:szCs w:val="24"/>
              </w:rPr>
              <w:t>1</w:t>
            </w:r>
            <w:r>
              <w:rPr>
                <w:szCs w:val="24"/>
              </w:rPr>
              <w:t>9</w:t>
            </w:r>
          </w:p>
        </w:tc>
        <w:tc>
          <w:tcPr>
            <w:tcW w:w="4187" w:type="dxa"/>
          </w:tcPr>
          <w:p w14:paraId="5CB781F0" w14:textId="5A63059E" w:rsidR="000D2874" w:rsidRPr="00056964" w:rsidRDefault="000D2874" w:rsidP="000D2874">
            <w:pPr>
              <w:spacing w:line="300" w:lineRule="exact"/>
              <w:ind w:firstLineChars="0" w:firstLine="0"/>
              <w:rPr>
                <w:szCs w:val="24"/>
              </w:rPr>
            </w:pPr>
            <w:r>
              <w:rPr>
                <w:rFonts w:hint="eastAsia"/>
                <w:szCs w:val="24"/>
              </w:rPr>
              <w:t>Q</w:t>
            </w:r>
            <w:r>
              <w:rPr>
                <w:szCs w:val="24"/>
              </w:rPr>
              <w:t xml:space="preserve">2: </w:t>
            </w:r>
            <w:r w:rsidRPr="002230E1">
              <w:rPr>
                <w:szCs w:val="24"/>
              </w:rPr>
              <w:t>0</w:t>
            </w:r>
            <w:r>
              <w:rPr>
                <w:szCs w:val="24"/>
              </w:rPr>
              <w:t xml:space="preserve">, </w:t>
            </w:r>
            <w:r w:rsidRPr="002230E1">
              <w:rPr>
                <w:szCs w:val="24"/>
              </w:rPr>
              <w:t>I'm not pessimistic about the future</w:t>
            </w:r>
            <w:r>
              <w:rPr>
                <w:szCs w:val="24"/>
              </w:rPr>
              <w:t xml:space="preserve">. </w:t>
            </w:r>
            <w:r w:rsidRPr="002230E1">
              <w:rPr>
                <w:szCs w:val="24"/>
              </w:rPr>
              <w:t>1</w:t>
            </w:r>
            <w:r>
              <w:rPr>
                <w:szCs w:val="24"/>
              </w:rPr>
              <w:t xml:space="preserve">, </w:t>
            </w:r>
            <w:r w:rsidRPr="002230E1">
              <w:rPr>
                <w:szCs w:val="24"/>
              </w:rPr>
              <w:t>I feel pessimistic about the future</w:t>
            </w:r>
            <w:r>
              <w:rPr>
                <w:szCs w:val="24"/>
              </w:rPr>
              <w:t xml:space="preserve">. 2, </w:t>
            </w:r>
            <w:r w:rsidRPr="002230E1">
              <w:rPr>
                <w:szCs w:val="24"/>
              </w:rPr>
              <w:t>I feel like I have nothing to look forward to</w:t>
            </w:r>
            <w:r>
              <w:rPr>
                <w:szCs w:val="24"/>
              </w:rPr>
              <w:t xml:space="preserve">. 3, </w:t>
            </w:r>
            <w:r w:rsidRPr="002230E1">
              <w:rPr>
                <w:szCs w:val="24"/>
              </w:rPr>
              <w:t>I feel that the future is hopeless and nothing can get better</w:t>
            </w:r>
            <w:r>
              <w:rPr>
                <w:szCs w:val="24"/>
              </w:rPr>
              <w:t xml:space="preserve">. &amp; Q3: </w:t>
            </w:r>
            <w:r w:rsidRPr="002230E1">
              <w:rPr>
                <w:szCs w:val="24"/>
              </w:rPr>
              <w:t>0</w:t>
            </w:r>
            <w:r>
              <w:rPr>
                <w:szCs w:val="24"/>
              </w:rPr>
              <w:t xml:space="preserve">, </w:t>
            </w:r>
            <w:r w:rsidRPr="002230E1">
              <w:rPr>
                <w:szCs w:val="24"/>
              </w:rPr>
              <w:t>I don't look like a loser</w:t>
            </w:r>
            <w:r>
              <w:rPr>
                <w:szCs w:val="24"/>
              </w:rPr>
              <w:t xml:space="preserve">. 1, </w:t>
            </w:r>
            <w:r w:rsidRPr="002230E1">
              <w:rPr>
                <w:szCs w:val="24"/>
              </w:rPr>
              <w:t>I think I fail more often than the average person</w:t>
            </w:r>
            <w:r>
              <w:rPr>
                <w:szCs w:val="24"/>
              </w:rPr>
              <w:t xml:space="preserve">. 2, </w:t>
            </w:r>
            <w:r w:rsidRPr="002230E1">
              <w:rPr>
                <w:szCs w:val="24"/>
              </w:rPr>
              <w:t>When I look back on the past I see many failures</w:t>
            </w:r>
            <w:r>
              <w:rPr>
                <w:szCs w:val="24"/>
              </w:rPr>
              <w:t>.</w:t>
            </w:r>
            <w:r>
              <w:rPr>
                <w:rFonts w:hint="eastAsia"/>
                <w:szCs w:val="24"/>
              </w:rPr>
              <w:t xml:space="preserve"> </w:t>
            </w:r>
            <w:r w:rsidRPr="002230E1">
              <w:rPr>
                <w:szCs w:val="24"/>
              </w:rPr>
              <w:t>3, I feel that I am a complete failure</w:t>
            </w:r>
            <w:r>
              <w:rPr>
                <w:szCs w:val="24"/>
              </w:rPr>
              <w:t xml:space="preserve">. </w:t>
            </w:r>
          </w:p>
        </w:tc>
        <w:tc>
          <w:tcPr>
            <w:tcW w:w="1584" w:type="dxa"/>
          </w:tcPr>
          <w:p w14:paraId="0700BF90" w14:textId="5C63B1D6" w:rsidR="000D2874" w:rsidRPr="00056964" w:rsidRDefault="000D2874" w:rsidP="000D2874">
            <w:pPr>
              <w:spacing w:line="300" w:lineRule="exact"/>
              <w:ind w:firstLineChars="0" w:firstLine="0"/>
              <w:rPr>
                <w:szCs w:val="24"/>
              </w:rPr>
            </w:pPr>
            <w:r w:rsidRPr="002230E1">
              <w:rPr>
                <w:szCs w:val="24"/>
              </w:rPr>
              <w:t>Sense of hopelessness</w:t>
            </w:r>
          </w:p>
        </w:tc>
      </w:tr>
      <w:tr w:rsidR="000D2874" w:rsidRPr="00056964" w14:paraId="6DCC47EC" w14:textId="77777777" w:rsidTr="003E48A0">
        <w:tc>
          <w:tcPr>
            <w:tcW w:w="1661" w:type="dxa"/>
          </w:tcPr>
          <w:p w14:paraId="630DA2C4" w14:textId="0E4FC58C" w:rsidR="000D2874" w:rsidRPr="00056964" w:rsidRDefault="000D2874" w:rsidP="000D2874">
            <w:pPr>
              <w:spacing w:line="300" w:lineRule="exact"/>
              <w:ind w:firstLineChars="0" w:firstLine="0"/>
              <w:rPr>
                <w:szCs w:val="24"/>
              </w:rPr>
            </w:pPr>
          </w:p>
        </w:tc>
        <w:tc>
          <w:tcPr>
            <w:tcW w:w="1243" w:type="dxa"/>
          </w:tcPr>
          <w:p w14:paraId="1D2A17C4" w14:textId="77777777" w:rsidR="000D2874" w:rsidRPr="00056964" w:rsidRDefault="000D2874" w:rsidP="000D2874">
            <w:pPr>
              <w:spacing w:line="300" w:lineRule="exact"/>
              <w:ind w:firstLineChars="0" w:firstLine="0"/>
              <w:jc w:val="center"/>
              <w:rPr>
                <w:szCs w:val="24"/>
              </w:rPr>
            </w:pPr>
            <w:r w:rsidRPr="00056964">
              <w:rPr>
                <w:szCs w:val="24"/>
              </w:rPr>
              <w:t>21</w:t>
            </w:r>
          </w:p>
        </w:tc>
        <w:tc>
          <w:tcPr>
            <w:tcW w:w="1243" w:type="dxa"/>
          </w:tcPr>
          <w:p w14:paraId="72DE7685" w14:textId="399DD30D" w:rsidR="000D2874" w:rsidRPr="00056964" w:rsidRDefault="000D2874" w:rsidP="000D2874">
            <w:pPr>
              <w:spacing w:line="300" w:lineRule="exact"/>
              <w:ind w:firstLineChars="0" w:firstLine="0"/>
              <w:jc w:val="center"/>
              <w:rPr>
                <w:szCs w:val="24"/>
              </w:rPr>
            </w:pPr>
            <w:r>
              <w:rPr>
                <w:rFonts w:hint="eastAsia"/>
                <w:szCs w:val="24"/>
              </w:rPr>
              <w:t>1</w:t>
            </w:r>
            <w:r>
              <w:rPr>
                <w:szCs w:val="24"/>
              </w:rPr>
              <w:t>9</w:t>
            </w:r>
          </w:p>
        </w:tc>
        <w:tc>
          <w:tcPr>
            <w:tcW w:w="4187" w:type="dxa"/>
          </w:tcPr>
          <w:p w14:paraId="5B75AE9F" w14:textId="77777777" w:rsidR="000D2874" w:rsidRPr="00056964" w:rsidRDefault="000D2874" w:rsidP="000D2874">
            <w:pPr>
              <w:spacing w:line="300" w:lineRule="exact"/>
              <w:ind w:firstLineChars="0" w:firstLine="0"/>
              <w:rPr>
                <w:szCs w:val="24"/>
              </w:rPr>
            </w:pPr>
            <w:r w:rsidRPr="00056964">
              <w:rPr>
                <w:rFonts w:hint="eastAsia"/>
                <w:szCs w:val="24"/>
              </w:rPr>
              <w:t>Q</w:t>
            </w:r>
            <w:r w:rsidRPr="00056964">
              <w:rPr>
                <w:szCs w:val="24"/>
              </w:rPr>
              <w:t>5</w:t>
            </w:r>
            <w:r w:rsidRPr="00056964">
              <w:rPr>
                <w:rFonts w:hint="eastAsia"/>
                <w:szCs w:val="24"/>
              </w:rPr>
              <w:t>:</w:t>
            </w:r>
            <w:r w:rsidRPr="00056964">
              <w:rPr>
                <w:szCs w:val="24"/>
              </w:rPr>
              <w:t xml:space="preserve"> </w:t>
            </w:r>
            <w:r w:rsidRPr="00056964">
              <w:rPr>
                <w:rFonts w:hint="eastAsia"/>
                <w:szCs w:val="24"/>
              </w:rPr>
              <w:t>0</w:t>
            </w:r>
            <w:r w:rsidRPr="00056964">
              <w:rPr>
                <w:szCs w:val="24"/>
              </w:rPr>
              <w:t>, I don't have a strong sense of guilt.</w:t>
            </w:r>
            <w:r w:rsidRPr="00056964">
              <w:rPr>
                <w:rFonts w:hint="eastAsia"/>
                <w:szCs w:val="24"/>
              </w:rPr>
              <w:t xml:space="preserve"> </w:t>
            </w:r>
            <w:r w:rsidRPr="00056964">
              <w:rPr>
                <w:szCs w:val="24"/>
              </w:rPr>
              <w:t>1, I feel guilty about many things I have done or should have done but didn't. 2, I feel guilty most of the time. 3, I feel guilty at any time.</w:t>
            </w:r>
            <w:r w:rsidRPr="00056964">
              <w:rPr>
                <w:rFonts w:hint="eastAsia"/>
                <w:szCs w:val="24"/>
              </w:rPr>
              <w:t xml:space="preserve"> </w:t>
            </w:r>
            <w:r w:rsidRPr="00056964">
              <w:rPr>
                <w:szCs w:val="24"/>
              </w:rPr>
              <w:t>&amp;</w:t>
            </w:r>
            <w:r w:rsidRPr="00056964">
              <w:rPr>
                <w:rFonts w:hint="eastAsia"/>
                <w:szCs w:val="24"/>
              </w:rPr>
              <w:t xml:space="preserve"> Q</w:t>
            </w:r>
            <w:r w:rsidRPr="00056964">
              <w:rPr>
                <w:szCs w:val="24"/>
              </w:rPr>
              <w:t>8</w:t>
            </w:r>
            <w:r w:rsidRPr="00056964">
              <w:rPr>
                <w:rFonts w:hint="eastAsia"/>
                <w:szCs w:val="24"/>
              </w:rPr>
              <w:t>:</w:t>
            </w:r>
            <w:r w:rsidRPr="00056964">
              <w:rPr>
                <w:szCs w:val="24"/>
              </w:rPr>
              <w:t xml:space="preserve"> 0, I don't blame or criticize myself any more than I did in the past. 1, I blame myself more than I used to. 2, Whenever I am at fault, I blame myself</w:t>
            </w:r>
            <w:r w:rsidRPr="00056964">
              <w:rPr>
                <w:rFonts w:hint="eastAsia"/>
                <w:szCs w:val="24"/>
              </w:rPr>
              <w:t>.</w:t>
            </w:r>
            <w:r w:rsidRPr="00056964">
              <w:rPr>
                <w:szCs w:val="24"/>
              </w:rPr>
              <w:t xml:space="preserve"> 3, Whenever something bad happens, I blame myself.</w:t>
            </w:r>
          </w:p>
        </w:tc>
        <w:tc>
          <w:tcPr>
            <w:tcW w:w="1584" w:type="dxa"/>
          </w:tcPr>
          <w:p w14:paraId="4CB8EF97" w14:textId="77777777" w:rsidR="000D2874" w:rsidRPr="00056964" w:rsidRDefault="000D2874" w:rsidP="000D2874">
            <w:pPr>
              <w:spacing w:line="300" w:lineRule="exact"/>
              <w:ind w:firstLineChars="0" w:firstLine="0"/>
              <w:rPr>
                <w:szCs w:val="24"/>
              </w:rPr>
            </w:pPr>
            <w:r w:rsidRPr="00056964">
              <w:rPr>
                <w:szCs w:val="24"/>
              </w:rPr>
              <w:t>Guilty/Self-accusation</w:t>
            </w:r>
          </w:p>
        </w:tc>
      </w:tr>
      <w:tr w:rsidR="000D2874" w:rsidRPr="00056964" w14:paraId="1AC729FA" w14:textId="77777777" w:rsidTr="003E48A0">
        <w:tc>
          <w:tcPr>
            <w:tcW w:w="1661" w:type="dxa"/>
          </w:tcPr>
          <w:p w14:paraId="50F0214B" w14:textId="77777777" w:rsidR="000D2874" w:rsidRPr="00056964" w:rsidRDefault="000D2874" w:rsidP="000D2874">
            <w:pPr>
              <w:spacing w:line="300" w:lineRule="exact"/>
              <w:ind w:firstLineChars="0" w:firstLine="0"/>
              <w:rPr>
                <w:szCs w:val="24"/>
              </w:rPr>
            </w:pPr>
            <w:r w:rsidRPr="00056964">
              <w:rPr>
                <w:szCs w:val="24"/>
              </w:rPr>
              <w:t>BDI-II</w:t>
            </w:r>
          </w:p>
        </w:tc>
        <w:tc>
          <w:tcPr>
            <w:tcW w:w="1243" w:type="dxa"/>
          </w:tcPr>
          <w:p w14:paraId="273A1E21" w14:textId="77777777" w:rsidR="000D2874" w:rsidRPr="00056964" w:rsidRDefault="000D2874" w:rsidP="000D2874">
            <w:pPr>
              <w:spacing w:line="300" w:lineRule="exact"/>
              <w:ind w:firstLineChars="0" w:firstLine="0"/>
              <w:jc w:val="center"/>
              <w:rPr>
                <w:szCs w:val="24"/>
              </w:rPr>
            </w:pPr>
            <w:r w:rsidRPr="00056964">
              <w:rPr>
                <w:szCs w:val="24"/>
              </w:rPr>
              <w:t>21</w:t>
            </w:r>
          </w:p>
        </w:tc>
        <w:tc>
          <w:tcPr>
            <w:tcW w:w="1243" w:type="dxa"/>
          </w:tcPr>
          <w:p w14:paraId="7BA29055" w14:textId="77777777" w:rsidR="000D2874" w:rsidRPr="00056964" w:rsidRDefault="000D2874" w:rsidP="000D2874">
            <w:pPr>
              <w:spacing w:line="300" w:lineRule="exact"/>
              <w:ind w:firstLineChars="0" w:firstLine="0"/>
              <w:jc w:val="center"/>
              <w:rPr>
                <w:szCs w:val="24"/>
              </w:rPr>
            </w:pPr>
            <w:r w:rsidRPr="00056964">
              <w:rPr>
                <w:szCs w:val="24"/>
              </w:rPr>
              <w:t>20</w:t>
            </w:r>
          </w:p>
        </w:tc>
        <w:tc>
          <w:tcPr>
            <w:tcW w:w="4187" w:type="dxa"/>
          </w:tcPr>
          <w:p w14:paraId="2687FD7F" w14:textId="77777777" w:rsidR="000D2874" w:rsidRPr="00056964" w:rsidRDefault="000D2874" w:rsidP="000D2874">
            <w:pPr>
              <w:spacing w:line="300" w:lineRule="exact"/>
              <w:ind w:firstLineChars="0" w:firstLine="0"/>
              <w:rPr>
                <w:szCs w:val="24"/>
              </w:rPr>
            </w:pPr>
            <w:r w:rsidRPr="00056964">
              <w:rPr>
                <w:szCs w:val="24"/>
              </w:rPr>
              <w:t>Q5</w:t>
            </w:r>
            <w:r w:rsidRPr="00056964">
              <w:rPr>
                <w:rFonts w:hint="eastAsia"/>
                <w:szCs w:val="24"/>
              </w:rPr>
              <w:t>:</w:t>
            </w:r>
            <w:r w:rsidRPr="00056964">
              <w:rPr>
                <w:szCs w:val="24"/>
              </w:rPr>
              <w:t xml:space="preserve"> Guilty &amp; Q8:</w:t>
            </w:r>
            <w:r w:rsidRPr="00056964">
              <w:t xml:space="preserve"> </w:t>
            </w:r>
            <w:r w:rsidRPr="00056964">
              <w:rPr>
                <w:szCs w:val="24"/>
              </w:rPr>
              <w:t>Self-accusation</w:t>
            </w:r>
          </w:p>
        </w:tc>
        <w:tc>
          <w:tcPr>
            <w:tcW w:w="1584" w:type="dxa"/>
          </w:tcPr>
          <w:p w14:paraId="4A14CB46" w14:textId="77777777" w:rsidR="000D2874" w:rsidRPr="00056964" w:rsidRDefault="000D2874" w:rsidP="000D2874">
            <w:pPr>
              <w:spacing w:line="300" w:lineRule="exact"/>
              <w:ind w:firstLineChars="0" w:firstLine="0"/>
              <w:rPr>
                <w:szCs w:val="24"/>
              </w:rPr>
            </w:pPr>
            <w:r w:rsidRPr="00056964">
              <w:rPr>
                <w:szCs w:val="24"/>
              </w:rPr>
              <w:t>Guilty/Self-accusation</w:t>
            </w:r>
          </w:p>
        </w:tc>
      </w:tr>
      <w:tr w:rsidR="000D2874" w:rsidRPr="00056964" w14:paraId="0B86AD9C" w14:textId="77777777" w:rsidTr="003E48A0">
        <w:tc>
          <w:tcPr>
            <w:tcW w:w="1661" w:type="dxa"/>
          </w:tcPr>
          <w:p w14:paraId="65A224B9" w14:textId="5559AF77" w:rsidR="000D2874" w:rsidRPr="00056964" w:rsidRDefault="000D2874" w:rsidP="000D2874">
            <w:pPr>
              <w:spacing w:line="300" w:lineRule="exact"/>
              <w:ind w:firstLineChars="0" w:firstLine="0"/>
              <w:rPr>
                <w:szCs w:val="24"/>
              </w:rPr>
            </w:pPr>
            <w:r w:rsidRPr="00056964">
              <w:rPr>
                <w:rFonts w:hint="eastAsia"/>
                <w:szCs w:val="24"/>
              </w:rPr>
              <w:t>C</w:t>
            </w:r>
            <w:r w:rsidRPr="00056964">
              <w:rPr>
                <w:szCs w:val="24"/>
              </w:rPr>
              <w:t>BC</w:t>
            </w:r>
            <w:r>
              <w:rPr>
                <w:szCs w:val="24"/>
              </w:rPr>
              <w:t>L_BOY</w:t>
            </w:r>
          </w:p>
        </w:tc>
        <w:tc>
          <w:tcPr>
            <w:tcW w:w="1243" w:type="dxa"/>
          </w:tcPr>
          <w:p w14:paraId="1867C34C" w14:textId="68FA3C87" w:rsidR="000D2874" w:rsidRPr="00056964" w:rsidRDefault="000D2874" w:rsidP="000D2874">
            <w:pPr>
              <w:spacing w:line="300" w:lineRule="exact"/>
              <w:ind w:firstLineChars="0" w:firstLine="0"/>
              <w:jc w:val="center"/>
              <w:rPr>
                <w:szCs w:val="24"/>
              </w:rPr>
            </w:pPr>
            <w:r w:rsidRPr="00056964">
              <w:rPr>
                <w:rFonts w:hint="eastAsia"/>
                <w:szCs w:val="24"/>
              </w:rPr>
              <w:t>1</w:t>
            </w:r>
            <w:r>
              <w:rPr>
                <w:szCs w:val="24"/>
              </w:rPr>
              <w:t>7</w:t>
            </w:r>
          </w:p>
        </w:tc>
        <w:tc>
          <w:tcPr>
            <w:tcW w:w="1243" w:type="dxa"/>
          </w:tcPr>
          <w:p w14:paraId="5FBBF846" w14:textId="4E82A92D" w:rsidR="000D2874" w:rsidRPr="00056964" w:rsidRDefault="000D2874" w:rsidP="000D2874">
            <w:pPr>
              <w:spacing w:line="300" w:lineRule="exact"/>
              <w:ind w:firstLineChars="0" w:firstLine="0"/>
              <w:jc w:val="center"/>
              <w:rPr>
                <w:szCs w:val="24"/>
              </w:rPr>
            </w:pPr>
            <w:r w:rsidRPr="00056964">
              <w:rPr>
                <w:rFonts w:hint="eastAsia"/>
                <w:szCs w:val="24"/>
              </w:rPr>
              <w:t>1</w:t>
            </w:r>
            <w:r>
              <w:rPr>
                <w:szCs w:val="24"/>
              </w:rPr>
              <w:t>6</w:t>
            </w:r>
          </w:p>
        </w:tc>
        <w:tc>
          <w:tcPr>
            <w:tcW w:w="4187" w:type="dxa"/>
          </w:tcPr>
          <w:p w14:paraId="49308213" w14:textId="77777777" w:rsidR="000D2874" w:rsidRPr="00056964" w:rsidRDefault="000D2874" w:rsidP="000D2874">
            <w:pPr>
              <w:spacing w:line="300" w:lineRule="exact"/>
              <w:ind w:firstLineChars="0" w:firstLine="0"/>
              <w:rPr>
                <w:szCs w:val="24"/>
              </w:rPr>
            </w:pPr>
            <w:r w:rsidRPr="00056964">
              <w:rPr>
                <w:szCs w:val="24"/>
              </w:rPr>
              <w:t>Q</w:t>
            </w:r>
            <w:r w:rsidRPr="00056964">
              <w:rPr>
                <w:rFonts w:hint="eastAsia"/>
                <w:szCs w:val="24"/>
              </w:rPr>
              <w:t>18:</w:t>
            </w:r>
            <w:r w:rsidRPr="00056964">
              <w:rPr>
                <w:szCs w:val="24"/>
              </w:rPr>
              <w:t xml:space="preserve"> Intentionally harming oneself or attempting suicide. </w:t>
            </w:r>
            <w:r w:rsidRPr="00056964">
              <w:rPr>
                <w:rFonts w:hint="eastAsia"/>
                <w:szCs w:val="24"/>
              </w:rPr>
              <w:t>&amp;</w:t>
            </w:r>
            <w:r w:rsidRPr="00056964">
              <w:rPr>
                <w:szCs w:val="24"/>
              </w:rPr>
              <w:t xml:space="preserve"> Q</w:t>
            </w:r>
            <w:r w:rsidRPr="00056964">
              <w:rPr>
                <w:rFonts w:hint="eastAsia"/>
                <w:szCs w:val="24"/>
              </w:rPr>
              <w:t>9</w:t>
            </w:r>
            <w:r w:rsidRPr="00056964">
              <w:rPr>
                <w:szCs w:val="24"/>
              </w:rPr>
              <w:t>1</w:t>
            </w:r>
            <w:r w:rsidRPr="00056964">
              <w:rPr>
                <w:rFonts w:hint="eastAsia"/>
                <w:szCs w:val="24"/>
              </w:rPr>
              <w:t>：</w:t>
            </w:r>
            <w:r w:rsidRPr="00056964">
              <w:rPr>
                <w:szCs w:val="24"/>
              </w:rPr>
              <w:t>Expressing the intention to commit suicide</w:t>
            </w:r>
            <w:r w:rsidRPr="00056964">
              <w:rPr>
                <w:rFonts w:hint="eastAsia"/>
                <w:szCs w:val="24"/>
              </w:rPr>
              <w:t>.</w:t>
            </w:r>
          </w:p>
        </w:tc>
        <w:tc>
          <w:tcPr>
            <w:tcW w:w="1584" w:type="dxa"/>
          </w:tcPr>
          <w:p w14:paraId="64FAFB47" w14:textId="77777777" w:rsidR="000D2874" w:rsidRPr="00056964" w:rsidRDefault="000D2874" w:rsidP="000D2874">
            <w:pPr>
              <w:spacing w:line="300" w:lineRule="exact"/>
              <w:ind w:firstLineChars="0" w:firstLine="0"/>
              <w:rPr>
                <w:szCs w:val="24"/>
              </w:rPr>
            </w:pPr>
            <w:r w:rsidRPr="00056964">
              <w:rPr>
                <w:szCs w:val="24"/>
              </w:rPr>
              <w:t>Suicidal ideation</w:t>
            </w:r>
          </w:p>
        </w:tc>
      </w:tr>
      <w:tr w:rsidR="000D2874" w:rsidRPr="00056964" w14:paraId="3A143A1B" w14:textId="77777777" w:rsidTr="003E48A0">
        <w:tc>
          <w:tcPr>
            <w:tcW w:w="1661" w:type="dxa"/>
          </w:tcPr>
          <w:p w14:paraId="20D950C1" w14:textId="12C92874" w:rsidR="000D2874" w:rsidRPr="00056964" w:rsidRDefault="000D2874" w:rsidP="000D2874">
            <w:pPr>
              <w:spacing w:line="300" w:lineRule="exact"/>
              <w:ind w:firstLineChars="0" w:firstLine="0"/>
              <w:rPr>
                <w:szCs w:val="24"/>
              </w:rPr>
            </w:pPr>
            <w:r w:rsidRPr="00056964">
              <w:rPr>
                <w:rFonts w:hint="eastAsia"/>
                <w:szCs w:val="24"/>
              </w:rPr>
              <w:lastRenderedPageBreak/>
              <w:t>C</w:t>
            </w:r>
            <w:r w:rsidRPr="00056964">
              <w:rPr>
                <w:szCs w:val="24"/>
              </w:rPr>
              <w:t>BC</w:t>
            </w:r>
            <w:r>
              <w:rPr>
                <w:szCs w:val="24"/>
              </w:rPr>
              <w:t>L_GIRL</w:t>
            </w:r>
          </w:p>
        </w:tc>
        <w:tc>
          <w:tcPr>
            <w:tcW w:w="1243" w:type="dxa"/>
          </w:tcPr>
          <w:p w14:paraId="4BFBC0AC" w14:textId="4DA9FFC3" w:rsidR="000D2874" w:rsidRPr="00056964" w:rsidRDefault="000D2874" w:rsidP="000D2874">
            <w:pPr>
              <w:spacing w:line="300" w:lineRule="exact"/>
              <w:ind w:firstLineChars="0" w:firstLine="0"/>
              <w:jc w:val="center"/>
              <w:rPr>
                <w:szCs w:val="24"/>
              </w:rPr>
            </w:pPr>
            <w:r>
              <w:rPr>
                <w:rFonts w:hint="eastAsia"/>
                <w:szCs w:val="24"/>
              </w:rPr>
              <w:t>1</w:t>
            </w:r>
            <w:r>
              <w:rPr>
                <w:szCs w:val="24"/>
              </w:rPr>
              <w:t>8</w:t>
            </w:r>
          </w:p>
        </w:tc>
        <w:tc>
          <w:tcPr>
            <w:tcW w:w="1243" w:type="dxa"/>
          </w:tcPr>
          <w:p w14:paraId="141B680B" w14:textId="76759342" w:rsidR="000D2874" w:rsidRPr="00056964" w:rsidRDefault="000D2874" w:rsidP="000D2874">
            <w:pPr>
              <w:spacing w:line="300" w:lineRule="exact"/>
              <w:ind w:firstLineChars="0" w:firstLine="0"/>
              <w:jc w:val="center"/>
              <w:rPr>
                <w:szCs w:val="24"/>
              </w:rPr>
            </w:pPr>
            <w:r>
              <w:rPr>
                <w:rFonts w:hint="eastAsia"/>
                <w:szCs w:val="24"/>
              </w:rPr>
              <w:t>1</w:t>
            </w:r>
            <w:r>
              <w:rPr>
                <w:szCs w:val="24"/>
              </w:rPr>
              <w:t>7</w:t>
            </w:r>
          </w:p>
        </w:tc>
        <w:tc>
          <w:tcPr>
            <w:tcW w:w="4187" w:type="dxa"/>
          </w:tcPr>
          <w:p w14:paraId="7A733480" w14:textId="0FEB1447" w:rsidR="000D2874" w:rsidRPr="00056964" w:rsidRDefault="000D2874" w:rsidP="000D2874">
            <w:pPr>
              <w:spacing w:line="300" w:lineRule="exact"/>
              <w:ind w:firstLineChars="0" w:firstLine="0"/>
              <w:rPr>
                <w:szCs w:val="24"/>
              </w:rPr>
            </w:pPr>
            <w:r>
              <w:rPr>
                <w:rFonts w:hint="eastAsia"/>
                <w:szCs w:val="24"/>
              </w:rPr>
              <w:t>Q</w:t>
            </w:r>
            <w:r>
              <w:rPr>
                <w:szCs w:val="24"/>
              </w:rPr>
              <w:t>12:</w:t>
            </w:r>
            <w:r>
              <w:t xml:space="preserve"> </w:t>
            </w:r>
            <w:r w:rsidRPr="002230E1">
              <w:rPr>
                <w:szCs w:val="24"/>
              </w:rPr>
              <w:t>Often talk about feeling lonely</w:t>
            </w:r>
            <w:r>
              <w:rPr>
                <w:szCs w:val="24"/>
              </w:rPr>
              <w:t xml:space="preserve">. &amp; Q111: </w:t>
            </w:r>
            <w:r w:rsidRPr="002230E1">
              <w:rPr>
                <w:szCs w:val="24"/>
              </w:rPr>
              <w:t>Lonely and unsociable</w:t>
            </w:r>
            <w:r>
              <w:rPr>
                <w:szCs w:val="24"/>
              </w:rPr>
              <w:t xml:space="preserve">. </w:t>
            </w:r>
          </w:p>
        </w:tc>
        <w:tc>
          <w:tcPr>
            <w:tcW w:w="1584" w:type="dxa"/>
          </w:tcPr>
          <w:p w14:paraId="30B20FC8" w14:textId="562631D1" w:rsidR="000D2874" w:rsidRPr="00056964" w:rsidRDefault="000D2874" w:rsidP="000D2874">
            <w:pPr>
              <w:spacing w:line="300" w:lineRule="exact"/>
              <w:ind w:firstLineChars="0" w:firstLine="0"/>
              <w:rPr>
                <w:szCs w:val="24"/>
              </w:rPr>
            </w:pPr>
            <w:r w:rsidRPr="002230E1">
              <w:rPr>
                <w:szCs w:val="24"/>
              </w:rPr>
              <w:t>Feeling Lonely</w:t>
            </w:r>
          </w:p>
        </w:tc>
      </w:tr>
      <w:tr w:rsidR="000D2874" w:rsidRPr="00056964" w14:paraId="3581DBCC" w14:textId="77777777" w:rsidTr="003E48A0">
        <w:tc>
          <w:tcPr>
            <w:tcW w:w="1661" w:type="dxa"/>
          </w:tcPr>
          <w:p w14:paraId="1838B4BA" w14:textId="72148397" w:rsidR="000D2874" w:rsidRPr="00056964" w:rsidRDefault="000D2874" w:rsidP="000D2874">
            <w:pPr>
              <w:spacing w:line="300" w:lineRule="exact"/>
              <w:ind w:firstLineChars="0" w:firstLine="0"/>
              <w:rPr>
                <w:szCs w:val="24"/>
              </w:rPr>
            </w:pPr>
            <w:r w:rsidRPr="00056964">
              <w:rPr>
                <w:szCs w:val="24"/>
              </w:rPr>
              <w:t>MFQ-C</w:t>
            </w:r>
          </w:p>
        </w:tc>
        <w:tc>
          <w:tcPr>
            <w:tcW w:w="1243" w:type="dxa"/>
          </w:tcPr>
          <w:p w14:paraId="5279F8EB" w14:textId="18092FBE" w:rsidR="000D2874" w:rsidRPr="00056964" w:rsidRDefault="000D2874" w:rsidP="000D2874">
            <w:pPr>
              <w:spacing w:line="300" w:lineRule="exact"/>
              <w:ind w:firstLineChars="0" w:firstLine="0"/>
              <w:jc w:val="center"/>
              <w:rPr>
                <w:szCs w:val="24"/>
              </w:rPr>
            </w:pPr>
            <w:r w:rsidRPr="00056964">
              <w:rPr>
                <w:rFonts w:hint="eastAsia"/>
                <w:szCs w:val="24"/>
              </w:rPr>
              <w:t>3</w:t>
            </w:r>
            <w:r w:rsidRPr="00056964">
              <w:rPr>
                <w:szCs w:val="24"/>
              </w:rPr>
              <w:t>3</w:t>
            </w:r>
          </w:p>
        </w:tc>
        <w:tc>
          <w:tcPr>
            <w:tcW w:w="1243" w:type="dxa"/>
          </w:tcPr>
          <w:p w14:paraId="2C4F35CD" w14:textId="34C2BF63" w:rsidR="000D2874" w:rsidRPr="00056964" w:rsidRDefault="000D2874" w:rsidP="000D2874">
            <w:pPr>
              <w:spacing w:line="300" w:lineRule="exact"/>
              <w:ind w:firstLineChars="0" w:firstLine="0"/>
              <w:jc w:val="center"/>
              <w:rPr>
                <w:szCs w:val="24"/>
              </w:rPr>
            </w:pPr>
            <w:r w:rsidRPr="00056964">
              <w:rPr>
                <w:rFonts w:hint="eastAsia"/>
                <w:szCs w:val="24"/>
              </w:rPr>
              <w:t>2</w:t>
            </w:r>
            <w:r>
              <w:rPr>
                <w:szCs w:val="24"/>
              </w:rPr>
              <w:t>6</w:t>
            </w:r>
          </w:p>
        </w:tc>
        <w:tc>
          <w:tcPr>
            <w:tcW w:w="4187" w:type="dxa"/>
          </w:tcPr>
          <w:p w14:paraId="75CFB88F" w14:textId="71A47F57" w:rsidR="000D2874" w:rsidRPr="00056964" w:rsidRDefault="000D2874" w:rsidP="000D2874">
            <w:pPr>
              <w:spacing w:line="300" w:lineRule="exact"/>
              <w:ind w:firstLineChars="0" w:firstLine="0"/>
              <w:rPr>
                <w:szCs w:val="24"/>
              </w:rPr>
            </w:pPr>
            <w:r>
              <w:rPr>
                <w:rFonts w:hint="eastAsia"/>
                <w:szCs w:val="24"/>
              </w:rPr>
              <w:t>Q</w:t>
            </w:r>
            <w:r>
              <w:rPr>
                <w:szCs w:val="24"/>
              </w:rPr>
              <w:t>7: F</w:t>
            </w:r>
            <w:r w:rsidRPr="002230E1">
              <w:rPr>
                <w:szCs w:val="24"/>
              </w:rPr>
              <w:t>eeling uneasy</w:t>
            </w:r>
            <w:r>
              <w:rPr>
                <w:szCs w:val="24"/>
              </w:rPr>
              <w:t xml:space="preserve">. &amp; Q22: </w:t>
            </w:r>
            <w:r w:rsidRPr="002230E1">
              <w:rPr>
                <w:szCs w:val="24"/>
              </w:rPr>
              <w:t>Crap happens.</w:t>
            </w:r>
          </w:p>
        </w:tc>
        <w:tc>
          <w:tcPr>
            <w:tcW w:w="1584" w:type="dxa"/>
          </w:tcPr>
          <w:p w14:paraId="3CE843E7" w14:textId="2AB912B8" w:rsidR="000D2874" w:rsidRPr="00056964" w:rsidRDefault="000D2874" w:rsidP="000D2874">
            <w:pPr>
              <w:spacing w:line="300" w:lineRule="exact"/>
              <w:ind w:firstLineChars="0" w:firstLine="0"/>
              <w:rPr>
                <w:szCs w:val="24"/>
              </w:rPr>
            </w:pPr>
            <w:r w:rsidRPr="002230E1">
              <w:rPr>
                <w:szCs w:val="24"/>
              </w:rPr>
              <w:t>Psychic anxiety</w:t>
            </w:r>
          </w:p>
        </w:tc>
      </w:tr>
      <w:tr w:rsidR="000D2874" w:rsidRPr="00056964" w14:paraId="40754613" w14:textId="77777777" w:rsidTr="003E48A0">
        <w:tc>
          <w:tcPr>
            <w:tcW w:w="1661" w:type="dxa"/>
          </w:tcPr>
          <w:p w14:paraId="48BEF2D8" w14:textId="13FD121C" w:rsidR="000D2874" w:rsidRPr="00056964" w:rsidRDefault="000D2874" w:rsidP="000D2874">
            <w:pPr>
              <w:spacing w:line="300" w:lineRule="exact"/>
              <w:ind w:firstLineChars="0" w:firstLine="0"/>
              <w:rPr>
                <w:szCs w:val="24"/>
              </w:rPr>
            </w:pPr>
          </w:p>
        </w:tc>
        <w:tc>
          <w:tcPr>
            <w:tcW w:w="1243" w:type="dxa"/>
          </w:tcPr>
          <w:p w14:paraId="607712A5" w14:textId="77777777" w:rsidR="000D2874" w:rsidRPr="00056964" w:rsidRDefault="000D2874" w:rsidP="000D2874">
            <w:pPr>
              <w:spacing w:line="300" w:lineRule="exact"/>
              <w:ind w:firstLineChars="0" w:firstLine="0"/>
              <w:jc w:val="center"/>
              <w:rPr>
                <w:szCs w:val="24"/>
              </w:rPr>
            </w:pPr>
            <w:r w:rsidRPr="00056964">
              <w:rPr>
                <w:rFonts w:hint="eastAsia"/>
                <w:szCs w:val="24"/>
              </w:rPr>
              <w:t>3</w:t>
            </w:r>
            <w:r w:rsidRPr="00056964">
              <w:rPr>
                <w:szCs w:val="24"/>
              </w:rPr>
              <w:t>3</w:t>
            </w:r>
          </w:p>
        </w:tc>
        <w:tc>
          <w:tcPr>
            <w:tcW w:w="1243" w:type="dxa"/>
          </w:tcPr>
          <w:p w14:paraId="53133D66" w14:textId="06BCD4ED" w:rsidR="000D2874" w:rsidRPr="00056964" w:rsidRDefault="000D2874" w:rsidP="000D2874">
            <w:pPr>
              <w:spacing w:line="300" w:lineRule="exact"/>
              <w:ind w:firstLineChars="0" w:firstLine="0"/>
              <w:jc w:val="center"/>
              <w:rPr>
                <w:szCs w:val="24"/>
              </w:rPr>
            </w:pPr>
            <w:r>
              <w:rPr>
                <w:rFonts w:hint="eastAsia"/>
                <w:szCs w:val="24"/>
              </w:rPr>
              <w:t>2</w:t>
            </w:r>
            <w:r>
              <w:rPr>
                <w:szCs w:val="24"/>
              </w:rPr>
              <w:t>6</w:t>
            </w:r>
          </w:p>
        </w:tc>
        <w:tc>
          <w:tcPr>
            <w:tcW w:w="4187" w:type="dxa"/>
          </w:tcPr>
          <w:p w14:paraId="24275CC1" w14:textId="77777777" w:rsidR="000D2874" w:rsidRPr="00056964" w:rsidRDefault="000D2874" w:rsidP="000D2874">
            <w:pPr>
              <w:spacing w:line="300" w:lineRule="exact"/>
              <w:ind w:firstLineChars="0" w:firstLine="0"/>
              <w:rPr>
                <w:szCs w:val="24"/>
              </w:rPr>
            </w:pPr>
            <w:r w:rsidRPr="00056964">
              <w:rPr>
                <w:szCs w:val="24"/>
              </w:rPr>
              <w:t>Q6</w:t>
            </w:r>
            <w:r w:rsidRPr="00056964">
              <w:rPr>
                <w:rFonts w:hint="eastAsia"/>
                <w:szCs w:val="24"/>
              </w:rPr>
              <w:t>:</w:t>
            </w:r>
            <w:r w:rsidRPr="00056964">
              <w:rPr>
                <w:szCs w:val="24"/>
              </w:rPr>
              <w:t xml:space="preserve"> Slower than usual in activities.</w:t>
            </w:r>
            <w:r w:rsidRPr="00056964">
              <w:rPr>
                <w:rFonts w:hint="eastAsia"/>
                <w:szCs w:val="24"/>
              </w:rPr>
              <w:t xml:space="preserve"> &amp;</w:t>
            </w:r>
            <w:r w:rsidRPr="00056964">
              <w:rPr>
                <w:szCs w:val="24"/>
              </w:rPr>
              <w:t xml:space="preserve"> Q13</w:t>
            </w:r>
            <w:r w:rsidRPr="00056964">
              <w:rPr>
                <w:rFonts w:hint="eastAsia"/>
                <w:szCs w:val="24"/>
              </w:rPr>
              <w:t xml:space="preserve">: </w:t>
            </w:r>
            <w:r w:rsidRPr="00056964">
              <w:rPr>
                <w:szCs w:val="24"/>
              </w:rPr>
              <w:t>Speaking slower than usual.</w:t>
            </w:r>
          </w:p>
        </w:tc>
        <w:tc>
          <w:tcPr>
            <w:tcW w:w="1584" w:type="dxa"/>
          </w:tcPr>
          <w:p w14:paraId="151E24C5" w14:textId="77777777" w:rsidR="000D2874" w:rsidRPr="00056964" w:rsidRDefault="000D2874" w:rsidP="000D2874">
            <w:pPr>
              <w:spacing w:line="300" w:lineRule="exact"/>
              <w:ind w:firstLineChars="0" w:firstLine="0"/>
              <w:rPr>
                <w:szCs w:val="24"/>
              </w:rPr>
            </w:pPr>
            <w:r w:rsidRPr="00056964">
              <w:rPr>
                <w:szCs w:val="24"/>
              </w:rPr>
              <w:t>Retardation</w:t>
            </w:r>
          </w:p>
        </w:tc>
      </w:tr>
      <w:tr w:rsidR="000D2874" w:rsidRPr="00056964" w14:paraId="5A0DAFF4" w14:textId="77777777" w:rsidTr="003E48A0">
        <w:tc>
          <w:tcPr>
            <w:tcW w:w="1661" w:type="dxa"/>
          </w:tcPr>
          <w:p w14:paraId="6E0E1CB1" w14:textId="3FF36CC8" w:rsidR="000D2874" w:rsidRPr="00056964" w:rsidRDefault="000D2874" w:rsidP="000D2874">
            <w:pPr>
              <w:spacing w:line="300" w:lineRule="exact"/>
              <w:ind w:firstLineChars="0" w:firstLine="0"/>
              <w:rPr>
                <w:szCs w:val="24"/>
              </w:rPr>
            </w:pPr>
          </w:p>
        </w:tc>
        <w:tc>
          <w:tcPr>
            <w:tcW w:w="1243" w:type="dxa"/>
          </w:tcPr>
          <w:p w14:paraId="2E6FB1AE" w14:textId="4442166C" w:rsidR="000D2874" w:rsidRPr="00056964" w:rsidRDefault="000D2874" w:rsidP="000D2874">
            <w:pPr>
              <w:spacing w:line="300" w:lineRule="exact"/>
              <w:ind w:firstLineChars="0" w:firstLine="0"/>
              <w:jc w:val="center"/>
              <w:rPr>
                <w:szCs w:val="24"/>
              </w:rPr>
            </w:pPr>
            <w:r w:rsidRPr="00056964">
              <w:rPr>
                <w:rFonts w:hint="eastAsia"/>
                <w:szCs w:val="24"/>
              </w:rPr>
              <w:t>3</w:t>
            </w:r>
            <w:r w:rsidRPr="00056964">
              <w:rPr>
                <w:szCs w:val="24"/>
              </w:rPr>
              <w:t>3</w:t>
            </w:r>
          </w:p>
        </w:tc>
        <w:tc>
          <w:tcPr>
            <w:tcW w:w="1243" w:type="dxa"/>
          </w:tcPr>
          <w:p w14:paraId="0E0031F6" w14:textId="040457A7" w:rsidR="000D2874" w:rsidRPr="00056964" w:rsidRDefault="000D2874" w:rsidP="000D2874">
            <w:pPr>
              <w:spacing w:line="300" w:lineRule="exact"/>
              <w:ind w:firstLineChars="0" w:firstLine="0"/>
              <w:jc w:val="center"/>
              <w:rPr>
                <w:szCs w:val="24"/>
              </w:rPr>
            </w:pPr>
            <w:r w:rsidRPr="00056964">
              <w:rPr>
                <w:rFonts w:hint="eastAsia"/>
                <w:szCs w:val="24"/>
              </w:rPr>
              <w:t>2</w:t>
            </w:r>
            <w:r>
              <w:rPr>
                <w:szCs w:val="24"/>
              </w:rPr>
              <w:t>6</w:t>
            </w:r>
          </w:p>
        </w:tc>
        <w:tc>
          <w:tcPr>
            <w:tcW w:w="4187" w:type="dxa"/>
          </w:tcPr>
          <w:p w14:paraId="3889645D" w14:textId="77777777" w:rsidR="000D2874" w:rsidRPr="00056964" w:rsidRDefault="000D2874" w:rsidP="000D2874">
            <w:pPr>
              <w:spacing w:line="300" w:lineRule="exact"/>
              <w:ind w:firstLineChars="0" w:firstLine="0"/>
              <w:rPr>
                <w:szCs w:val="24"/>
              </w:rPr>
            </w:pPr>
            <w:r w:rsidRPr="00056964">
              <w:rPr>
                <w:szCs w:val="24"/>
              </w:rPr>
              <w:t xml:space="preserve">Q16: Life is not worth living. </w:t>
            </w:r>
            <w:r w:rsidRPr="00056964">
              <w:rPr>
                <w:rFonts w:hint="eastAsia"/>
                <w:szCs w:val="24"/>
              </w:rPr>
              <w:t>&amp;</w:t>
            </w:r>
            <w:r w:rsidRPr="00056964">
              <w:rPr>
                <w:szCs w:val="24"/>
              </w:rPr>
              <w:t xml:space="preserve"> Q17</w:t>
            </w:r>
            <w:r w:rsidRPr="00056964">
              <w:rPr>
                <w:rFonts w:hint="eastAsia"/>
                <w:szCs w:val="24"/>
              </w:rPr>
              <w:t>：</w:t>
            </w:r>
            <w:r w:rsidRPr="00056964">
              <w:rPr>
                <w:szCs w:val="24"/>
              </w:rPr>
              <w:t>Thinking about death</w:t>
            </w:r>
            <w:r w:rsidRPr="00056964">
              <w:rPr>
                <w:rFonts w:hint="eastAsia"/>
                <w:szCs w:val="24"/>
              </w:rPr>
              <w:t>.</w:t>
            </w:r>
            <w:r w:rsidRPr="00056964">
              <w:rPr>
                <w:szCs w:val="24"/>
              </w:rPr>
              <w:t xml:space="preserve"> </w:t>
            </w:r>
            <w:r w:rsidRPr="00056964">
              <w:rPr>
                <w:rFonts w:hint="eastAsia"/>
                <w:szCs w:val="24"/>
              </w:rPr>
              <w:t>&amp;</w:t>
            </w:r>
            <w:r w:rsidRPr="00056964">
              <w:rPr>
                <w:szCs w:val="24"/>
              </w:rPr>
              <w:t xml:space="preserve"> Q19</w:t>
            </w:r>
            <w:r w:rsidRPr="00056964">
              <w:rPr>
                <w:rFonts w:hint="eastAsia"/>
                <w:szCs w:val="24"/>
              </w:rPr>
              <w:t>：</w:t>
            </w:r>
            <w:r w:rsidRPr="00056964">
              <w:rPr>
                <w:szCs w:val="24"/>
              </w:rPr>
              <w:t>Thinking of suicide</w:t>
            </w:r>
            <w:r w:rsidRPr="00056964">
              <w:rPr>
                <w:rFonts w:hint="eastAsia"/>
                <w:szCs w:val="24"/>
              </w:rPr>
              <w:t>.</w:t>
            </w:r>
          </w:p>
        </w:tc>
        <w:tc>
          <w:tcPr>
            <w:tcW w:w="1584" w:type="dxa"/>
          </w:tcPr>
          <w:p w14:paraId="09DC0DE5" w14:textId="77777777" w:rsidR="000D2874" w:rsidRPr="00056964" w:rsidRDefault="000D2874" w:rsidP="000D2874">
            <w:pPr>
              <w:spacing w:line="300" w:lineRule="exact"/>
              <w:ind w:firstLineChars="0" w:firstLine="0"/>
              <w:rPr>
                <w:szCs w:val="24"/>
              </w:rPr>
            </w:pPr>
            <w:r w:rsidRPr="00056964">
              <w:rPr>
                <w:szCs w:val="24"/>
              </w:rPr>
              <w:t>Suicidal ideation</w:t>
            </w:r>
          </w:p>
        </w:tc>
      </w:tr>
      <w:tr w:rsidR="000D2874" w:rsidRPr="00056964" w14:paraId="0AE3FB83" w14:textId="77777777" w:rsidTr="003E48A0">
        <w:tc>
          <w:tcPr>
            <w:tcW w:w="1661" w:type="dxa"/>
          </w:tcPr>
          <w:p w14:paraId="5A241275" w14:textId="78A11802" w:rsidR="000D2874" w:rsidRPr="00056964" w:rsidRDefault="000D2874" w:rsidP="000D2874">
            <w:pPr>
              <w:spacing w:line="300" w:lineRule="exact"/>
              <w:ind w:firstLineChars="0" w:firstLine="0"/>
              <w:rPr>
                <w:szCs w:val="24"/>
              </w:rPr>
            </w:pPr>
          </w:p>
        </w:tc>
        <w:tc>
          <w:tcPr>
            <w:tcW w:w="1243" w:type="dxa"/>
          </w:tcPr>
          <w:p w14:paraId="34E50525" w14:textId="4676EC9E" w:rsidR="000D2874" w:rsidRPr="00056964" w:rsidRDefault="000D2874" w:rsidP="000D2874">
            <w:pPr>
              <w:spacing w:line="300" w:lineRule="exact"/>
              <w:ind w:firstLineChars="0" w:firstLine="0"/>
              <w:jc w:val="center"/>
              <w:rPr>
                <w:szCs w:val="24"/>
              </w:rPr>
            </w:pPr>
            <w:r w:rsidRPr="00056964">
              <w:rPr>
                <w:rFonts w:hint="eastAsia"/>
                <w:szCs w:val="24"/>
              </w:rPr>
              <w:t>3</w:t>
            </w:r>
            <w:r w:rsidRPr="00056964">
              <w:rPr>
                <w:szCs w:val="24"/>
              </w:rPr>
              <w:t>3</w:t>
            </w:r>
          </w:p>
        </w:tc>
        <w:tc>
          <w:tcPr>
            <w:tcW w:w="1243" w:type="dxa"/>
          </w:tcPr>
          <w:p w14:paraId="510332D5" w14:textId="58030739" w:rsidR="000D2874" w:rsidRPr="00056964" w:rsidRDefault="000D2874" w:rsidP="000D2874">
            <w:pPr>
              <w:spacing w:line="300" w:lineRule="exact"/>
              <w:ind w:firstLineChars="0" w:firstLine="0"/>
              <w:jc w:val="center"/>
              <w:rPr>
                <w:szCs w:val="24"/>
              </w:rPr>
            </w:pPr>
            <w:r w:rsidRPr="00056964">
              <w:rPr>
                <w:rFonts w:hint="eastAsia"/>
                <w:szCs w:val="24"/>
              </w:rPr>
              <w:t>2</w:t>
            </w:r>
            <w:r>
              <w:rPr>
                <w:szCs w:val="24"/>
              </w:rPr>
              <w:t>6</w:t>
            </w:r>
          </w:p>
        </w:tc>
        <w:tc>
          <w:tcPr>
            <w:tcW w:w="4187" w:type="dxa"/>
          </w:tcPr>
          <w:p w14:paraId="02C1FFC8" w14:textId="5BB44F16" w:rsidR="000D2874" w:rsidRPr="00056964" w:rsidRDefault="000D2874" w:rsidP="000D2874">
            <w:pPr>
              <w:spacing w:line="300" w:lineRule="exact"/>
              <w:ind w:firstLineChars="0" w:firstLine="0"/>
              <w:rPr>
                <w:szCs w:val="24"/>
              </w:rPr>
            </w:pPr>
            <w:r w:rsidRPr="00056964">
              <w:rPr>
                <w:szCs w:val="24"/>
              </w:rPr>
              <w:t>Q8</w:t>
            </w:r>
            <w:r w:rsidRPr="00056964">
              <w:rPr>
                <w:rFonts w:hint="eastAsia"/>
                <w:szCs w:val="24"/>
              </w:rPr>
              <w:t>:</w:t>
            </w:r>
            <w:r w:rsidRPr="00056964">
              <w:rPr>
                <w:szCs w:val="24"/>
              </w:rPr>
              <w:t xml:space="preserve"> No longer a good person. </w:t>
            </w:r>
            <w:r w:rsidRPr="00056964">
              <w:rPr>
                <w:rFonts w:hint="eastAsia"/>
                <w:szCs w:val="24"/>
              </w:rPr>
              <w:t>&amp;</w:t>
            </w:r>
            <w:r w:rsidRPr="00056964">
              <w:rPr>
                <w:szCs w:val="24"/>
              </w:rPr>
              <w:t xml:space="preserve"> Q9: Feeling self-blame for things that aren't my fault. </w:t>
            </w:r>
            <w:r w:rsidRPr="00056964">
              <w:rPr>
                <w:rFonts w:hint="eastAsia"/>
                <w:szCs w:val="24"/>
              </w:rPr>
              <w:t>&amp;</w:t>
            </w:r>
            <w:r w:rsidRPr="00056964">
              <w:rPr>
                <w:szCs w:val="24"/>
              </w:rPr>
              <w:t xml:space="preserve"> Q24: Considering oneself a bad person.</w:t>
            </w:r>
            <w:r>
              <w:rPr>
                <w:szCs w:val="24"/>
              </w:rPr>
              <w:t xml:space="preserve"> &amp; Q31: </w:t>
            </w:r>
            <w:r w:rsidRPr="006C3145">
              <w:rPr>
                <w:szCs w:val="24"/>
              </w:rPr>
              <w:t>It's wrong to do anything</w:t>
            </w:r>
            <w:r>
              <w:rPr>
                <w:szCs w:val="24"/>
              </w:rPr>
              <w:t>.</w:t>
            </w:r>
          </w:p>
          <w:p w14:paraId="677E4C6F" w14:textId="77777777" w:rsidR="000D2874" w:rsidRPr="00056964" w:rsidRDefault="000D2874" w:rsidP="000D2874">
            <w:pPr>
              <w:spacing w:line="300" w:lineRule="exact"/>
              <w:ind w:firstLineChars="0" w:firstLine="0"/>
              <w:rPr>
                <w:szCs w:val="24"/>
              </w:rPr>
            </w:pPr>
          </w:p>
        </w:tc>
        <w:tc>
          <w:tcPr>
            <w:tcW w:w="1584" w:type="dxa"/>
          </w:tcPr>
          <w:p w14:paraId="734721AE" w14:textId="77777777" w:rsidR="000D2874" w:rsidRPr="00056964" w:rsidRDefault="000D2874" w:rsidP="000D2874">
            <w:pPr>
              <w:spacing w:line="300" w:lineRule="exact"/>
              <w:ind w:firstLineChars="0" w:firstLine="0"/>
              <w:rPr>
                <w:szCs w:val="24"/>
              </w:rPr>
            </w:pPr>
            <w:r w:rsidRPr="00056964">
              <w:rPr>
                <w:szCs w:val="24"/>
              </w:rPr>
              <w:t>Guilty/Self-accusation</w:t>
            </w:r>
          </w:p>
        </w:tc>
      </w:tr>
      <w:tr w:rsidR="000D2874" w:rsidRPr="00056964" w14:paraId="0772D027" w14:textId="77777777" w:rsidTr="003E48A0">
        <w:tc>
          <w:tcPr>
            <w:tcW w:w="1661" w:type="dxa"/>
          </w:tcPr>
          <w:p w14:paraId="6D5A92C1" w14:textId="1559A312" w:rsidR="000D2874" w:rsidRPr="00056964" w:rsidRDefault="000D2874" w:rsidP="000D2874">
            <w:pPr>
              <w:spacing w:line="300" w:lineRule="exact"/>
              <w:ind w:firstLineChars="0" w:firstLine="0"/>
              <w:rPr>
                <w:szCs w:val="24"/>
              </w:rPr>
            </w:pPr>
            <w:r w:rsidRPr="00056964">
              <w:rPr>
                <w:szCs w:val="24"/>
              </w:rPr>
              <w:t>CSSDS</w:t>
            </w:r>
          </w:p>
        </w:tc>
        <w:tc>
          <w:tcPr>
            <w:tcW w:w="1243" w:type="dxa"/>
          </w:tcPr>
          <w:p w14:paraId="46BCF7F7" w14:textId="2AD1A9E7" w:rsidR="000D2874" w:rsidRPr="00056964" w:rsidRDefault="000D2874" w:rsidP="000D2874">
            <w:pPr>
              <w:spacing w:line="300" w:lineRule="exact"/>
              <w:ind w:firstLineChars="0" w:firstLine="0"/>
              <w:jc w:val="center"/>
              <w:rPr>
                <w:szCs w:val="24"/>
              </w:rPr>
            </w:pPr>
            <w:r w:rsidRPr="00056964">
              <w:rPr>
                <w:rFonts w:hint="eastAsia"/>
                <w:szCs w:val="24"/>
              </w:rPr>
              <w:t>2</w:t>
            </w:r>
            <w:r w:rsidRPr="00056964">
              <w:rPr>
                <w:szCs w:val="24"/>
              </w:rPr>
              <w:t>0</w:t>
            </w:r>
          </w:p>
        </w:tc>
        <w:tc>
          <w:tcPr>
            <w:tcW w:w="1243" w:type="dxa"/>
          </w:tcPr>
          <w:p w14:paraId="5A819053" w14:textId="486FDDE1" w:rsidR="000D2874" w:rsidRDefault="000D2874" w:rsidP="000D2874">
            <w:pPr>
              <w:spacing w:line="300" w:lineRule="exact"/>
              <w:ind w:firstLineChars="0" w:firstLine="0"/>
              <w:jc w:val="center"/>
              <w:rPr>
                <w:szCs w:val="24"/>
              </w:rPr>
            </w:pPr>
            <w:r>
              <w:rPr>
                <w:rFonts w:hint="eastAsia"/>
                <w:szCs w:val="24"/>
              </w:rPr>
              <w:t>1</w:t>
            </w:r>
            <w:r>
              <w:rPr>
                <w:szCs w:val="24"/>
              </w:rPr>
              <w:t>4</w:t>
            </w:r>
          </w:p>
        </w:tc>
        <w:tc>
          <w:tcPr>
            <w:tcW w:w="4187" w:type="dxa"/>
          </w:tcPr>
          <w:p w14:paraId="378AB8F0" w14:textId="37B7B7B1" w:rsidR="000D2874" w:rsidRPr="00056964" w:rsidRDefault="000D2874" w:rsidP="000D2874">
            <w:pPr>
              <w:spacing w:line="300" w:lineRule="exact"/>
              <w:ind w:left="120" w:hangingChars="50" w:hanging="120"/>
              <w:rPr>
                <w:szCs w:val="24"/>
              </w:rPr>
            </w:pPr>
            <w:r>
              <w:rPr>
                <w:rFonts w:hint="eastAsia"/>
                <w:szCs w:val="24"/>
              </w:rPr>
              <w:t>Q</w:t>
            </w:r>
            <w:r>
              <w:rPr>
                <w:szCs w:val="24"/>
              </w:rPr>
              <w:t xml:space="preserve">2: </w:t>
            </w:r>
            <w:r w:rsidRPr="009D6E23">
              <w:rPr>
                <w:szCs w:val="24"/>
              </w:rPr>
              <w:t>I have low energy</w:t>
            </w:r>
            <w:r>
              <w:rPr>
                <w:szCs w:val="24"/>
              </w:rPr>
              <w:t xml:space="preserve">. &amp; Q14: </w:t>
            </w:r>
            <w:r w:rsidRPr="009D6E23">
              <w:rPr>
                <w:szCs w:val="24"/>
              </w:rPr>
              <w:t>I take everything as a burden</w:t>
            </w:r>
            <w:r>
              <w:rPr>
                <w:szCs w:val="24"/>
              </w:rPr>
              <w:t>.</w:t>
            </w:r>
          </w:p>
        </w:tc>
        <w:tc>
          <w:tcPr>
            <w:tcW w:w="1584" w:type="dxa"/>
          </w:tcPr>
          <w:p w14:paraId="5FE5A188" w14:textId="07C1F02F" w:rsidR="000D2874" w:rsidRPr="009D6E23" w:rsidRDefault="000D2874" w:rsidP="000D2874">
            <w:pPr>
              <w:spacing w:line="300" w:lineRule="exact"/>
              <w:ind w:firstLineChars="0" w:firstLine="0"/>
              <w:rPr>
                <w:szCs w:val="24"/>
              </w:rPr>
            </w:pPr>
            <w:bookmarkStart w:id="102" w:name="OLE_LINK6"/>
            <w:r w:rsidRPr="00FF47BE">
              <w:rPr>
                <w:szCs w:val="24"/>
              </w:rPr>
              <w:t>Energy loss</w:t>
            </w:r>
            <w:bookmarkEnd w:id="102"/>
          </w:p>
        </w:tc>
      </w:tr>
      <w:tr w:rsidR="000D2874" w:rsidRPr="00056964" w14:paraId="64E35780" w14:textId="77777777" w:rsidTr="003E48A0">
        <w:tc>
          <w:tcPr>
            <w:tcW w:w="1661" w:type="dxa"/>
          </w:tcPr>
          <w:p w14:paraId="67348842" w14:textId="5722FF62" w:rsidR="000D2874" w:rsidRPr="00056964" w:rsidRDefault="000D2874" w:rsidP="000D2874">
            <w:pPr>
              <w:spacing w:line="300" w:lineRule="exact"/>
              <w:ind w:firstLineChars="0" w:firstLine="0"/>
              <w:rPr>
                <w:szCs w:val="24"/>
              </w:rPr>
            </w:pPr>
          </w:p>
        </w:tc>
        <w:tc>
          <w:tcPr>
            <w:tcW w:w="1243" w:type="dxa"/>
          </w:tcPr>
          <w:p w14:paraId="655C4A9A" w14:textId="77777777" w:rsidR="000D2874" w:rsidRPr="00056964" w:rsidRDefault="000D2874" w:rsidP="000D2874">
            <w:pPr>
              <w:spacing w:line="300" w:lineRule="exact"/>
              <w:ind w:firstLineChars="0" w:firstLine="0"/>
              <w:jc w:val="center"/>
              <w:rPr>
                <w:szCs w:val="24"/>
              </w:rPr>
            </w:pPr>
            <w:r w:rsidRPr="00056964">
              <w:rPr>
                <w:rFonts w:hint="eastAsia"/>
                <w:szCs w:val="24"/>
              </w:rPr>
              <w:t>2</w:t>
            </w:r>
            <w:r w:rsidRPr="00056964">
              <w:rPr>
                <w:szCs w:val="24"/>
              </w:rPr>
              <w:t>0</w:t>
            </w:r>
          </w:p>
        </w:tc>
        <w:tc>
          <w:tcPr>
            <w:tcW w:w="1243" w:type="dxa"/>
          </w:tcPr>
          <w:p w14:paraId="20A6F51A" w14:textId="392887C0" w:rsidR="000D2874" w:rsidRPr="00056964" w:rsidRDefault="000D2874" w:rsidP="000D2874">
            <w:pPr>
              <w:spacing w:line="300" w:lineRule="exact"/>
              <w:ind w:firstLineChars="0" w:firstLine="0"/>
              <w:jc w:val="center"/>
              <w:rPr>
                <w:szCs w:val="24"/>
              </w:rPr>
            </w:pPr>
            <w:r>
              <w:rPr>
                <w:rFonts w:hint="eastAsia"/>
                <w:szCs w:val="24"/>
              </w:rPr>
              <w:t>1</w:t>
            </w:r>
            <w:r>
              <w:rPr>
                <w:szCs w:val="24"/>
              </w:rPr>
              <w:t>4</w:t>
            </w:r>
          </w:p>
        </w:tc>
        <w:tc>
          <w:tcPr>
            <w:tcW w:w="4187" w:type="dxa"/>
          </w:tcPr>
          <w:p w14:paraId="4015A34A" w14:textId="4FAF3102" w:rsidR="000D2874" w:rsidRPr="00056964" w:rsidRDefault="000D2874" w:rsidP="000D2874">
            <w:pPr>
              <w:spacing w:line="300" w:lineRule="exact"/>
              <w:ind w:left="120" w:hangingChars="50" w:hanging="120"/>
              <w:rPr>
                <w:szCs w:val="24"/>
              </w:rPr>
            </w:pPr>
            <w:r w:rsidRPr="00056964">
              <w:rPr>
                <w:szCs w:val="24"/>
              </w:rPr>
              <w:t>Q4: I have no interest in studying. &amp; Q8:</w:t>
            </w:r>
            <w:r w:rsidRPr="00056964">
              <w:t xml:space="preserve"> </w:t>
            </w:r>
            <w:r w:rsidRPr="00056964">
              <w:rPr>
                <w:szCs w:val="24"/>
              </w:rPr>
              <w:t>I find studying dull and uninteresting.</w:t>
            </w:r>
            <w:r>
              <w:rPr>
                <w:szCs w:val="24"/>
              </w:rPr>
              <w:t xml:space="preserve"> &amp; Q12: </w:t>
            </w:r>
            <w:r w:rsidRPr="006C3145">
              <w:rPr>
                <w:szCs w:val="24"/>
              </w:rPr>
              <w:t>My grades are dropping</w:t>
            </w:r>
            <w:r>
              <w:rPr>
                <w:szCs w:val="24"/>
              </w:rPr>
              <w:t>. &amp; Q16</w:t>
            </w:r>
            <w:r>
              <w:rPr>
                <w:rFonts w:hint="eastAsia"/>
                <w:szCs w:val="24"/>
              </w:rPr>
              <w:t>：</w:t>
            </w:r>
            <w:r>
              <w:rPr>
                <w:rFonts w:hint="eastAsia"/>
                <w:szCs w:val="24"/>
              </w:rPr>
              <w:t xml:space="preserve"> </w:t>
            </w:r>
            <w:r w:rsidRPr="006C3145">
              <w:rPr>
                <w:szCs w:val="24"/>
              </w:rPr>
              <w:t>I worry about my academic performance</w:t>
            </w:r>
            <w:r>
              <w:rPr>
                <w:szCs w:val="24"/>
              </w:rPr>
              <w:t xml:space="preserve">. &amp; Q18: </w:t>
            </w:r>
            <w:r w:rsidRPr="006C3145">
              <w:rPr>
                <w:szCs w:val="24"/>
              </w:rPr>
              <w:t>I lost the will to study</w:t>
            </w:r>
            <w:r>
              <w:rPr>
                <w:szCs w:val="24"/>
              </w:rPr>
              <w:t xml:space="preserve">. &amp; Q20: </w:t>
            </w:r>
            <w:r w:rsidRPr="006C3145">
              <w:rPr>
                <w:szCs w:val="24"/>
              </w:rPr>
              <w:t>My study efficiency is low</w:t>
            </w:r>
            <w:r>
              <w:rPr>
                <w:szCs w:val="24"/>
              </w:rPr>
              <w:t xml:space="preserve">. </w:t>
            </w:r>
          </w:p>
        </w:tc>
        <w:tc>
          <w:tcPr>
            <w:tcW w:w="1584" w:type="dxa"/>
          </w:tcPr>
          <w:p w14:paraId="1926143E" w14:textId="77777777" w:rsidR="000D2874" w:rsidRPr="00056964" w:rsidRDefault="000D2874" w:rsidP="000D2874">
            <w:pPr>
              <w:spacing w:line="300" w:lineRule="exact"/>
              <w:ind w:firstLineChars="0" w:firstLine="0"/>
              <w:rPr>
                <w:szCs w:val="24"/>
              </w:rPr>
            </w:pPr>
            <w:r w:rsidRPr="00056964">
              <w:rPr>
                <w:szCs w:val="24"/>
              </w:rPr>
              <w:t>Learning difficulties</w:t>
            </w:r>
          </w:p>
        </w:tc>
      </w:tr>
      <w:tr w:rsidR="000D2874" w:rsidRPr="00056964" w14:paraId="1121D4BB" w14:textId="77777777" w:rsidTr="003E48A0">
        <w:tc>
          <w:tcPr>
            <w:tcW w:w="1661" w:type="dxa"/>
          </w:tcPr>
          <w:p w14:paraId="00A0C68F" w14:textId="77777777" w:rsidR="000D2874" w:rsidRPr="00056964" w:rsidRDefault="000D2874" w:rsidP="000D2874">
            <w:pPr>
              <w:spacing w:line="300" w:lineRule="exact"/>
              <w:ind w:firstLineChars="0" w:firstLine="0"/>
              <w:rPr>
                <w:szCs w:val="24"/>
              </w:rPr>
            </w:pPr>
            <w:r w:rsidRPr="00056964">
              <w:rPr>
                <w:rFonts w:hint="eastAsia"/>
                <w:szCs w:val="24"/>
              </w:rPr>
              <w:t>CES-D-C</w:t>
            </w:r>
          </w:p>
        </w:tc>
        <w:tc>
          <w:tcPr>
            <w:tcW w:w="1243" w:type="dxa"/>
          </w:tcPr>
          <w:p w14:paraId="32EE157F" w14:textId="77777777" w:rsidR="000D2874" w:rsidRPr="00056964" w:rsidRDefault="000D2874" w:rsidP="000D2874">
            <w:pPr>
              <w:spacing w:line="300" w:lineRule="exact"/>
              <w:ind w:firstLineChars="0" w:firstLine="0"/>
              <w:jc w:val="center"/>
              <w:rPr>
                <w:szCs w:val="24"/>
              </w:rPr>
            </w:pPr>
            <w:r w:rsidRPr="00056964">
              <w:rPr>
                <w:rFonts w:hint="eastAsia"/>
                <w:szCs w:val="24"/>
              </w:rPr>
              <w:t>2</w:t>
            </w:r>
            <w:r w:rsidRPr="00056964">
              <w:rPr>
                <w:szCs w:val="24"/>
              </w:rPr>
              <w:t>0</w:t>
            </w:r>
          </w:p>
        </w:tc>
        <w:tc>
          <w:tcPr>
            <w:tcW w:w="1243" w:type="dxa"/>
          </w:tcPr>
          <w:p w14:paraId="72BB6FCB" w14:textId="21B2CB01" w:rsidR="000D2874" w:rsidRPr="00056964" w:rsidRDefault="000D2874" w:rsidP="000D2874">
            <w:pPr>
              <w:spacing w:line="300" w:lineRule="exact"/>
              <w:ind w:firstLineChars="0" w:firstLine="0"/>
              <w:jc w:val="center"/>
              <w:rPr>
                <w:szCs w:val="24"/>
              </w:rPr>
            </w:pPr>
            <w:r>
              <w:rPr>
                <w:rFonts w:hint="eastAsia"/>
                <w:szCs w:val="24"/>
              </w:rPr>
              <w:t>1</w:t>
            </w:r>
            <w:r>
              <w:rPr>
                <w:szCs w:val="24"/>
              </w:rPr>
              <w:t>6</w:t>
            </w:r>
          </w:p>
        </w:tc>
        <w:tc>
          <w:tcPr>
            <w:tcW w:w="4187" w:type="dxa"/>
          </w:tcPr>
          <w:p w14:paraId="1BBCAF1B" w14:textId="649BF2B7" w:rsidR="000D2874" w:rsidRPr="00056964" w:rsidRDefault="000D2874" w:rsidP="000D2874">
            <w:pPr>
              <w:spacing w:line="300" w:lineRule="exact"/>
              <w:ind w:firstLineChars="0" w:firstLine="0"/>
              <w:rPr>
                <w:szCs w:val="24"/>
              </w:rPr>
            </w:pPr>
            <w:r w:rsidRPr="00056964">
              <w:rPr>
                <w:rFonts w:hint="eastAsia"/>
                <w:szCs w:val="24"/>
              </w:rPr>
              <w:t>Q8</w:t>
            </w:r>
            <w:r w:rsidRPr="00056964">
              <w:rPr>
                <w:szCs w:val="24"/>
              </w:rPr>
              <w:t xml:space="preserve">: </w:t>
            </w:r>
            <w:r w:rsidRPr="00056964">
              <w:rPr>
                <w:rFonts w:hint="eastAsia"/>
                <w:szCs w:val="24"/>
              </w:rPr>
              <w:t xml:space="preserve">Was not happy &amp; </w:t>
            </w:r>
            <w:r>
              <w:rPr>
                <w:szCs w:val="24"/>
              </w:rPr>
              <w:t xml:space="preserve">Q9: </w:t>
            </w:r>
            <w:r w:rsidRPr="006C3145">
              <w:rPr>
                <w:szCs w:val="24"/>
              </w:rPr>
              <w:t>Felt down and unhappy</w:t>
            </w:r>
            <w:r>
              <w:rPr>
                <w:szCs w:val="24"/>
              </w:rPr>
              <w:t xml:space="preserve">. </w:t>
            </w:r>
            <w:r w:rsidRPr="00056964">
              <w:rPr>
                <w:rFonts w:hint="eastAsia"/>
                <w:szCs w:val="24"/>
              </w:rPr>
              <w:t>Q17</w:t>
            </w:r>
            <w:r w:rsidRPr="00056964">
              <w:rPr>
                <w:szCs w:val="24"/>
              </w:rPr>
              <w:t xml:space="preserve">: </w:t>
            </w:r>
            <w:r w:rsidRPr="00056964">
              <w:rPr>
                <w:rFonts w:hint="eastAsia"/>
                <w:szCs w:val="24"/>
              </w:rPr>
              <w:t>Was happy(R)</w:t>
            </w:r>
            <w:r>
              <w:rPr>
                <w:szCs w:val="24"/>
              </w:rPr>
              <w:t>. &amp; Q18:</w:t>
            </w:r>
            <w:r>
              <w:t xml:space="preserve"> </w:t>
            </w:r>
            <w:r w:rsidRPr="006C3145">
              <w:rPr>
                <w:szCs w:val="24"/>
              </w:rPr>
              <w:t>Had a good time</w:t>
            </w:r>
            <w:r>
              <w:rPr>
                <w:szCs w:val="24"/>
              </w:rPr>
              <w:t>.</w:t>
            </w:r>
          </w:p>
        </w:tc>
        <w:tc>
          <w:tcPr>
            <w:tcW w:w="1584" w:type="dxa"/>
          </w:tcPr>
          <w:p w14:paraId="30964D57" w14:textId="33C93B38" w:rsidR="000D2874" w:rsidRPr="00056964" w:rsidRDefault="000D2874" w:rsidP="000D2874">
            <w:pPr>
              <w:spacing w:line="300" w:lineRule="exact"/>
              <w:ind w:firstLineChars="0" w:firstLine="0"/>
              <w:rPr>
                <w:szCs w:val="24"/>
              </w:rPr>
            </w:pPr>
            <w:r w:rsidRPr="006C3145">
              <w:rPr>
                <w:szCs w:val="24"/>
              </w:rPr>
              <w:t>Anhedonia</w:t>
            </w:r>
          </w:p>
        </w:tc>
      </w:tr>
      <w:tr w:rsidR="000D2874" w:rsidRPr="00056964" w14:paraId="53CC2F40" w14:textId="77777777" w:rsidTr="003E48A0">
        <w:tc>
          <w:tcPr>
            <w:tcW w:w="1661" w:type="dxa"/>
          </w:tcPr>
          <w:p w14:paraId="54AE48C4" w14:textId="74AC39C6" w:rsidR="000D2874" w:rsidRPr="00056964" w:rsidRDefault="000D2874" w:rsidP="000D2874">
            <w:pPr>
              <w:spacing w:line="300" w:lineRule="exact"/>
              <w:ind w:firstLineChars="0" w:firstLine="0"/>
              <w:rPr>
                <w:szCs w:val="24"/>
              </w:rPr>
            </w:pPr>
          </w:p>
        </w:tc>
        <w:tc>
          <w:tcPr>
            <w:tcW w:w="1243" w:type="dxa"/>
          </w:tcPr>
          <w:p w14:paraId="3D2A6E28" w14:textId="262759BF" w:rsidR="000D2874" w:rsidRPr="00056964" w:rsidRDefault="000D2874" w:rsidP="000D2874">
            <w:pPr>
              <w:spacing w:line="300" w:lineRule="exact"/>
              <w:ind w:firstLineChars="0" w:firstLine="0"/>
              <w:jc w:val="center"/>
              <w:rPr>
                <w:szCs w:val="24"/>
              </w:rPr>
            </w:pPr>
            <w:r w:rsidRPr="00056964">
              <w:rPr>
                <w:rFonts w:hint="eastAsia"/>
                <w:szCs w:val="24"/>
              </w:rPr>
              <w:t>2</w:t>
            </w:r>
            <w:r w:rsidRPr="00056964">
              <w:rPr>
                <w:szCs w:val="24"/>
              </w:rPr>
              <w:t>0</w:t>
            </w:r>
          </w:p>
        </w:tc>
        <w:tc>
          <w:tcPr>
            <w:tcW w:w="1243" w:type="dxa"/>
          </w:tcPr>
          <w:p w14:paraId="1FD0BE0A" w14:textId="41C6FC59" w:rsidR="000D2874" w:rsidRPr="00056964" w:rsidRDefault="000D2874" w:rsidP="000D2874">
            <w:pPr>
              <w:spacing w:line="300" w:lineRule="exact"/>
              <w:ind w:firstLineChars="0" w:firstLine="0"/>
              <w:jc w:val="center"/>
              <w:rPr>
                <w:szCs w:val="24"/>
              </w:rPr>
            </w:pPr>
            <w:r>
              <w:rPr>
                <w:rFonts w:hint="eastAsia"/>
                <w:szCs w:val="24"/>
              </w:rPr>
              <w:t>1</w:t>
            </w:r>
            <w:r>
              <w:rPr>
                <w:szCs w:val="24"/>
              </w:rPr>
              <w:t>6</w:t>
            </w:r>
          </w:p>
        </w:tc>
        <w:tc>
          <w:tcPr>
            <w:tcW w:w="4187" w:type="dxa"/>
          </w:tcPr>
          <w:p w14:paraId="26174061" w14:textId="6F9FD01F" w:rsidR="000D2874" w:rsidRPr="00056964" w:rsidRDefault="000D2874" w:rsidP="000D2874">
            <w:pPr>
              <w:spacing w:line="300" w:lineRule="exact"/>
              <w:ind w:firstLineChars="0" w:firstLine="0"/>
              <w:rPr>
                <w:szCs w:val="24"/>
              </w:rPr>
            </w:pPr>
            <w:r>
              <w:rPr>
                <w:rFonts w:hint="eastAsia"/>
                <w:szCs w:val="24"/>
              </w:rPr>
              <w:t>Q</w:t>
            </w:r>
            <w:r>
              <w:rPr>
                <w:szCs w:val="24"/>
              </w:rPr>
              <w:t xml:space="preserve">16: </w:t>
            </w:r>
            <w:r w:rsidRPr="00F6775A">
              <w:rPr>
                <w:szCs w:val="24"/>
              </w:rPr>
              <w:t>Something good going to happen</w:t>
            </w:r>
            <w:r>
              <w:rPr>
                <w:szCs w:val="24"/>
              </w:rPr>
              <w:t xml:space="preserve"> &amp; Q10: </w:t>
            </w:r>
            <w:r w:rsidRPr="00F6775A">
              <w:rPr>
                <w:szCs w:val="24"/>
              </w:rPr>
              <w:t>Things did not work out</w:t>
            </w:r>
            <w:r>
              <w:rPr>
                <w:szCs w:val="24"/>
              </w:rPr>
              <w:t xml:space="preserve">. </w:t>
            </w:r>
          </w:p>
        </w:tc>
        <w:tc>
          <w:tcPr>
            <w:tcW w:w="1584" w:type="dxa"/>
          </w:tcPr>
          <w:p w14:paraId="650D8C4C" w14:textId="49D634F5" w:rsidR="000D2874" w:rsidRPr="00056964" w:rsidRDefault="000D2874" w:rsidP="000D2874">
            <w:pPr>
              <w:spacing w:line="300" w:lineRule="exact"/>
              <w:ind w:firstLineChars="0" w:firstLine="0"/>
              <w:rPr>
                <w:szCs w:val="24"/>
              </w:rPr>
            </w:pPr>
            <w:r w:rsidRPr="00F6775A">
              <w:rPr>
                <w:szCs w:val="24"/>
              </w:rPr>
              <w:t>Sense of hopelessness</w:t>
            </w:r>
          </w:p>
        </w:tc>
      </w:tr>
      <w:tr w:rsidR="000D2874" w:rsidRPr="00056964" w14:paraId="734A25F6" w14:textId="77777777" w:rsidTr="003E48A0">
        <w:tc>
          <w:tcPr>
            <w:tcW w:w="1661" w:type="dxa"/>
          </w:tcPr>
          <w:p w14:paraId="38AA433D" w14:textId="3FD4ECB9" w:rsidR="000D2874" w:rsidRPr="00056964" w:rsidRDefault="000D2874" w:rsidP="000D2874">
            <w:pPr>
              <w:spacing w:line="300" w:lineRule="exact"/>
              <w:ind w:firstLineChars="0" w:firstLine="0"/>
              <w:rPr>
                <w:szCs w:val="24"/>
              </w:rPr>
            </w:pPr>
            <w:r>
              <w:rPr>
                <w:rFonts w:hint="eastAsia"/>
                <w:szCs w:val="24"/>
              </w:rPr>
              <w:t>A</w:t>
            </w:r>
            <w:r>
              <w:rPr>
                <w:szCs w:val="24"/>
              </w:rPr>
              <w:t>DI</w:t>
            </w:r>
          </w:p>
        </w:tc>
        <w:tc>
          <w:tcPr>
            <w:tcW w:w="1243" w:type="dxa"/>
          </w:tcPr>
          <w:p w14:paraId="76E256DF" w14:textId="0D88E26C" w:rsidR="000D2874" w:rsidRPr="00056964" w:rsidRDefault="000D2874" w:rsidP="000D2874">
            <w:pPr>
              <w:spacing w:line="300" w:lineRule="exact"/>
              <w:ind w:firstLineChars="0" w:firstLine="0"/>
              <w:jc w:val="center"/>
              <w:rPr>
                <w:szCs w:val="24"/>
              </w:rPr>
            </w:pPr>
            <w:r>
              <w:rPr>
                <w:rFonts w:hint="eastAsia"/>
                <w:szCs w:val="24"/>
              </w:rPr>
              <w:t>3</w:t>
            </w:r>
            <w:r>
              <w:rPr>
                <w:szCs w:val="24"/>
              </w:rPr>
              <w:t>1</w:t>
            </w:r>
          </w:p>
        </w:tc>
        <w:tc>
          <w:tcPr>
            <w:tcW w:w="1243" w:type="dxa"/>
          </w:tcPr>
          <w:p w14:paraId="642B8F70" w14:textId="2467AA14" w:rsidR="000D2874" w:rsidRPr="00056964" w:rsidRDefault="000D2874" w:rsidP="000D2874">
            <w:pPr>
              <w:spacing w:line="300" w:lineRule="exact"/>
              <w:ind w:firstLineChars="0" w:firstLine="0"/>
              <w:jc w:val="center"/>
              <w:rPr>
                <w:szCs w:val="24"/>
              </w:rPr>
            </w:pPr>
            <w:r>
              <w:rPr>
                <w:rFonts w:hint="eastAsia"/>
                <w:szCs w:val="24"/>
              </w:rPr>
              <w:t>2</w:t>
            </w:r>
            <w:r>
              <w:rPr>
                <w:szCs w:val="24"/>
              </w:rPr>
              <w:t>9</w:t>
            </w:r>
          </w:p>
        </w:tc>
        <w:tc>
          <w:tcPr>
            <w:tcW w:w="4187" w:type="dxa"/>
          </w:tcPr>
          <w:p w14:paraId="762AA136" w14:textId="255C4BBB" w:rsidR="000D2874" w:rsidRPr="00056964" w:rsidRDefault="000D2874" w:rsidP="000D2874">
            <w:pPr>
              <w:spacing w:line="300" w:lineRule="exact"/>
              <w:ind w:firstLineChars="0" w:firstLine="0"/>
              <w:rPr>
                <w:szCs w:val="24"/>
              </w:rPr>
            </w:pPr>
            <w:r>
              <w:rPr>
                <w:szCs w:val="24"/>
              </w:rPr>
              <w:t xml:space="preserve">Q4: </w:t>
            </w:r>
            <w:r w:rsidRPr="0094312C">
              <w:rPr>
                <w:szCs w:val="24"/>
              </w:rPr>
              <w:t>I feel sorry for others.</w:t>
            </w:r>
            <w:r>
              <w:rPr>
                <w:szCs w:val="24"/>
              </w:rPr>
              <w:t xml:space="preserve"> &amp; Q9: </w:t>
            </w:r>
            <w:r w:rsidRPr="0094312C">
              <w:rPr>
                <w:szCs w:val="24"/>
              </w:rPr>
              <w:t>Nothing I do is going to make me better</w:t>
            </w:r>
            <w:r>
              <w:rPr>
                <w:szCs w:val="24"/>
              </w:rPr>
              <w:t>.</w:t>
            </w:r>
          </w:p>
        </w:tc>
        <w:tc>
          <w:tcPr>
            <w:tcW w:w="1584" w:type="dxa"/>
          </w:tcPr>
          <w:p w14:paraId="5C77998A" w14:textId="2D3AE7C0" w:rsidR="000D2874" w:rsidRPr="00056964" w:rsidRDefault="000D2874" w:rsidP="000D2874">
            <w:pPr>
              <w:spacing w:line="300" w:lineRule="exact"/>
              <w:ind w:firstLineChars="0" w:firstLine="0"/>
              <w:rPr>
                <w:szCs w:val="24"/>
              </w:rPr>
            </w:pPr>
            <w:r w:rsidRPr="00056964">
              <w:rPr>
                <w:szCs w:val="24"/>
              </w:rPr>
              <w:t>Guilty/Self-accusation</w:t>
            </w:r>
          </w:p>
        </w:tc>
      </w:tr>
      <w:tr w:rsidR="000D2874" w:rsidRPr="00056964" w14:paraId="5CB8A02A" w14:textId="77777777" w:rsidTr="003E48A0">
        <w:tc>
          <w:tcPr>
            <w:tcW w:w="1661" w:type="dxa"/>
          </w:tcPr>
          <w:p w14:paraId="6F5C6D2A" w14:textId="0E3165B5" w:rsidR="000D2874" w:rsidRDefault="000D2874" w:rsidP="000D2874">
            <w:pPr>
              <w:spacing w:line="300" w:lineRule="exact"/>
              <w:ind w:firstLineChars="0" w:firstLine="0"/>
              <w:rPr>
                <w:szCs w:val="24"/>
              </w:rPr>
            </w:pPr>
          </w:p>
        </w:tc>
        <w:tc>
          <w:tcPr>
            <w:tcW w:w="1243" w:type="dxa"/>
          </w:tcPr>
          <w:p w14:paraId="47D4E330" w14:textId="44DC72AE" w:rsidR="000D2874" w:rsidRPr="00056964" w:rsidRDefault="000D2874" w:rsidP="000D2874">
            <w:pPr>
              <w:spacing w:line="300" w:lineRule="exact"/>
              <w:ind w:firstLineChars="0" w:firstLine="0"/>
              <w:jc w:val="center"/>
              <w:rPr>
                <w:szCs w:val="24"/>
              </w:rPr>
            </w:pPr>
            <w:r>
              <w:rPr>
                <w:rFonts w:hint="eastAsia"/>
                <w:szCs w:val="24"/>
              </w:rPr>
              <w:t>3</w:t>
            </w:r>
            <w:r>
              <w:rPr>
                <w:szCs w:val="24"/>
              </w:rPr>
              <w:t>1</w:t>
            </w:r>
          </w:p>
        </w:tc>
        <w:tc>
          <w:tcPr>
            <w:tcW w:w="1243" w:type="dxa"/>
          </w:tcPr>
          <w:p w14:paraId="4D1C76E3" w14:textId="582863DD" w:rsidR="000D2874" w:rsidRPr="00056964" w:rsidRDefault="000D2874" w:rsidP="000D2874">
            <w:pPr>
              <w:spacing w:line="300" w:lineRule="exact"/>
              <w:ind w:firstLineChars="0" w:firstLine="0"/>
              <w:jc w:val="center"/>
              <w:rPr>
                <w:szCs w:val="24"/>
              </w:rPr>
            </w:pPr>
            <w:r>
              <w:rPr>
                <w:rFonts w:hint="eastAsia"/>
                <w:szCs w:val="24"/>
              </w:rPr>
              <w:t>2</w:t>
            </w:r>
            <w:r>
              <w:rPr>
                <w:szCs w:val="24"/>
              </w:rPr>
              <w:t>9</w:t>
            </w:r>
          </w:p>
        </w:tc>
        <w:tc>
          <w:tcPr>
            <w:tcW w:w="4187" w:type="dxa"/>
          </w:tcPr>
          <w:p w14:paraId="5809C31F" w14:textId="7D6EB3CC" w:rsidR="000D2874" w:rsidRPr="00056964" w:rsidRDefault="000D2874" w:rsidP="000D2874">
            <w:pPr>
              <w:spacing w:line="300" w:lineRule="exact"/>
              <w:ind w:firstLineChars="0" w:firstLine="0"/>
              <w:rPr>
                <w:szCs w:val="24"/>
              </w:rPr>
            </w:pPr>
            <w:r>
              <w:rPr>
                <w:rFonts w:hint="eastAsia"/>
                <w:szCs w:val="24"/>
              </w:rPr>
              <w:t>Q</w:t>
            </w:r>
            <w:r>
              <w:rPr>
                <w:szCs w:val="24"/>
              </w:rPr>
              <w:t>8:</w:t>
            </w:r>
            <w:r>
              <w:t xml:space="preserve"> </w:t>
            </w:r>
            <w:r w:rsidRPr="007148FF">
              <w:rPr>
                <w:szCs w:val="24"/>
              </w:rPr>
              <w:t>I can't pay attention in class.</w:t>
            </w:r>
            <w:r>
              <w:rPr>
                <w:szCs w:val="24"/>
              </w:rPr>
              <w:t xml:space="preserve"> &amp; Q16:</w:t>
            </w:r>
            <w:r>
              <w:t xml:space="preserve"> </w:t>
            </w:r>
            <w:r w:rsidRPr="007148FF">
              <w:rPr>
                <w:szCs w:val="24"/>
              </w:rPr>
              <w:t>I feel like I can't concentrate</w:t>
            </w:r>
            <w:r>
              <w:rPr>
                <w:szCs w:val="24"/>
              </w:rPr>
              <w:t xml:space="preserve">. </w:t>
            </w:r>
          </w:p>
        </w:tc>
        <w:tc>
          <w:tcPr>
            <w:tcW w:w="1584" w:type="dxa"/>
          </w:tcPr>
          <w:p w14:paraId="098F623E" w14:textId="0B31A2A9" w:rsidR="000D2874" w:rsidRPr="00056964" w:rsidRDefault="000D2874" w:rsidP="000D2874">
            <w:pPr>
              <w:spacing w:line="300" w:lineRule="exact"/>
              <w:ind w:firstLineChars="0" w:firstLine="0"/>
              <w:rPr>
                <w:szCs w:val="24"/>
              </w:rPr>
            </w:pPr>
            <w:r w:rsidRPr="007148FF">
              <w:rPr>
                <w:szCs w:val="24"/>
              </w:rPr>
              <w:t xml:space="preserve">Concentration  </w:t>
            </w:r>
          </w:p>
        </w:tc>
      </w:tr>
      <w:tr w:rsidR="000D2874" w:rsidRPr="00056964" w14:paraId="2A55E86A" w14:textId="77777777" w:rsidTr="003E48A0">
        <w:tc>
          <w:tcPr>
            <w:tcW w:w="1661" w:type="dxa"/>
          </w:tcPr>
          <w:p w14:paraId="50046208" w14:textId="46F11177" w:rsidR="000D2874" w:rsidRPr="00056964" w:rsidRDefault="000D2874" w:rsidP="000D2874">
            <w:pPr>
              <w:spacing w:line="300" w:lineRule="exact"/>
              <w:ind w:firstLineChars="0" w:firstLine="0"/>
              <w:rPr>
                <w:szCs w:val="24"/>
              </w:rPr>
            </w:pPr>
            <w:r>
              <w:rPr>
                <w:rFonts w:hint="eastAsia"/>
                <w:szCs w:val="24"/>
              </w:rPr>
              <w:t>C</w:t>
            </w:r>
            <w:r>
              <w:rPr>
                <w:szCs w:val="24"/>
              </w:rPr>
              <w:t>ES-D-13</w:t>
            </w:r>
          </w:p>
        </w:tc>
        <w:tc>
          <w:tcPr>
            <w:tcW w:w="1243" w:type="dxa"/>
          </w:tcPr>
          <w:p w14:paraId="5331AC97" w14:textId="5BB1B9D6" w:rsidR="000D2874" w:rsidRPr="00056964" w:rsidRDefault="000D2874" w:rsidP="000D2874">
            <w:pPr>
              <w:spacing w:line="300" w:lineRule="exact"/>
              <w:ind w:firstLineChars="0" w:firstLine="0"/>
              <w:jc w:val="center"/>
              <w:rPr>
                <w:szCs w:val="24"/>
              </w:rPr>
            </w:pPr>
            <w:r>
              <w:rPr>
                <w:rFonts w:hint="eastAsia"/>
                <w:szCs w:val="24"/>
              </w:rPr>
              <w:t>1</w:t>
            </w:r>
            <w:r>
              <w:rPr>
                <w:szCs w:val="24"/>
              </w:rPr>
              <w:t>3</w:t>
            </w:r>
          </w:p>
        </w:tc>
        <w:tc>
          <w:tcPr>
            <w:tcW w:w="1243" w:type="dxa"/>
          </w:tcPr>
          <w:p w14:paraId="33B6F4F9" w14:textId="0EA95566" w:rsidR="000D2874" w:rsidRPr="00056964" w:rsidRDefault="000D2874" w:rsidP="000D2874">
            <w:pPr>
              <w:spacing w:line="300" w:lineRule="exact"/>
              <w:ind w:firstLineChars="0" w:firstLine="0"/>
              <w:jc w:val="center"/>
              <w:rPr>
                <w:szCs w:val="24"/>
              </w:rPr>
            </w:pPr>
            <w:r>
              <w:rPr>
                <w:rFonts w:hint="eastAsia"/>
                <w:szCs w:val="24"/>
              </w:rPr>
              <w:t>1</w:t>
            </w:r>
            <w:r>
              <w:rPr>
                <w:szCs w:val="24"/>
              </w:rPr>
              <w:t>0</w:t>
            </w:r>
          </w:p>
        </w:tc>
        <w:tc>
          <w:tcPr>
            <w:tcW w:w="4187" w:type="dxa"/>
          </w:tcPr>
          <w:p w14:paraId="0CE0BF50" w14:textId="5F821178" w:rsidR="000D2874" w:rsidRPr="00056964" w:rsidRDefault="000D2874" w:rsidP="000D2874">
            <w:pPr>
              <w:spacing w:line="300" w:lineRule="exact"/>
              <w:ind w:firstLineChars="0" w:firstLine="0"/>
              <w:rPr>
                <w:szCs w:val="24"/>
              </w:rPr>
            </w:pPr>
            <w:r>
              <w:rPr>
                <w:rFonts w:hint="eastAsia"/>
                <w:szCs w:val="24"/>
              </w:rPr>
              <w:t>Q</w:t>
            </w:r>
            <w:r>
              <w:rPr>
                <w:szCs w:val="24"/>
              </w:rPr>
              <w:t>2:</w:t>
            </w:r>
            <w:r>
              <w:t xml:space="preserve"> </w:t>
            </w:r>
            <w:r w:rsidRPr="007148FF">
              <w:rPr>
                <w:szCs w:val="24"/>
              </w:rPr>
              <w:t>Feel down</w:t>
            </w:r>
            <w:r>
              <w:rPr>
                <w:szCs w:val="24"/>
              </w:rPr>
              <w:t xml:space="preserve">. &amp; Q4: </w:t>
            </w:r>
            <w:r w:rsidRPr="007148FF">
              <w:rPr>
                <w:szCs w:val="24"/>
              </w:rPr>
              <w:t>Feel down</w:t>
            </w:r>
            <w:r>
              <w:rPr>
                <w:rFonts w:hint="eastAsia"/>
                <w:szCs w:val="24"/>
              </w:rPr>
              <w:t>.</w:t>
            </w:r>
            <w:r>
              <w:rPr>
                <w:szCs w:val="24"/>
              </w:rPr>
              <w:t xml:space="preserve"> </w:t>
            </w:r>
          </w:p>
        </w:tc>
        <w:tc>
          <w:tcPr>
            <w:tcW w:w="1584" w:type="dxa"/>
          </w:tcPr>
          <w:p w14:paraId="25182526" w14:textId="0C24FE17" w:rsidR="000D2874" w:rsidRPr="00056964" w:rsidRDefault="000D2874" w:rsidP="000D2874">
            <w:pPr>
              <w:spacing w:line="300" w:lineRule="exact"/>
              <w:ind w:firstLineChars="0" w:firstLine="0"/>
              <w:rPr>
                <w:szCs w:val="24"/>
              </w:rPr>
            </w:pPr>
            <w:r w:rsidRPr="007148FF">
              <w:rPr>
                <w:szCs w:val="24"/>
              </w:rPr>
              <w:t>Low mood</w:t>
            </w:r>
          </w:p>
        </w:tc>
      </w:tr>
      <w:tr w:rsidR="000D2874" w:rsidRPr="00056964" w14:paraId="498A0EEB" w14:textId="77777777" w:rsidTr="003E48A0">
        <w:tc>
          <w:tcPr>
            <w:tcW w:w="1661" w:type="dxa"/>
          </w:tcPr>
          <w:p w14:paraId="7F04CD8F" w14:textId="18177F23" w:rsidR="000D2874" w:rsidRPr="00056964" w:rsidRDefault="000D2874" w:rsidP="000D2874">
            <w:pPr>
              <w:spacing w:line="300" w:lineRule="exact"/>
              <w:ind w:firstLineChars="0" w:firstLine="0"/>
              <w:rPr>
                <w:szCs w:val="24"/>
              </w:rPr>
            </w:pPr>
          </w:p>
        </w:tc>
        <w:tc>
          <w:tcPr>
            <w:tcW w:w="1243" w:type="dxa"/>
          </w:tcPr>
          <w:p w14:paraId="764EE38D" w14:textId="639201FA" w:rsidR="000D2874" w:rsidRPr="00056964" w:rsidRDefault="000D2874" w:rsidP="000D2874">
            <w:pPr>
              <w:spacing w:line="300" w:lineRule="exact"/>
              <w:ind w:firstLineChars="0" w:firstLine="0"/>
              <w:jc w:val="center"/>
              <w:rPr>
                <w:szCs w:val="24"/>
              </w:rPr>
            </w:pPr>
            <w:r>
              <w:rPr>
                <w:rFonts w:hint="eastAsia"/>
                <w:szCs w:val="24"/>
              </w:rPr>
              <w:t>1</w:t>
            </w:r>
            <w:r>
              <w:rPr>
                <w:szCs w:val="24"/>
              </w:rPr>
              <w:t>3</w:t>
            </w:r>
          </w:p>
        </w:tc>
        <w:tc>
          <w:tcPr>
            <w:tcW w:w="1243" w:type="dxa"/>
          </w:tcPr>
          <w:p w14:paraId="4B7C9B1F" w14:textId="0CADA47D" w:rsidR="000D2874" w:rsidRPr="00056964" w:rsidRDefault="000D2874" w:rsidP="000D2874">
            <w:pPr>
              <w:spacing w:line="300" w:lineRule="exact"/>
              <w:ind w:firstLineChars="0" w:firstLine="0"/>
              <w:jc w:val="center"/>
              <w:rPr>
                <w:szCs w:val="24"/>
              </w:rPr>
            </w:pPr>
            <w:r>
              <w:rPr>
                <w:rFonts w:hint="eastAsia"/>
                <w:szCs w:val="24"/>
              </w:rPr>
              <w:t>1</w:t>
            </w:r>
            <w:r>
              <w:rPr>
                <w:szCs w:val="24"/>
              </w:rPr>
              <w:t>0</w:t>
            </w:r>
          </w:p>
        </w:tc>
        <w:tc>
          <w:tcPr>
            <w:tcW w:w="4187" w:type="dxa"/>
          </w:tcPr>
          <w:p w14:paraId="0657DAB1" w14:textId="4CAAD8A9" w:rsidR="000D2874" w:rsidRPr="00056964" w:rsidRDefault="000D2874" w:rsidP="000D2874">
            <w:pPr>
              <w:spacing w:line="300" w:lineRule="exact"/>
              <w:ind w:firstLineChars="0" w:firstLine="0"/>
              <w:rPr>
                <w:szCs w:val="24"/>
              </w:rPr>
            </w:pPr>
            <w:r>
              <w:rPr>
                <w:rFonts w:hint="eastAsia"/>
                <w:szCs w:val="24"/>
              </w:rPr>
              <w:t>Q</w:t>
            </w:r>
            <w:r>
              <w:rPr>
                <w:szCs w:val="24"/>
              </w:rPr>
              <w:t>9:</w:t>
            </w:r>
            <w:r w:rsidRPr="007148FF">
              <w:rPr>
                <w:szCs w:val="24"/>
              </w:rPr>
              <w:t xml:space="preserve"> Feel</w:t>
            </w:r>
            <w:r>
              <w:rPr>
                <w:szCs w:val="24"/>
              </w:rPr>
              <w:t xml:space="preserve"> </w:t>
            </w:r>
            <w:r>
              <w:rPr>
                <w:rFonts w:hint="eastAsia"/>
                <w:szCs w:val="24"/>
              </w:rPr>
              <w:t>happy.</w:t>
            </w:r>
            <w:r>
              <w:rPr>
                <w:szCs w:val="24"/>
              </w:rPr>
              <w:t xml:space="preserve"> &amp; Q11: H</w:t>
            </w:r>
            <w:r w:rsidRPr="00D94FED">
              <w:rPr>
                <w:szCs w:val="24"/>
              </w:rPr>
              <w:t>appy life</w:t>
            </w:r>
            <w:r>
              <w:rPr>
                <w:szCs w:val="24"/>
              </w:rPr>
              <w:t>.</w:t>
            </w:r>
          </w:p>
        </w:tc>
        <w:tc>
          <w:tcPr>
            <w:tcW w:w="1584" w:type="dxa"/>
          </w:tcPr>
          <w:p w14:paraId="736D7763" w14:textId="492E6447" w:rsidR="000D2874" w:rsidRPr="00056964" w:rsidRDefault="000D2874" w:rsidP="000D2874">
            <w:pPr>
              <w:spacing w:line="300" w:lineRule="exact"/>
              <w:ind w:firstLineChars="0" w:firstLine="0"/>
              <w:rPr>
                <w:szCs w:val="24"/>
              </w:rPr>
            </w:pPr>
            <w:r w:rsidRPr="00D94FED">
              <w:rPr>
                <w:szCs w:val="24"/>
              </w:rPr>
              <w:t>Anhedonia</w:t>
            </w:r>
          </w:p>
        </w:tc>
      </w:tr>
      <w:tr w:rsidR="000D2874" w:rsidRPr="00056964" w14:paraId="5724EE25" w14:textId="77777777" w:rsidTr="003E48A0">
        <w:tc>
          <w:tcPr>
            <w:tcW w:w="1661" w:type="dxa"/>
          </w:tcPr>
          <w:p w14:paraId="49406992" w14:textId="587525E6" w:rsidR="000D2874" w:rsidRPr="00056964" w:rsidRDefault="000D2874" w:rsidP="000D2874">
            <w:pPr>
              <w:spacing w:line="300" w:lineRule="exact"/>
              <w:ind w:firstLineChars="0" w:firstLine="0"/>
              <w:rPr>
                <w:szCs w:val="24"/>
              </w:rPr>
            </w:pPr>
          </w:p>
        </w:tc>
        <w:tc>
          <w:tcPr>
            <w:tcW w:w="1243" w:type="dxa"/>
          </w:tcPr>
          <w:p w14:paraId="471EE92B" w14:textId="2D030EAE" w:rsidR="000D2874" w:rsidRPr="00056964" w:rsidRDefault="000D2874" w:rsidP="000D2874">
            <w:pPr>
              <w:spacing w:line="300" w:lineRule="exact"/>
              <w:ind w:firstLineChars="0" w:firstLine="0"/>
              <w:jc w:val="center"/>
              <w:rPr>
                <w:szCs w:val="24"/>
              </w:rPr>
            </w:pPr>
            <w:r>
              <w:rPr>
                <w:rFonts w:hint="eastAsia"/>
                <w:szCs w:val="24"/>
              </w:rPr>
              <w:t>1</w:t>
            </w:r>
            <w:r>
              <w:rPr>
                <w:szCs w:val="24"/>
              </w:rPr>
              <w:t>3</w:t>
            </w:r>
          </w:p>
        </w:tc>
        <w:tc>
          <w:tcPr>
            <w:tcW w:w="1243" w:type="dxa"/>
          </w:tcPr>
          <w:p w14:paraId="07E3FC61" w14:textId="222C7214" w:rsidR="000D2874" w:rsidRPr="00056964" w:rsidRDefault="000D2874" w:rsidP="000D2874">
            <w:pPr>
              <w:spacing w:line="300" w:lineRule="exact"/>
              <w:ind w:firstLineChars="0" w:firstLine="0"/>
              <w:jc w:val="center"/>
              <w:rPr>
                <w:szCs w:val="24"/>
              </w:rPr>
            </w:pPr>
            <w:r>
              <w:rPr>
                <w:rFonts w:hint="eastAsia"/>
                <w:szCs w:val="24"/>
              </w:rPr>
              <w:t>1</w:t>
            </w:r>
            <w:r>
              <w:rPr>
                <w:szCs w:val="24"/>
              </w:rPr>
              <w:t>0</w:t>
            </w:r>
          </w:p>
        </w:tc>
        <w:tc>
          <w:tcPr>
            <w:tcW w:w="4187" w:type="dxa"/>
          </w:tcPr>
          <w:p w14:paraId="5055BBFA" w14:textId="0BE6A7E1" w:rsidR="000D2874" w:rsidRPr="00056964" w:rsidRDefault="000D2874" w:rsidP="000D2874">
            <w:pPr>
              <w:spacing w:line="300" w:lineRule="exact"/>
              <w:ind w:firstLineChars="0" w:firstLine="0"/>
              <w:rPr>
                <w:szCs w:val="24"/>
              </w:rPr>
            </w:pPr>
            <w:r>
              <w:rPr>
                <w:szCs w:val="24"/>
              </w:rPr>
              <w:t xml:space="preserve">Q5: </w:t>
            </w:r>
            <w:r w:rsidRPr="00D94FED">
              <w:rPr>
                <w:szCs w:val="24"/>
              </w:rPr>
              <w:t>Work hard</w:t>
            </w:r>
            <w:r>
              <w:rPr>
                <w:szCs w:val="24"/>
              </w:rPr>
              <w:t xml:space="preserve">. &amp; Q13: </w:t>
            </w:r>
            <w:r w:rsidRPr="00D94FED">
              <w:rPr>
                <w:szCs w:val="24"/>
              </w:rPr>
              <w:t>Can't get up</w:t>
            </w:r>
            <w:r>
              <w:rPr>
                <w:szCs w:val="24"/>
              </w:rPr>
              <w:t>.</w:t>
            </w:r>
          </w:p>
        </w:tc>
        <w:tc>
          <w:tcPr>
            <w:tcW w:w="1584" w:type="dxa"/>
          </w:tcPr>
          <w:p w14:paraId="04193C24" w14:textId="26F520A8" w:rsidR="000D2874" w:rsidRPr="00056964" w:rsidRDefault="000D2874" w:rsidP="000D2874">
            <w:pPr>
              <w:spacing w:line="300" w:lineRule="exact"/>
              <w:ind w:firstLineChars="0" w:firstLine="0"/>
              <w:rPr>
                <w:szCs w:val="24"/>
              </w:rPr>
            </w:pPr>
            <w:r w:rsidRPr="00D94FED">
              <w:rPr>
                <w:szCs w:val="24"/>
              </w:rPr>
              <w:t>Energy loss</w:t>
            </w:r>
          </w:p>
        </w:tc>
      </w:tr>
      <w:tr w:rsidR="000D2874" w:rsidRPr="00056964" w14:paraId="18502322" w14:textId="77777777" w:rsidTr="003E48A0">
        <w:tc>
          <w:tcPr>
            <w:tcW w:w="1661" w:type="dxa"/>
          </w:tcPr>
          <w:p w14:paraId="7A942FD2" w14:textId="2D9F0332" w:rsidR="000D2874" w:rsidRPr="00056964" w:rsidRDefault="000D2874" w:rsidP="000D2874">
            <w:pPr>
              <w:spacing w:line="300" w:lineRule="exact"/>
              <w:ind w:firstLineChars="0" w:firstLine="0"/>
              <w:rPr>
                <w:szCs w:val="24"/>
              </w:rPr>
            </w:pPr>
            <w:r>
              <w:rPr>
                <w:rFonts w:hint="eastAsia"/>
                <w:szCs w:val="24"/>
              </w:rPr>
              <w:t>H</w:t>
            </w:r>
            <w:r>
              <w:rPr>
                <w:szCs w:val="24"/>
              </w:rPr>
              <w:t>ADS</w:t>
            </w:r>
          </w:p>
        </w:tc>
        <w:tc>
          <w:tcPr>
            <w:tcW w:w="1243" w:type="dxa"/>
          </w:tcPr>
          <w:p w14:paraId="21FB82E0" w14:textId="0B324B88" w:rsidR="000D2874" w:rsidRPr="00056964" w:rsidRDefault="000D2874" w:rsidP="000D2874">
            <w:pPr>
              <w:spacing w:line="300" w:lineRule="exact"/>
              <w:ind w:firstLineChars="0" w:firstLine="0"/>
              <w:jc w:val="center"/>
              <w:rPr>
                <w:szCs w:val="24"/>
              </w:rPr>
            </w:pPr>
            <w:r>
              <w:rPr>
                <w:rFonts w:hint="eastAsia"/>
                <w:szCs w:val="24"/>
              </w:rPr>
              <w:t>7</w:t>
            </w:r>
          </w:p>
        </w:tc>
        <w:tc>
          <w:tcPr>
            <w:tcW w:w="1243" w:type="dxa"/>
          </w:tcPr>
          <w:p w14:paraId="48D8A151" w14:textId="39158F96" w:rsidR="000D2874" w:rsidRPr="00056964" w:rsidRDefault="000D2874" w:rsidP="000D2874">
            <w:pPr>
              <w:spacing w:line="300" w:lineRule="exact"/>
              <w:ind w:firstLineChars="0" w:firstLine="0"/>
              <w:jc w:val="center"/>
              <w:rPr>
                <w:szCs w:val="24"/>
              </w:rPr>
            </w:pPr>
            <w:r>
              <w:rPr>
                <w:szCs w:val="24"/>
              </w:rPr>
              <w:t>4</w:t>
            </w:r>
          </w:p>
        </w:tc>
        <w:tc>
          <w:tcPr>
            <w:tcW w:w="4187" w:type="dxa"/>
          </w:tcPr>
          <w:p w14:paraId="39B18761" w14:textId="477B7B32" w:rsidR="000D2874" w:rsidRPr="00056964" w:rsidRDefault="000D2874" w:rsidP="000D2874">
            <w:pPr>
              <w:spacing w:line="300" w:lineRule="exact"/>
              <w:ind w:firstLineChars="0" w:firstLine="0"/>
              <w:rPr>
                <w:szCs w:val="24"/>
              </w:rPr>
            </w:pPr>
            <w:r>
              <w:rPr>
                <w:rFonts w:hint="eastAsia"/>
                <w:szCs w:val="24"/>
              </w:rPr>
              <w:t>Q</w:t>
            </w:r>
            <w:r>
              <w:rPr>
                <w:szCs w:val="24"/>
              </w:rPr>
              <w:t>4:</w:t>
            </w:r>
            <w:r>
              <w:t xml:space="preserve"> </w:t>
            </w:r>
            <w:r w:rsidRPr="008A768F">
              <w:rPr>
                <w:szCs w:val="24"/>
              </w:rPr>
              <w:t>I can laugh heartily and see the positive side of things.</w:t>
            </w:r>
            <w:r>
              <w:rPr>
                <w:szCs w:val="24"/>
              </w:rPr>
              <w:t xml:space="preserve"> &amp; Q12: </w:t>
            </w:r>
            <w:r w:rsidRPr="008A768F">
              <w:rPr>
                <w:szCs w:val="24"/>
              </w:rPr>
              <w:t>I seem to be feeling my emotions gradually declining.</w:t>
            </w:r>
          </w:p>
        </w:tc>
        <w:tc>
          <w:tcPr>
            <w:tcW w:w="1584" w:type="dxa"/>
          </w:tcPr>
          <w:p w14:paraId="78DFCBBA" w14:textId="77777777" w:rsidR="000D2874" w:rsidRDefault="000D2874" w:rsidP="000D2874">
            <w:pPr>
              <w:spacing w:line="300" w:lineRule="exact"/>
              <w:ind w:firstLineChars="0" w:firstLine="0"/>
              <w:rPr>
                <w:szCs w:val="24"/>
              </w:rPr>
            </w:pPr>
          </w:p>
          <w:p w14:paraId="6AA35DBE" w14:textId="3DFB9DC1" w:rsidR="000D2874" w:rsidRPr="008A768F" w:rsidRDefault="000D2874" w:rsidP="000D2874">
            <w:pPr>
              <w:spacing w:line="300" w:lineRule="exact"/>
              <w:ind w:firstLineChars="0" w:firstLine="0"/>
              <w:rPr>
                <w:szCs w:val="24"/>
              </w:rPr>
            </w:pPr>
            <w:r w:rsidRPr="007148FF">
              <w:rPr>
                <w:szCs w:val="24"/>
              </w:rPr>
              <w:t>Low mood</w:t>
            </w:r>
          </w:p>
        </w:tc>
      </w:tr>
      <w:tr w:rsidR="000D2874" w:rsidRPr="00056964" w14:paraId="04AAF923" w14:textId="77777777" w:rsidTr="003E48A0">
        <w:tc>
          <w:tcPr>
            <w:tcW w:w="1661" w:type="dxa"/>
          </w:tcPr>
          <w:p w14:paraId="20BD1A44" w14:textId="213BCDA3" w:rsidR="000D2874" w:rsidRPr="00056964" w:rsidRDefault="000D2874" w:rsidP="000D2874">
            <w:pPr>
              <w:spacing w:line="300" w:lineRule="exact"/>
              <w:ind w:firstLineChars="0" w:firstLine="0"/>
              <w:rPr>
                <w:szCs w:val="24"/>
              </w:rPr>
            </w:pPr>
          </w:p>
        </w:tc>
        <w:tc>
          <w:tcPr>
            <w:tcW w:w="1243" w:type="dxa"/>
          </w:tcPr>
          <w:p w14:paraId="11A576DA" w14:textId="0DF22736" w:rsidR="000D2874" w:rsidRPr="00056964" w:rsidRDefault="000D2874" w:rsidP="000D2874">
            <w:pPr>
              <w:spacing w:line="300" w:lineRule="exact"/>
              <w:ind w:firstLineChars="0" w:firstLine="0"/>
              <w:jc w:val="center"/>
              <w:rPr>
                <w:szCs w:val="24"/>
              </w:rPr>
            </w:pPr>
            <w:r>
              <w:rPr>
                <w:rFonts w:hint="eastAsia"/>
                <w:szCs w:val="24"/>
              </w:rPr>
              <w:t>7</w:t>
            </w:r>
          </w:p>
        </w:tc>
        <w:tc>
          <w:tcPr>
            <w:tcW w:w="1243" w:type="dxa"/>
          </w:tcPr>
          <w:p w14:paraId="13CD3C00" w14:textId="1DD6F86B" w:rsidR="000D2874" w:rsidRPr="00056964" w:rsidRDefault="000D2874" w:rsidP="000D2874">
            <w:pPr>
              <w:spacing w:line="300" w:lineRule="exact"/>
              <w:ind w:firstLineChars="0" w:firstLine="0"/>
              <w:jc w:val="center"/>
              <w:rPr>
                <w:szCs w:val="24"/>
              </w:rPr>
            </w:pPr>
            <w:r>
              <w:rPr>
                <w:rFonts w:hint="eastAsia"/>
                <w:szCs w:val="24"/>
              </w:rPr>
              <w:t>4</w:t>
            </w:r>
          </w:p>
        </w:tc>
        <w:tc>
          <w:tcPr>
            <w:tcW w:w="4187" w:type="dxa"/>
          </w:tcPr>
          <w:p w14:paraId="43838552" w14:textId="687E24F9" w:rsidR="000D2874" w:rsidRPr="00056964" w:rsidRDefault="000D2874" w:rsidP="000D2874">
            <w:pPr>
              <w:spacing w:line="300" w:lineRule="exact"/>
              <w:ind w:firstLineChars="0" w:firstLine="0"/>
              <w:rPr>
                <w:szCs w:val="24"/>
              </w:rPr>
            </w:pPr>
            <w:r>
              <w:rPr>
                <w:rFonts w:hint="eastAsia"/>
                <w:szCs w:val="24"/>
              </w:rPr>
              <w:t>Q</w:t>
            </w:r>
            <w:r>
              <w:rPr>
                <w:szCs w:val="24"/>
              </w:rPr>
              <w:t>2:</w:t>
            </w:r>
            <w:r>
              <w:t xml:space="preserve"> </w:t>
            </w:r>
            <w:r w:rsidRPr="008A768F">
              <w:rPr>
                <w:szCs w:val="24"/>
              </w:rPr>
              <w:t>I still have an interest in things I used to be interested in.</w:t>
            </w:r>
            <w:r>
              <w:rPr>
                <w:szCs w:val="24"/>
              </w:rPr>
              <w:t xml:space="preserve"> &amp; Q8: </w:t>
            </w:r>
            <w:r w:rsidRPr="008A768F">
              <w:rPr>
                <w:szCs w:val="24"/>
              </w:rPr>
              <w:t>I have lost interest in my appearance (dressing up).</w:t>
            </w:r>
            <w:r>
              <w:rPr>
                <w:szCs w:val="24"/>
              </w:rPr>
              <w:t xml:space="preserve"> &amp; Q14: </w:t>
            </w:r>
            <w:r w:rsidRPr="003E48A0">
              <w:rPr>
                <w:szCs w:val="24"/>
              </w:rPr>
              <w:t>I can appreciate a good book or a quality radio or television program.</w:t>
            </w:r>
          </w:p>
        </w:tc>
        <w:tc>
          <w:tcPr>
            <w:tcW w:w="1584" w:type="dxa"/>
          </w:tcPr>
          <w:p w14:paraId="279E72E8" w14:textId="1FC3AE79" w:rsidR="000D2874" w:rsidRPr="00056964" w:rsidRDefault="000D2874" w:rsidP="000D2874">
            <w:pPr>
              <w:spacing w:line="300" w:lineRule="exact"/>
              <w:ind w:firstLineChars="0" w:firstLine="0"/>
              <w:rPr>
                <w:szCs w:val="24"/>
              </w:rPr>
            </w:pPr>
            <w:r w:rsidRPr="003E48A0">
              <w:rPr>
                <w:szCs w:val="24"/>
              </w:rPr>
              <w:t>Interest loss</w:t>
            </w:r>
          </w:p>
        </w:tc>
      </w:tr>
      <w:tr w:rsidR="000D2874" w:rsidRPr="00056964" w14:paraId="6F08EEB3" w14:textId="77777777" w:rsidTr="003E48A0">
        <w:tc>
          <w:tcPr>
            <w:tcW w:w="1661" w:type="dxa"/>
          </w:tcPr>
          <w:p w14:paraId="1E07B81C" w14:textId="46556967" w:rsidR="000D2874" w:rsidRPr="00056964" w:rsidRDefault="000D2874" w:rsidP="000D2874">
            <w:pPr>
              <w:spacing w:line="300" w:lineRule="exact"/>
              <w:ind w:firstLineChars="0" w:firstLine="0"/>
              <w:rPr>
                <w:szCs w:val="24"/>
              </w:rPr>
            </w:pPr>
            <w:r>
              <w:rPr>
                <w:rFonts w:hint="eastAsia"/>
                <w:szCs w:val="24"/>
              </w:rPr>
              <w:t>S</w:t>
            </w:r>
            <w:r>
              <w:rPr>
                <w:szCs w:val="24"/>
              </w:rPr>
              <w:t>MFQ</w:t>
            </w:r>
          </w:p>
        </w:tc>
        <w:tc>
          <w:tcPr>
            <w:tcW w:w="1243" w:type="dxa"/>
          </w:tcPr>
          <w:p w14:paraId="292ED9F9" w14:textId="4535123E" w:rsidR="000D2874" w:rsidRPr="00056964" w:rsidRDefault="000D2874" w:rsidP="000D2874">
            <w:pPr>
              <w:spacing w:line="300" w:lineRule="exact"/>
              <w:ind w:firstLineChars="0" w:firstLine="0"/>
              <w:jc w:val="center"/>
              <w:rPr>
                <w:szCs w:val="24"/>
              </w:rPr>
            </w:pPr>
            <w:r>
              <w:rPr>
                <w:rFonts w:hint="eastAsia"/>
                <w:szCs w:val="24"/>
              </w:rPr>
              <w:t>1</w:t>
            </w:r>
            <w:r>
              <w:rPr>
                <w:szCs w:val="24"/>
              </w:rPr>
              <w:t>3</w:t>
            </w:r>
          </w:p>
        </w:tc>
        <w:tc>
          <w:tcPr>
            <w:tcW w:w="1243" w:type="dxa"/>
          </w:tcPr>
          <w:p w14:paraId="056CEA18" w14:textId="3121F88D" w:rsidR="000D2874" w:rsidRPr="00056964" w:rsidRDefault="000D2874" w:rsidP="000D2874">
            <w:pPr>
              <w:spacing w:line="300" w:lineRule="exact"/>
              <w:ind w:firstLineChars="0" w:firstLine="0"/>
              <w:jc w:val="center"/>
              <w:rPr>
                <w:szCs w:val="24"/>
              </w:rPr>
            </w:pPr>
            <w:r>
              <w:rPr>
                <w:rFonts w:hint="eastAsia"/>
                <w:szCs w:val="24"/>
              </w:rPr>
              <w:t>1</w:t>
            </w:r>
            <w:r>
              <w:rPr>
                <w:szCs w:val="24"/>
              </w:rPr>
              <w:t>2</w:t>
            </w:r>
          </w:p>
        </w:tc>
        <w:tc>
          <w:tcPr>
            <w:tcW w:w="4187" w:type="dxa"/>
          </w:tcPr>
          <w:p w14:paraId="3E5D5CE2" w14:textId="4FE8A976" w:rsidR="000D2874" w:rsidRPr="00056964" w:rsidRDefault="000D2874" w:rsidP="000D2874">
            <w:pPr>
              <w:spacing w:line="300" w:lineRule="exact"/>
              <w:ind w:firstLineChars="0" w:firstLine="0"/>
              <w:rPr>
                <w:szCs w:val="24"/>
              </w:rPr>
            </w:pPr>
            <w:r>
              <w:rPr>
                <w:rFonts w:hint="eastAsia"/>
                <w:szCs w:val="24"/>
              </w:rPr>
              <w:t>Q</w:t>
            </w:r>
            <w:r>
              <w:rPr>
                <w:szCs w:val="24"/>
              </w:rPr>
              <w:t xml:space="preserve">9: </w:t>
            </w:r>
            <w:r w:rsidRPr="00850CF3">
              <w:rPr>
                <w:szCs w:val="24"/>
              </w:rPr>
              <w:t>Feeling like a bad person.</w:t>
            </w:r>
            <w:r>
              <w:rPr>
                <w:szCs w:val="24"/>
              </w:rPr>
              <w:t xml:space="preserve"> &amp; Q13: </w:t>
            </w:r>
            <w:r w:rsidRPr="00850CF3">
              <w:rPr>
                <w:szCs w:val="24"/>
              </w:rPr>
              <w:lastRenderedPageBreak/>
              <w:t>Feeling like I've done everything wrong.</w:t>
            </w:r>
          </w:p>
        </w:tc>
        <w:tc>
          <w:tcPr>
            <w:tcW w:w="1584" w:type="dxa"/>
          </w:tcPr>
          <w:p w14:paraId="1EC10C7E" w14:textId="55E95EE6" w:rsidR="000D2874" w:rsidRPr="00056964" w:rsidRDefault="000D2874" w:rsidP="000D2874">
            <w:pPr>
              <w:spacing w:line="300" w:lineRule="exact"/>
              <w:ind w:firstLineChars="0" w:firstLine="0"/>
              <w:rPr>
                <w:szCs w:val="24"/>
              </w:rPr>
            </w:pPr>
            <w:r w:rsidRPr="00056964">
              <w:rPr>
                <w:szCs w:val="24"/>
              </w:rPr>
              <w:lastRenderedPageBreak/>
              <w:t>Guilty/Self-</w:t>
            </w:r>
            <w:r w:rsidRPr="00056964">
              <w:rPr>
                <w:szCs w:val="24"/>
              </w:rPr>
              <w:lastRenderedPageBreak/>
              <w:t>accusation</w:t>
            </w:r>
          </w:p>
        </w:tc>
      </w:tr>
      <w:tr w:rsidR="000D2874" w:rsidRPr="00056964" w14:paraId="351EDF78" w14:textId="77777777" w:rsidTr="003E48A0">
        <w:tc>
          <w:tcPr>
            <w:tcW w:w="1661" w:type="dxa"/>
          </w:tcPr>
          <w:p w14:paraId="59EAC068" w14:textId="77777777" w:rsidR="000D2874" w:rsidRPr="00056964" w:rsidRDefault="000D2874" w:rsidP="000D2874">
            <w:pPr>
              <w:spacing w:line="300" w:lineRule="exact"/>
              <w:ind w:firstLineChars="0" w:firstLine="0"/>
              <w:rPr>
                <w:szCs w:val="24"/>
              </w:rPr>
            </w:pPr>
            <w:r w:rsidRPr="00056964">
              <w:rPr>
                <w:rFonts w:hint="eastAsia"/>
                <w:szCs w:val="24"/>
              </w:rPr>
              <w:lastRenderedPageBreak/>
              <w:t>UPI</w:t>
            </w:r>
          </w:p>
        </w:tc>
        <w:tc>
          <w:tcPr>
            <w:tcW w:w="1243" w:type="dxa"/>
          </w:tcPr>
          <w:p w14:paraId="1DE431A5" w14:textId="77777777" w:rsidR="000D2874" w:rsidRPr="00056964" w:rsidRDefault="000D2874" w:rsidP="000D2874">
            <w:pPr>
              <w:spacing w:line="300" w:lineRule="exact"/>
              <w:ind w:firstLineChars="0" w:firstLine="0"/>
              <w:jc w:val="center"/>
              <w:rPr>
                <w:szCs w:val="24"/>
              </w:rPr>
            </w:pPr>
            <w:r w:rsidRPr="00056964">
              <w:rPr>
                <w:rFonts w:hint="eastAsia"/>
                <w:szCs w:val="24"/>
              </w:rPr>
              <w:t>1</w:t>
            </w:r>
            <w:r w:rsidRPr="00056964">
              <w:rPr>
                <w:szCs w:val="24"/>
              </w:rPr>
              <w:t>2</w:t>
            </w:r>
          </w:p>
        </w:tc>
        <w:tc>
          <w:tcPr>
            <w:tcW w:w="1243" w:type="dxa"/>
          </w:tcPr>
          <w:p w14:paraId="565154F1" w14:textId="77777777" w:rsidR="000D2874" w:rsidRPr="00056964" w:rsidRDefault="000D2874" w:rsidP="000D2874">
            <w:pPr>
              <w:spacing w:line="300" w:lineRule="exact"/>
              <w:ind w:firstLineChars="0" w:firstLine="0"/>
              <w:jc w:val="center"/>
              <w:rPr>
                <w:szCs w:val="24"/>
              </w:rPr>
            </w:pPr>
            <w:r w:rsidRPr="00056964">
              <w:rPr>
                <w:rFonts w:hint="eastAsia"/>
                <w:szCs w:val="24"/>
              </w:rPr>
              <w:t>1</w:t>
            </w:r>
            <w:r w:rsidRPr="00056964">
              <w:rPr>
                <w:szCs w:val="24"/>
              </w:rPr>
              <w:t>1</w:t>
            </w:r>
          </w:p>
        </w:tc>
        <w:tc>
          <w:tcPr>
            <w:tcW w:w="4187" w:type="dxa"/>
          </w:tcPr>
          <w:p w14:paraId="09347EC4" w14:textId="77777777" w:rsidR="000D2874" w:rsidRPr="00056964" w:rsidRDefault="000D2874" w:rsidP="000D2874">
            <w:pPr>
              <w:spacing w:line="300" w:lineRule="exact"/>
              <w:ind w:firstLineChars="0" w:firstLine="0"/>
              <w:rPr>
                <w:szCs w:val="24"/>
              </w:rPr>
            </w:pPr>
            <w:r w:rsidRPr="00056964">
              <w:rPr>
                <w:szCs w:val="24"/>
              </w:rPr>
              <w:t>Q</w:t>
            </w:r>
            <w:r w:rsidRPr="00056964">
              <w:rPr>
                <w:rFonts w:hint="eastAsia"/>
                <w:szCs w:val="24"/>
              </w:rPr>
              <w:t>9:</w:t>
            </w:r>
            <w:r w:rsidRPr="00056964">
              <w:rPr>
                <w:szCs w:val="24"/>
              </w:rPr>
              <w:t xml:space="preserve"> L</w:t>
            </w:r>
            <w:r w:rsidRPr="00056964">
              <w:rPr>
                <w:rFonts w:hint="eastAsia"/>
                <w:szCs w:val="24"/>
              </w:rPr>
              <w:t>ack of confidence &amp;</w:t>
            </w:r>
            <w:r w:rsidRPr="00056964">
              <w:rPr>
                <w:szCs w:val="24"/>
              </w:rPr>
              <w:t xml:space="preserve"> Q1</w:t>
            </w:r>
            <w:r w:rsidRPr="00056964">
              <w:rPr>
                <w:rFonts w:hint="eastAsia"/>
                <w:szCs w:val="24"/>
              </w:rPr>
              <w:t>0:</w:t>
            </w:r>
            <w:r w:rsidRPr="00056964">
              <w:rPr>
                <w:szCs w:val="24"/>
              </w:rPr>
              <w:t xml:space="preserve"> F</w:t>
            </w:r>
            <w:r w:rsidRPr="00056964">
              <w:rPr>
                <w:rFonts w:hint="eastAsia"/>
                <w:szCs w:val="24"/>
              </w:rPr>
              <w:t>eeling self-abased</w:t>
            </w:r>
          </w:p>
        </w:tc>
        <w:tc>
          <w:tcPr>
            <w:tcW w:w="1584" w:type="dxa"/>
          </w:tcPr>
          <w:p w14:paraId="3DEFD72E" w14:textId="77777777" w:rsidR="000D2874" w:rsidRPr="00056964" w:rsidRDefault="000D2874" w:rsidP="000D2874">
            <w:pPr>
              <w:spacing w:line="300" w:lineRule="exact"/>
              <w:ind w:firstLineChars="0" w:firstLine="0"/>
              <w:rPr>
                <w:szCs w:val="24"/>
              </w:rPr>
            </w:pPr>
            <w:r w:rsidRPr="00056964">
              <w:rPr>
                <w:szCs w:val="24"/>
              </w:rPr>
              <w:t>S</w:t>
            </w:r>
            <w:r w:rsidRPr="00056964">
              <w:rPr>
                <w:rFonts w:hint="eastAsia"/>
                <w:szCs w:val="24"/>
              </w:rPr>
              <w:t>elf</w:t>
            </w:r>
            <w:r w:rsidRPr="00056964">
              <w:rPr>
                <w:szCs w:val="24"/>
              </w:rPr>
              <w:t>-</w:t>
            </w:r>
            <w:r w:rsidRPr="00056964">
              <w:rPr>
                <w:rFonts w:hint="eastAsia"/>
                <w:szCs w:val="24"/>
              </w:rPr>
              <w:t>abased</w:t>
            </w:r>
          </w:p>
        </w:tc>
      </w:tr>
    </w:tbl>
    <w:p w14:paraId="7C6FDDAD" w14:textId="47E97DC4" w:rsidR="00056964" w:rsidRDefault="007148FF" w:rsidP="00D94FED">
      <w:pPr>
        <w:spacing w:line="312" w:lineRule="auto"/>
        <w:ind w:firstLineChars="0" w:firstLine="0"/>
        <w:jc w:val="left"/>
        <w:rPr>
          <w:ins w:id="103" w:author="Hu Chuan-Peng" w:date="2023-10-31T09:44:00Z"/>
          <w:sz w:val="21"/>
          <w:szCs w:val="21"/>
        </w:rPr>
      </w:pPr>
      <w:r w:rsidRPr="000017D9">
        <w:rPr>
          <w:i/>
          <w:iCs/>
          <w:sz w:val="21"/>
          <w:szCs w:val="21"/>
        </w:rPr>
        <w:t>Note.</w:t>
      </w:r>
      <w:r w:rsidRPr="000017D9">
        <w:rPr>
          <w:sz w:val="21"/>
          <w:szCs w:val="21"/>
        </w:rPr>
        <w:t xml:space="preserve"> </w:t>
      </w:r>
      <w:r w:rsidRPr="00D94FED">
        <w:rPr>
          <w:sz w:val="21"/>
          <w:szCs w:val="21"/>
        </w:rPr>
        <w:t xml:space="preserve"> </w:t>
      </w:r>
      <w:r w:rsidR="00D94FED" w:rsidRPr="00D94FED">
        <w:rPr>
          <w:sz w:val="21"/>
          <w:szCs w:val="21"/>
        </w:rPr>
        <w:t>Most of the items have been translated from the Chinese version into English, which may result in differences in meaning from the original English version.</w:t>
      </w:r>
    </w:p>
    <w:p w14:paraId="5C701949" w14:textId="77777777" w:rsidR="00EF3373" w:rsidRPr="00056964" w:rsidRDefault="00EF3373" w:rsidP="00D94FED">
      <w:pPr>
        <w:spacing w:line="312" w:lineRule="auto"/>
        <w:ind w:firstLineChars="0" w:firstLine="0"/>
        <w:jc w:val="left"/>
        <w:rPr>
          <w:szCs w:val="24"/>
        </w:rPr>
      </w:pPr>
    </w:p>
    <w:p w14:paraId="6A9822F1" w14:textId="4FDF2A42" w:rsidR="00056964" w:rsidRPr="00056964" w:rsidRDefault="00056964" w:rsidP="00FD6780">
      <w:pPr>
        <w:pStyle w:val="Heading1"/>
        <w:rPr>
          <w:shd w:val="clear" w:color="auto" w:fill="FFFFFF"/>
        </w:rPr>
      </w:pPr>
      <w:commentRangeStart w:id="104"/>
      <w:commentRangeStart w:id="105"/>
      <w:commentRangeStart w:id="106"/>
      <w:r w:rsidRPr="00056964">
        <w:rPr>
          <w:shd w:val="clear" w:color="auto" w:fill="FFFFFF"/>
        </w:rPr>
        <w:t>3.</w:t>
      </w:r>
      <w:r w:rsidR="00095790">
        <w:rPr>
          <w:shd w:val="clear" w:color="auto" w:fill="FFFFFF"/>
        </w:rPr>
        <w:t>3</w:t>
      </w:r>
      <w:r w:rsidRPr="00056964">
        <w:rPr>
          <w:shd w:val="clear" w:color="auto" w:fill="FFFFFF"/>
        </w:rPr>
        <w:t xml:space="preserve"> </w:t>
      </w:r>
      <w:del w:id="107" w:author="Hu Chuan-Peng" w:date="2023-10-31T09:45:00Z">
        <w:r w:rsidRPr="00056964" w:rsidDel="00B615BF">
          <w:rPr>
            <w:rFonts w:hint="eastAsia"/>
            <w:shd w:val="clear" w:color="auto" w:fill="FFFFFF"/>
          </w:rPr>
          <w:delText>C</w:delText>
        </w:r>
        <w:r w:rsidRPr="00056964" w:rsidDel="00B615BF">
          <w:rPr>
            <w:shd w:val="clear" w:color="auto" w:fill="FFFFFF"/>
          </w:rPr>
          <w:delText>omparison of s</w:delText>
        </w:r>
      </w:del>
      <w:ins w:id="108" w:author="Hu Chuan-Peng" w:date="2023-10-31T09:45:00Z">
        <w:r w:rsidR="00B615BF">
          <w:rPr>
            <w:shd w:val="clear" w:color="auto" w:fill="FFFFFF"/>
          </w:rPr>
          <w:t>S</w:t>
        </w:r>
      </w:ins>
      <w:r w:rsidRPr="00056964">
        <w:rPr>
          <w:shd w:val="clear" w:color="auto" w:fill="FFFFFF"/>
        </w:rPr>
        <w:t>ymptoms across scales</w:t>
      </w:r>
      <w:commentRangeEnd w:id="104"/>
      <w:r w:rsidR="0061719E">
        <w:rPr>
          <w:rStyle w:val="CommentReference"/>
          <w:b w:val="0"/>
          <w:bCs w:val="0"/>
          <w:kern w:val="2"/>
        </w:rPr>
        <w:commentReference w:id="104"/>
      </w:r>
      <w:commentRangeEnd w:id="105"/>
      <w:r w:rsidR="001D6BB1">
        <w:rPr>
          <w:rStyle w:val="CommentReference"/>
          <w:b w:val="0"/>
          <w:bCs w:val="0"/>
          <w:kern w:val="2"/>
        </w:rPr>
        <w:commentReference w:id="105"/>
      </w:r>
      <w:commentRangeEnd w:id="106"/>
      <w:r w:rsidR="00B615BF">
        <w:rPr>
          <w:rStyle w:val="CommentReference"/>
          <w:b w:val="0"/>
          <w:bCs w:val="0"/>
          <w:kern w:val="2"/>
        </w:rPr>
        <w:commentReference w:id="106"/>
      </w:r>
    </w:p>
    <w:p w14:paraId="35138E26" w14:textId="379B5B21" w:rsidR="00056964" w:rsidRPr="00056964" w:rsidRDefault="00056964" w:rsidP="00B358FD">
      <w:pPr>
        <w:ind w:firstLine="480"/>
        <w:rPr>
          <w:shd w:val="clear" w:color="auto" w:fill="FFFFFF"/>
        </w:rPr>
      </w:pPr>
      <w:del w:id="109" w:author="Hu Chuan-Peng" w:date="2023-10-31T09:45:00Z">
        <w:r w:rsidRPr="00056964" w:rsidDel="00B615BF">
          <w:rPr>
            <w:rFonts w:hint="eastAsia"/>
            <w:shd w:val="clear" w:color="auto" w:fill="FFFFFF"/>
          </w:rPr>
          <w:delText>We</w:delText>
        </w:r>
        <w:r w:rsidRPr="00056964" w:rsidDel="00B615BF">
          <w:rPr>
            <w:shd w:val="clear" w:color="auto" w:fill="FFFFFF"/>
          </w:rPr>
          <w:delText xml:space="preserve"> </w:delText>
        </w:r>
        <w:r w:rsidRPr="00056964" w:rsidDel="00B615BF">
          <w:rPr>
            <w:rFonts w:hint="eastAsia"/>
            <w:shd w:val="clear" w:color="auto" w:fill="FFFFFF"/>
          </w:rPr>
          <w:delText>then</w:delText>
        </w:r>
        <w:r w:rsidRPr="00056964" w:rsidDel="00B615BF">
          <w:rPr>
            <w:shd w:val="clear" w:color="auto" w:fill="FFFFFF"/>
          </w:rPr>
          <w:delText xml:space="preserve"> </w:delText>
        </w:r>
        <w:r w:rsidRPr="00056964" w:rsidDel="00B615BF">
          <w:rPr>
            <w:rFonts w:hint="eastAsia"/>
            <w:shd w:val="clear" w:color="auto" w:fill="FFFFFF"/>
          </w:rPr>
          <w:delText>compar</w:delText>
        </w:r>
        <w:r w:rsidRPr="00056964" w:rsidDel="00B615BF">
          <w:rPr>
            <w:shd w:val="clear" w:color="auto" w:fill="FFFFFF"/>
          </w:rPr>
          <w:delText>ed</w:delText>
        </w:r>
      </w:del>
      <w:ins w:id="110" w:author="Hu Chuan-Peng" w:date="2023-10-31T09:45:00Z">
        <w:r w:rsidR="00B615BF">
          <w:rPr>
            <w:shd w:val="clear" w:color="auto" w:fill="FFFFFF"/>
          </w:rPr>
          <w:t>The comparison of</w:t>
        </w:r>
      </w:ins>
      <w:r w:rsidRPr="00056964">
        <w:rPr>
          <w:shd w:val="clear" w:color="auto" w:fill="FFFFFF"/>
        </w:rPr>
        <w:t xml:space="preserve"> </w:t>
      </w:r>
      <w:r w:rsidR="005B30AA">
        <w:rPr>
          <w:shd w:val="clear" w:color="auto" w:fill="FFFFFF"/>
        </w:rPr>
        <w:t xml:space="preserve">385 </w:t>
      </w:r>
      <w:r w:rsidRPr="00056964">
        <w:rPr>
          <w:shd w:val="clear" w:color="auto" w:fill="FFFFFF"/>
        </w:rPr>
        <w:t>symptoms across 27 scales</w:t>
      </w:r>
      <w:ins w:id="111" w:author="Hu Chuan-Peng" w:date="2023-10-31T09:45:00Z">
        <w:r w:rsidR="00B615BF">
          <w:rPr>
            <w:shd w:val="clear" w:color="auto" w:fill="FFFFFF"/>
          </w:rPr>
          <w:t xml:space="preserve"> </w:t>
        </w:r>
      </w:ins>
      <w:del w:id="112" w:author="Hu Chuan-Peng" w:date="2023-10-31T09:45:00Z">
        <w:r w:rsidRPr="00056964" w:rsidDel="00B615BF">
          <w:rPr>
            <w:shd w:val="clear" w:color="auto" w:fill="FFFFFF"/>
          </w:rPr>
          <w:delText xml:space="preserve">, </w:delText>
        </w:r>
      </w:del>
      <w:r w:rsidRPr="00056964">
        <w:rPr>
          <w:shd w:val="clear" w:color="auto" w:fill="FFFFFF"/>
        </w:rPr>
        <w:t>result</w:t>
      </w:r>
      <w:del w:id="113" w:author="Hu Chuan-Peng" w:date="2023-10-31T09:45:00Z">
        <w:r w:rsidRPr="00056964" w:rsidDel="00B615BF">
          <w:rPr>
            <w:shd w:val="clear" w:color="auto" w:fill="FFFFFF"/>
          </w:rPr>
          <w:delText>ing</w:delText>
        </w:r>
      </w:del>
      <w:ins w:id="114" w:author="Hu Chuan-Peng" w:date="2023-10-31T09:45:00Z">
        <w:r w:rsidR="00B615BF">
          <w:rPr>
            <w:shd w:val="clear" w:color="auto" w:fill="FFFFFF"/>
          </w:rPr>
          <w:t>ed</w:t>
        </w:r>
      </w:ins>
      <w:r w:rsidRPr="00056964">
        <w:rPr>
          <w:shd w:val="clear" w:color="auto" w:fill="FFFFFF"/>
        </w:rPr>
        <w:t xml:space="preserve"> in </w:t>
      </w:r>
      <w:r w:rsidR="005B30AA">
        <w:rPr>
          <w:shd w:val="clear" w:color="auto" w:fill="FFFFFF"/>
        </w:rPr>
        <w:t xml:space="preserve">unique </w:t>
      </w:r>
      <w:r w:rsidRPr="00056964">
        <w:rPr>
          <w:shd w:val="clear" w:color="auto" w:fill="FFFFFF"/>
        </w:rPr>
        <w:t>84 symptoms (</w:t>
      </w:r>
      <w:del w:id="115" w:author="Hu Chuan-Peng" w:date="2023-10-31T09:45:00Z">
        <w:r w:rsidRPr="00056964" w:rsidDel="00B615BF">
          <w:rPr>
            <w:shd w:val="clear" w:color="auto" w:fill="FFFFFF"/>
          </w:rPr>
          <w:delText>refer to</w:delText>
        </w:r>
      </w:del>
      <w:ins w:id="116" w:author="Hu Chuan-Peng" w:date="2023-10-31T09:45:00Z">
        <w:r w:rsidR="00B615BF">
          <w:rPr>
            <w:shd w:val="clear" w:color="auto" w:fill="FFFFFF"/>
          </w:rPr>
          <w:t>see</w:t>
        </w:r>
      </w:ins>
      <w:r w:rsidRPr="00056964">
        <w:rPr>
          <w:shd w:val="clear" w:color="auto" w:fill="FFFFFF"/>
        </w:rPr>
        <w:t xml:space="preserve"> Figure </w:t>
      </w:r>
      <w:r w:rsidR="00C00A30">
        <w:rPr>
          <w:shd w:val="clear" w:color="auto" w:fill="FFFFFF"/>
        </w:rPr>
        <w:t>3</w:t>
      </w:r>
      <w:r w:rsidRPr="00056964">
        <w:rPr>
          <w:shd w:val="clear" w:color="auto" w:fill="FFFFFF"/>
        </w:rPr>
        <w:t>).</w:t>
      </w:r>
      <w:r w:rsidRPr="00056964">
        <w:t xml:space="preserve"> </w:t>
      </w:r>
      <w:r w:rsidRPr="00056964">
        <w:rPr>
          <w:shd w:val="clear" w:color="auto" w:fill="FFFFFF"/>
        </w:rPr>
        <w:t xml:space="preserve">Among these, </w:t>
      </w:r>
      <w:r w:rsidRPr="00056964">
        <w:rPr>
          <w:rFonts w:hint="eastAsia"/>
          <w:shd w:val="clear" w:color="auto" w:fill="FFFFFF"/>
        </w:rPr>
        <w:t>eight</w:t>
      </w:r>
      <w:r w:rsidRPr="00056964">
        <w:rPr>
          <w:shd w:val="clear" w:color="auto" w:fill="FFFFFF"/>
        </w:rPr>
        <w:t xml:space="preserve"> are compound symptoms, including </w:t>
      </w:r>
      <w:r w:rsidRPr="00056964">
        <w:rPr>
          <w:i/>
          <w:iCs/>
          <w:shd w:val="clear" w:color="auto" w:fill="FFFFFF"/>
        </w:rPr>
        <w:t>Depressive mood, Irritability</w:t>
      </w:r>
      <w:r w:rsidRPr="00056964">
        <w:rPr>
          <w:shd w:val="clear" w:color="auto" w:fill="FFFFFF"/>
        </w:rPr>
        <w:t xml:space="preserve">, </w:t>
      </w:r>
      <w:r w:rsidRPr="00056964">
        <w:rPr>
          <w:i/>
          <w:iCs/>
          <w:shd w:val="clear" w:color="auto" w:fill="FFFFFF"/>
        </w:rPr>
        <w:t>Self-abasement</w:t>
      </w:r>
      <w:r w:rsidRPr="00056964">
        <w:rPr>
          <w:shd w:val="clear" w:color="auto" w:fill="FFFFFF"/>
        </w:rPr>
        <w:t xml:space="preserve">, </w:t>
      </w:r>
      <w:r w:rsidRPr="00056964">
        <w:rPr>
          <w:i/>
          <w:iCs/>
          <w:shd w:val="clear" w:color="auto" w:fill="FFFFFF"/>
        </w:rPr>
        <w:t>Interest/pleasure loss</w:t>
      </w:r>
      <w:r w:rsidRPr="00056964">
        <w:rPr>
          <w:shd w:val="clear" w:color="auto" w:fill="FFFFFF"/>
        </w:rPr>
        <w:t xml:space="preserve">, </w:t>
      </w:r>
      <w:r w:rsidRPr="00056964">
        <w:rPr>
          <w:i/>
          <w:iCs/>
          <w:shd w:val="clear" w:color="auto" w:fill="FFFFFF"/>
        </w:rPr>
        <w:t>Somatization</w:t>
      </w:r>
      <w:r w:rsidRPr="00056964">
        <w:rPr>
          <w:shd w:val="clear" w:color="auto" w:fill="FFFFFF"/>
        </w:rPr>
        <w:t xml:space="preserve">, </w:t>
      </w:r>
      <w:r w:rsidRPr="00056964">
        <w:rPr>
          <w:i/>
          <w:iCs/>
          <w:shd w:val="clear" w:color="auto" w:fill="FFFFFF"/>
        </w:rPr>
        <w:t>Appetite changes</w:t>
      </w:r>
      <w:r w:rsidRPr="00056964">
        <w:rPr>
          <w:shd w:val="clear" w:color="auto" w:fill="FFFFFF"/>
        </w:rPr>
        <w:t xml:space="preserve">, </w:t>
      </w:r>
      <w:r w:rsidRPr="00056964">
        <w:rPr>
          <w:i/>
          <w:iCs/>
          <w:shd w:val="clear" w:color="auto" w:fill="FFFFFF"/>
        </w:rPr>
        <w:t>Somnipathy</w:t>
      </w:r>
      <w:r w:rsidRPr="00056964">
        <w:rPr>
          <w:shd w:val="clear" w:color="auto" w:fill="FFFFFF"/>
        </w:rPr>
        <w:t>, and</w:t>
      </w:r>
      <w:r w:rsidRPr="00056964">
        <w:rPr>
          <w:i/>
          <w:iCs/>
          <w:shd w:val="clear" w:color="auto" w:fill="FFFFFF"/>
        </w:rPr>
        <w:t xml:space="preserve"> Reduced socialization</w:t>
      </w:r>
      <w:del w:id="117" w:author="Hu Chuan-Peng" w:date="2023-10-31T09:45:00Z">
        <w:r w:rsidRPr="00056964" w:rsidDel="00B615BF">
          <w:rPr>
            <w:shd w:val="clear" w:color="auto" w:fill="FFFFFF"/>
          </w:rPr>
          <w:delText>.</w:delText>
        </w:r>
      </w:del>
      <w:ins w:id="118" w:author="Hu Chuan-Peng" w:date="2023-10-31T09:45:00Z">
        <w:r w:rsidR="00B615BF">
          <w:rPr>
            <w:shd w:val="clear" w:color="auto" w:fill="FFFFFF"/>
          </w:rPr>
          <w:t xml:space="preserve"> </w:t>
        </w:r>
      </w:ins>
      <w:del w:id="119" w:author="Hu Chuan-Peng" w:date="2023-10-31T09:45:00Z">
        <w:r w:rsidRPr="00056964" w:rsidDel="00B615BF">
          <w:rPr>
            <w:shd w:val="clear" w:color="auto" w:fill="FFFFFF"/>
          </w:rPr>
          <w:delText xml:space="preserve"> The compo</w:delText>
        </w:r>
        <w:r w:rsidRPr="00056964" w:rsidDel="00B615BF">
          <w:rPr>
            <w:rFonts w:hint="eastAsia"/>
            <w:shd w:val="clear" w:color="auto" w:fill="FFFFFF"/>
          </w:rPr>
          <w:delText>und</w:delText>
        </w:r>
        <w:r w:rsidRPr="00056964" w:rsidDel="00B615BF">
          <w:rPr>
            <w:shd w:val="clear" w:color="auto" w:fill="FFFFFF"/>
          </w:rPr>
          <w:delText xml:space="preserve"> symptoms and the specific symptoms they contain are shown in </w:delText>
        </w:r>
      </w:del>
      <w:ins w:id="120" w:author="Hu Chuan-Peng" w:date="2023-10-31T09:45:00Z">
        <w:r w:rsidR="00B615BF">
          <w:rPr>
            <w:shd w:val="clear" w:color="auto" w:fill="FFFFFF"/>
          </w:rPr>
          <w:t xml:space="preserve">(see </w:t>
        </w:r>
      </w:ins>
      <w:r w:rsidRPr="00056964">
        <w:rPr>
          <w:shd w:val="clear" w:color="auto" w:fill="FFFFFF"/>
        </w:rPr>
        <w:t xml:space="preserve">Table </w:t>
      </w:r>
      <w:r w:rsidR="008A4F41">
        <w:rPr>
          <w:shd w:val="clear" w:color="auto" w:fill="FFFFFF"/>
        </w:rPr>
        <w:t>2</w:t>
      </w:r>
      <w:ins w:id="121" w:author="Hu Chuan-Peng" w:date="2023-10-31T09:46:00Z">
        <w:r w:rsidR="00B615BF">
          <w:rPr>
            <w:shd w:val="clear" w:color="auto" w:fill="FFFFFF"/>
          </w:rPr>
          <w:t>)</w:t>
        </w:r>
      </w:ins>
      <w:r w:rsidR="00B358FD">
        <w:rPr>
          <w:rFonts w:hint="eastAsia"/>
          <w:shd w:val="clear" w:color="auto" w:fill="FFFFFF"/>
        </w:rPr>
        <w:t>.</w:t>
      </w:r>
    </w:p>
    <w:p w14:paraId="1A854BD2" w14:textId="77777777" w:rsidR="008A4F41" w:rsidRPr="008A4F41" w:rsidRDefault="00056964" w:rsidP="008A4F41">
      <w:pPr>
        <w:ind w:firstLineChars="0" w:firstLine="0"/>
        <w:rPr>
          <w:b/>
          <w:bCs/>
          <w:shd w:val="clear" w:color="auto" w:fill="FFFFFF"/>
        </w:rPr>
      </w:pPr>
      <w:r w:rsidRPr="008A4F41">
        <w:rPr>
          <w:b/>
          <w:bCs/>
          <w:shd w:val="clear" w:color="auto" w:fill="FFFFFF"/>
        </w:rPr>
        <w:t>Table</w:t>
      </w:r>
      <w:r w:rsidR="008A4F41" w:rsidRPr="008A4F41">
        <w:rPr>
          <w:b/>
          <w:bCs/>
          <w:shd w:val="clear" w:color="auto" w:fill="FFFFFF"/>
        </w:rPr>
        <w:t>2</w:t>
      </w:r>
      <w:r w:rsidRPr="008A4F41">
        <w:rPr>
          <w:b/>
          <w:bCs/>
          <w:shd w:val="clear" w:color="auto" w:fill="FFFFFF"/>
        </w:rPr>
        <w:t xml:space="preserve"> </w:t>
      </w:r>
    </w:p>
    <w:p w14:paraId="4A412338" w14:textId="73D7026F" w:rsidR="00056964" w:rsidRPr="008A4F41" w:rsidRDefault="00056964" w:rsidP="008A4F41">
      <w:pPr>
        <w:ind w:firstLineChars="0" w:firstLine="0"/>
        <w:rPr>
          <w:i/>
          <w:iCs/>
          <w:shd w:val="clear" w:color="auto" w:fill="FFFFFF"/>
        </w:rPr>
      </w:pPr>
      <w:r w:rsidRPr="008A4F41">
        <w:rPr>
          <w:i/>
          <w:iCs/>
          <w:highlight w:val="yellow"/>
          <w:shd w:val="clear" w:color="auto" w:fill="FFFFFF"/>
        </w:rPr>
        <w:t>Compo</w:t>
      </w:r>
      <w:r w:rsidR="005B17CD" w:rsidRPr="008A4F41">
        <w:rPr>
          <w:rFonts w:hint="eastAsia"/>
          <w:i/>
          <w:iCs/>
          <w:highlight w:val="yellow"/>
          <w:shd w:val="clear" w:color="auto" w:fill="FFFFFF"/>
        </w:rPr>
        <w:t>und</w:t>
      </w:r>
      <w:r w:rsidRPr="008A4F41">
        <w:rPr>
          <w:i/>
          <w:iCs/>
          <w:shd w:val="clear" w:color="auto" w:fill="FFFFFF"/>
        </w:rPr>
        <w:t xml:space="preserve"> symptoms and the specific symptoms they contain</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4606"/>
      </w:tblGrid>
      <w:tr w:rsidR="00056964" w:rsidRPr="00056964" w14:paraId="67FD6014" w14:textId="77777777" w:rsidTr="0087618E">
        <w:trPr>
          <w:jc w:val="center"/>
        </w:trPr>
        <w:tc>
          <w:tcPr>
            <w:tcW w:w="2765" w:type="dxa"/>
            <w:tcBorders>
              <w:top w:val="single" w:sz="12" w:space="0" w:color="auto"/>
              <w:bottom w:val="single" w:sz="12" w:space="0" w:color="auto"/>
            </w:tcBorders>
          </w:tcPr>
          <w:p w14:paraId="3FF0E5E6"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color w:val="2A2B2E"/>
                <w:kern w:val="0"/>
                <w:sz w:val="23"/>
                <w:szCs w:val="23"/>
                <w:shd w:val="clear" w:color="auto" w:fill="FFFFFF"/>
              </w:rPr>
              <w:t>Compound symptoms</w:t>
            </w:r>
          </w:p>
        </w:tc>
        <w:tc>
          <w:tcPr>
            <w:tcW w:w="4606" w:type="dxa"/>
            <w:tcBorders>
              <w:top w:val="single" w:sz="12" w:space="0" w:color="auto"/>
              <w:bottom w:val="single" w:sz="12" w:space="0" w:color="auto"/>
            </w:tcBorders>
          </w:tcPr>
          <w:p w14:paraId="17B07822"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color w:val="2A2B2E"/>
                <w:kern w:val="0"/>
                <w:sz w:val="23"/>
                <w:szCs w:val="23"/>
                <w:shd w:val="clear" w:color="auto" w:fill="FFFFFF"/>
              </w:rPr>
              <w:t>Specific symptoms</w:t>
            </w:r>
          </w:p>
        </w:tc>
      </w:tr>
      <w:tr w:rsidR="00056964" w:rsidRPr="00056964" w14:paraId="66F224AD" w14:textId="77777777" w:rsidTr="0087618E">
        <w:trPr>
          <w:jc w:val="center"/>
        </w:trPr>
        <w:tc>
          <w:tcPr>
            <w:tcW w:w="2765" w:type="dxa"/>
            <w:tcBorders>
              <w:top w:val="single" w:sz="12" w:space="0" w:color="auto"/>
            </w:tcBorders>
            <w:vAlign w:val="center"/>
          </w:tcPr>
          <w:p w14:paraId="7E5BD426"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bookmarkStart w:id="122" w:name="_Hlk146654070"/>
            <w:r w:rsidRPr="00056964">
              <w:rPr>
                <w:color w:val="2A2B2E"/>
                <w:kern w:val="0"/>
                <w:sz w:val="23"/>
                <w:szCs w:val="23"/>
                <w:shd w:val="clear" w:color="auto" w:fill="FFFFFF"/>
              </w:rPr>
              <w:t>Depressive mood</w:t>
            </w:r>
          </w:p>
        </w:tc>
        <w:tc>
          <w:tcPr>
            <w:tcW w:w="4606" w:type="dxa"/>
            <w:tcBorders>
              <w:top w:val="single" w:sz="12" w:space="0" w:color="auto"/>
            </w:tcBorders>
            <w:vAlign w:val="center"/>
          </w:tcPr>
          <w:p w14:paraId="23E6C3CC"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DengXian"/>
                <w:color w:val="2A2B2E"/>
                <w:kern w:val="0"/>
                <w:sz w:val="23"/>
                <w:szCs w:val="23"/>
              </w:rPr>
              <w:t>Blue, Low mood, S</w:t>
            </w:r>
            <w:r w:rsidRPr="00056964">
              <w:rPr>
                <w:rFonts w:eastAsia="DengXian" w:hint="eastAsia"/>
                <w:color w:val="2A2B2E"/>
                <w:kern w:val="0"/>
                <w:sz w:val="23"/>
                <w:szCs w:val="23"/>
              </w:rPr>
              <w:t>ad</w:t>
            </w:r>
            <w:r w:rsidRPr="00056964">
              <w:rPr>
                <w:rFonts w:eastAsia="DengXian"/>
                <w:color w:val="2A2B2E"/>
                <w:kern w:val="0"/>
                <w:sz w:val="23"/>
                <w:szCs w:val="23"/>
              </w:rPr>
              <w:t xml:space="preserve">, </w:t>
            </w:r>
            <w:r w:rsidRPr="00056964">
              <w:rPr>
                <w:color w:val="2A2B2E"/>
                <w:kern w:val="0"/>
                <w:sz w:val="23"/>
                <w:szCs w:val="23"/>
                <w:shd w:val="clear" w:color="auto" w:fill="FFFFFF"/>
              </w:rPr>
              <w:t>Anhedonia</w:t>
            </w:r>
          </w:p>
        </w:tc>
      </w:tr>
      <w:bookmarkEnd w:id="122"/>
      <w:tr w:rsidR="00056964" w:rsidRPr="00056964" w14:paraId="7B10D080" w14:textId="77777777" w:rsidTr="0087618E">
        <w:trPr>
          <w:jc w:val="center"/>
        </w:trPr>
        <w:tc>
          <w:tcPr>
            <w:tcW w:w="2765" w:type="dxa"/>
            <w:vAlign w:val="center"/>
          </w:tcPr>
          <w:p w14:paraId="7275EA32"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color w:val="2A2B2E"/>
                <w:kern w:val="0"/>
                <w:sz w:val="23"/>
                <w:szCs w:val="23"/>
                <w:shd w:val="clear" w:color="auto" w:fill="FFFFFF"/>
              </w:rPr>
              <w:t>Irritability</w:t>
            </w:r>
          </w:p>
        </w:tc>
        <w:tc>
          <w:tcPr>
            <w:tcW w:w="4606" w:type="dxa"/>
            <w:vAlign w:val="center"/>
          </w:tcPr>
          <w:p w14:paraId="30A668D7"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DengXian"/>
                <w:color w:val="2A2B2E"/>
                <w:kern w:val="0"/>
                <w:sz w:val="23"/>
                <w:szCs w:val="23"/>
              </w:rPr>
              <w:t>Prone to anger towards parents</w:t>
            </w:r>
          </w:p>
        </w:tc>
      </w:tr>
      <w:tr w:rsidR="00056964" w:rsidRPr="00056964" w14:paraId="42AD13C7" w14:textId="77777777" w:rsidTr="0087618E">
        <w:trPr>
          <w:jc w:val="center"/>
        </w:trPr>
        <w:tc>
          <w:tcPr>
            <w:tcW w:w="2765" w:type="dxa"/>
            <w:vAlign w:val="center"/>
          </w:tcPr>
          <w:p w14:paraId="4F1BBAE1"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DengXian"/>
                <w:color w:val="2A2B2E"/>
                <w:kern w:val="0"/>
                <w:sz w:val="23"/>
                <w:szCs w:val="23"/>
              </w:rPr>
              <w:t>Self-abasement</w:t>
            </w:r>
          </w:p>
        </w:tc>
        <w:tc>
          <w:tcPr>
            <w:tcW w:w="4606" w:type="dxa"/>
            <w:vAlign w:val="center"/>
          </w:tcPr>
          <w:p w14:paraId="75DD37A8"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DengXian"/>
                <w:color w:val="2A2B2E"/>
                <w:kern w:val="0"/>
                <w:sz w:val="23"/>
                <w:szCs w:val="23"/>
              </w:rPr>
              <w:t xml:space="preserve">Psychological inferiority, Negative body perception </w:t>
            </w:r>
          </w:p>
        </w:tc>
      </w:tr>
      <w:tr w:rsidR="00056964" w:rsidRPr="00056964" w14:paraId="3C9D3133" w14:textId="77777777" w:rsidTr="0087618E">
        <w:trPr>
          <w:jc w:val="center"/>
        </w:trPr>
        <w:tc>
          <w:tcPr>
            <w:tcW w:w="2765" w:type="dxa"/>
            <w:vAlign w:val="center"/>
          </w:tcPr>
          <w:p w14:paraId="04DC9AEE"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DengXian"/>
                <w:color w:val="2A2B2E"/>
                <w:kern w:val="0"/>
                <w:sz w:val="23"/>
                <w:szCs w:val="23"/>
              </w:rPr>
              <w:t>Interest/pleasure loss</w:t>
            </w:r>
          </w:p>
        </w:tc>
        <w:tc>
          <w:tcPr>
            <w:tcW w:w="4606" w:type="dxa"/>
            <w:vAlign w:val="center"/>
          </w:tcPr>
          <w:p w14:paraId="1E304393"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DengXian"/>
                <w:color w:val="2A2B2E"/>
                <w:kern w:val="0"/>
                <w:sz w:val="23"/>
                <w:szCs w:val="23"/>
              </w:rPr>
              <w:t>Interest loss, Pleasure loss</w:t>
            </w:r>
          </w:p>
        </w:tc>
      </w:tr>
      <w:tr w:rsidR="00056964" w:rsidRPr="00056964" w14:paraId="664451D3" w14:textId="77777777" w:rsidTr="0087618E">
        <w:trPr>
          <w:jc w:val="center"/>
        </w:trPr>
        <w:tc>
          <w:tcPr>
            <w:tcW w:w="2765" w:type="dxa"/>
            <w:vAlign w:val="center"/>
          </w:tcPr>
          <w:p w14:paraId="75754059"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DengXian"/>
                <w:color w:val="2A2B2E"/>
                <w:kern w:val="0"/>
                <w:sz w:val="23"/>
                <w:szCs w:val="23"/>
              </w:rPr>
              <w:t>Somatization</w:t>
            </w:r>
          </w:p>
        </w:tc>
        <w:tc>
          <w:tcPr>
            <w:tcW w:w="4606" w:type="dxa"/>
            <w:vAlign w:val="center"/>
          </w:tcPr>
          <w:p w14:paraId="2E3299D5"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DengXian"/>
                <w:color w:val="2A2B2E"/>
                <w:kern w:val="0"/>
                <w:sz w:val="23"/>
                <w:szCs w:val="23"/>
              </w:rPr>
              <w:t>Gastrointestinal, Sympathetic arousal, General somatic symptoms</w:t>
            </w:r>
          </w:p>
        </w:tc>
      </w:tr>
      <w:tr w:rsidR="00056964" w:rsidRPr="00056964" w14:paraId="46C3A7FC" w14:textId="77777777" w:rsidTr="0087618E">
        <w:trPr>
          <w:jc w:val="center"/>
        </w:trPr>
        <w:tc>
          <w:tcPr>
            <w:tcW w:w="2765" w:type="dxa"/>
            <w:vAlign w:val="center"/>
          </w:tcPr>
          <w:p w14:paraId="6603F680"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DengXian"/>
                <w:color w:val="2A2B2E"/>
                <w:kern w:val="0"/>
                <w:sz w:val="23"/>
                <w:szCs w:val="23"/>
              </w:rPr>
              <w:t>Appetite changes</w:t>
            </w:r>
          </w:p>
        </w:tc>
        <w:tc>
          <w:tcPr>
            <w:tcW w:w="4606" w:type="dxa"/>
            <w:vAlign w:val="center"/>
          </w:tcPr>
          <w:p w14:paraId="41146717"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DengXian"/>
                <w:color w:val="2A2B2E"/>
                <w:kern w:val="0"/>
                <w:sz w:val="23"/>
                <w:szCs w:val="23"/>
              </w:rPr>
              <w:t>Appetite increase, Appetite decrease</w:t>
            </w:r>
          </w:p>
        </w:tc>
      </w:tr>
      <w:tr w:rsidR="00056964" w:rsidRPr="00056964" w14:paraId="57D1466A" w14:textId="77777777" w:rsidTr="0087618E">
        <w:trPr>
          <w:jc w:val="center"/>
        </w:trPr>
        <w:tc>
          <w:tcPr>
            <w:tcW w:w="2765" w:type="dxa"/>
            <w:vAlign w:val="center"/>
          </w:tcPr>
          <w:p w14:paraId="5B104516"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DengXian"/>
                <w:color w:val="2A2B2E"/>
                <w:kern w:val="0"/>
                <w:sz w:val="23"/>
                <w:szCs w:val="23"/>
              </w:rPr>
              <w:t>Somnipathy</w:t>
            </w:r>
          </w:p>
        </w:tc>
        <w:tc>
          <w:tcPr>
            <w:tcW w:w="4606" w:type="dxa"/>
            <w:vAlign w:val="center"/>
          </w:tcPr>
          <w:p w14:paraId="1A375554"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DengXian"/>
                <w:color w:val="2A2B2E"/>
                <w:kern w:val="0"/>
                <w:sz w:val="23"/>
                <w:szCs w:val="23"/>
              </w:rPr>
              <w:t>Poor sleep, Hypersomnia, Early insomnia, Middle insomnia, Late insomnia</w:t>
            </w:r>
          </w:p>
        </w:tc>
      </w:tr>
      <w:tr w:rsidR="00056964" w:rsidRPr="00056964" w14:paraId="054E2CC7" w14:textId="77777777" w:rsidTr="0087618E">
        <w:trPr>
          <w:jc w:val="center"/>
        </w:trPr>
        <w:tc>
          <w:tcPr>
            <w:tcW w:w="2765" w:type="dxa"/>
            <w:tcBorders>
              <w:top w:val="nil"/>
              <w:bottom w:val="single" w:sz="12" w:space="0" w:color="auto"/>
            </w:tcBorders>
            <w:vAlign w:val="center"/>
          </w:tcPr>
          <w:p w14:paraId="1287349D"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DengXian"/>
                <w:color w:val="2A2B2E"/>
                <w:kern w:val="0"/>
                <w:sz w:val="23"/>
                <w:szCs w:val="23"/>
              </w:rPr>
              <w:t>Reduced socialization</w:t>
            </w:r>
          </w:p>
        </w:tc>
        <w:tc>
          <w:tcPr>
            <w:tcW w:w="4606" w:type="dxa"/>
            <w:tcBorders>
              <w:top w:val="nil"/>
              <w:bottom w:val="single" w:sz="12" w:space="0" w:color="auto"/>
            </w:tcBorders>
            <w:vAlign w:val="center"/>
          </w:tcPr>
          <w:p w14:paraId="67FA3849"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DengXian"/>
                <w:color w:val="2A2B2E"/>
                <w:kern w:val="0"/>
                <w:sz w:val="23"/>
                <w:szCs w:val="23"/>
              </w:rPr>
              <w:t>I didn’t want to see my friends.</w:t>
            </w:r>
          </w:p>
        </w:tc>
      </w:tr>
    </w:tbl>
    <w:p w14:paraId="64AB5871" w14:textId="77777777" w:rsidR="004A0BFD" w:rsidRPr="00056964" w:rsidRDefault="004A0BFD" w:rsidP="004A0BFD">
      <w:pPr>
        <w:ind w:firstLineChars="0" w:firstLine="0"/>
        <w:rPr>
          <w:shd w:val="clear" w:color="auto" w:fill="FFFFFF"/>
        </w:rPr>
      </w:pPr>
    </w:p>
    <w:p w14:paraId="2134DBD6" w14:textId="61E4BC66" w:rsidR="004A0BFD" w:rsidRDefault="00056964" w:rsidP="004A0BFD">
      <w:pPr>
        <w:ind w:firstLine="480"/>
      </w:pPr>
      <w:r w:rsidRPr="00056964">
        <w:t xml:space="preserve">The most frequently </w:t>
      </w:r>
      <w:r w:rsidRPr="00056964">
        <w:rPr>
          <w:rFonts w:hint="eastAsia"/>
        </w:rPr>
        <w:t>measured</w:t>
      </w:r>
      <w:r w:rsidRPr="00056964">
        <w:t xml:space="preserve"> symptom, appeared in 2</w:t>
      </w:r>
      <w:r w:rsidR="00643F29">
        <w:t>2</w:t>
      </w:r>
      <w:r w:rsidRPr="00056964">
        <w:t xml:space="preserve"> out of 27, was </w:t>
      </w:r>
      <w:r w:rsidRPr="00056964">
        <w:rPr>
          <w:i/>
          <w:iCs/>
        </w:rPr>
        <w:t>Sense of hopelessness</w:t>
      </w:r>
      <w:r w:rsidRPr="00056964">
        <w:t xml:space="preserve">. </w:t>
      </w:r>
      <w:bookmarkStart w:id="123" w:name="OLE_LINK5"/>
      <w:r w:rsidRPr="00056964">
        <w:t xml:space="preserve">The second most measured symptom, </w:t>
      </w:r>
      <w:r w:rsidRPr="00056964">
        <w:rPr>
          <w:highlight w:val="yellow"/>
        </w:rPr>
        <w:t xml:space="preserve">18 out of 27, was </w:t>
      </w:r>
      <w:r w:rsidRPr="00056964">
        <w:rPr>
          <w:i/>
          <w:iCs/>
          <w:highlight w:val="yellow"/>
        </w:rPr>
        <w:t>Interest loss</w:t>
      </w:r>
      <w:r w:rsidRPr="00056964">
        <w:rPr>
          <w:highlight w:val="yellow"/>
        </w:rPr>
        <w:t xml:space="preserve">. Note that </w:t>
      </w:r>
      <w:r w:rsidRPr="00056964">
        <w:rPr>
          <w:i/>
          <w:iCs/>
          <w:highlight w:val="yellow"/>
        </w:rPr>
        <w:t>anhedonia</w:t>
      </w:r>
      <w:r w:rsidRPr="00056964">
        <w:rPr>
          <w:highlight w:val="yellow"/>
        </w:rPr>
        <w:t xml:space="preserve">, a key symptom of major depression, is separated into two symptoms, </w:t>
      </w:r>
      <w:r w:rsidRPr="00056964">
        <w:rPr>
          <w:i/>
          <w:iCs/>
          <w:highlight w:val="yellow"/>
        </w:rPr>
        <w:t>loss of interest</w:t>
      </w:r>
      <w:r w:rsidRPr="00056964">
        <w:rPr>
          <w:highlight w:val="yellow"/>
        </w:rPr>
        <w:t xml:space="preserve"> and </w:t>
      </w:r>
      <w:r w:rsidRPr="00056964">
        <w:rPr>
          <w:i/>
          <w:iCs/>
          <w:highlight w:val="yellow"/>
        </w:rPr>
        <w:t>loss of pleasure</w:t>
      </w:r>
      <w:r w:rsidRPr="00056964">
        <w:rPr>
          <w:highlight w:val="yellow"/>
        </w:rPr>
        <w:t>, in DSM-5.</w:t>
      </w:r>
      <w:r w:rsidRPr="00056964">
        <w:t xml:space="preserve"> </w:t>
      </w:r>
      <w:bookmarkEnd w:id="123"/>
      <w:r w:rsidRPr="00056964">
        <w:t xml:space="preserve">We found </w:t>
      </w:r>
      <w:r w:rsidR="008B783D" w:rsidRPr="00D93CDE">
        <w:rPr>
          <w:i/>
          <w:iCs/>
        </w:rPr>
        <w:t xml:space="preserve">loss of </w:t>
      </w:r>
      <w:r w:rsidR="008B783D">
        <w:rPr>
          <w:i/>
          <w:iCs/>
        </w:rPr>
        <w:t>p</w:t>
      </w:r>
      <w:r w:rsidR="008B783D" w:rsidRPr="00056964">
        <w:rPr>
          <w:i/>
          <w:iCs/>
        </w:rPr>
        <w:t xml:space="preserve">leasure </w:t>
      </w:r>
      <w:r w:rsidRPr="00056964">
        <w:t xml:space="preserve">was observed less frequently than </w:t>
      </w:r>
      <w:r w:rsidRPr="00056964">
        <w:rPr>
          <w:i/>
          <w:iCs/>
        </w:rPr>
        <w:t>loss of interest</w:t>
      </w:r>
      <w:r w:rsidRPr="00056964">
        <w:t>, being measured in 9 out of 27 scales.</w:t>
      </w:r>
      <w:r w:rsidR="004A0BFD">
        <w:rPr>
          <w:rFonts w:hint="eastAsia"/>
        </w:rPr>
        <w:t xml:space="preserve"> </w:t>
      </w:r>
    </w:p>
    <w:p w14:paraId="75C43193" w14:textId="77777777" w:rsidR="008A4F41" w:rsidRDefault="008A4F41" w:rsidP="004A0BFD">
      <w:pPr>
        <w:ind w:firstLine="480"/>
      </w:pPr>
    </w:p>
    <w:p w14:paraId="071C5BB3" w14:textId="77777777" w:rsidR="008A4F41" w:rsidRDefault="008A4F41" w:rsidP="004A0BFD">
      <w:pPr>
        <w:ind w:firstLine="480"/>
      </w:pPr>
    </w:p>
    <w:p w14:paraId="3EE3C943" w14:textId="77777777" w:rsidR="008A4F41" w:rsidRDefault="008A4F41" w:rsidP="004A0BFD">
      <w:pPr>
        <w:ind w:firstLine="480"/>
      </w:pPr>
    </w:p>
    <w:p w14:paraId="5D070989" w14:textId="77777777" w:rsidR="008A4F41" w:rsidRDefault="008A4F41" w:rsidP="004A0BFD">
      <w:pPr>
        <w:ind w:firstLine="480"/>
      </w:pPr>
    </w:p>
    <w:p w14:paraId="5EC6F57B" w14:textId="77777777" w:rsidR="008A4F41" w:rsidRDefault="008A4F41" w:rsidP="004A0BFD">
      <w:pPr>
        <w:ind w:firstLine="480"/>
      </w:pPr>
    </w:p>
    <w:p w14:paraId="32176D6C" w14:textId="77777777" w:rsidR="008A4F41" w:rsidRDefault="008A4F41" w:rsidP="004A0BFD">
      <w:pPr>
        <w:ind w:firstLine="480"/>
      </w:pPr>
    </w:p>
    <w:p w14:paraId="6EC23F8E" w14:textId="77777777" w:rsidR="008A4F41" w:rsidRDefault="008A4F41" w:rsidP="008A4F41">
      <w:pPr>
        <w:ind w:firstLineChars="0" w:firstLine="0"/>
      </w:pPr>
    </w:p>
    <w:p w14:paraId="5A9739EE" w14:textId="012C0ECA" w:rsidR="008A4F41" w:rsidDel="004E588D" w:rsidRDefault="008A4F41" w:rsidP="008A4F41">
      <w:pPr>
        <w:ind w:firstLineChars="94" w:firstLine="201"/>
        <w:rPr>
          <w:moveFrom w:id="124" w:author="Hu Chuan-Peng" w:date="2023-10-31T09:47:00Z"/>
        </w:rPr>
      </w:pPr>
      <w:moveFromRangeStart w:id="125" w:author="Hu Chuan-Peng" w:date="2023-10-31T09:47:00Z" w:name="move149638048"/>
      <w:moveFrom w:id="126" w:author="Hu Chuan-Peng" w:date="2023-10-31T09:47:00Z">
        <w:r w:rsidRPr="00D93CDE" w:rsidDel="004E588D">
          <w:rPr>
            <w:rFonts w:hint="eastAsia"/>
            <w:b/>
            <w:bCs/>
            <w:sz w:val="21"/>
            <w:szCs w:val="21"/>
          </w:rPr>
          <w:lastRenderedPageBreak/>
          <w:t>Figure</w:t>
        </w:r>
        <w:r w:rsidRPr="00D93CDE" w:rsidDel="004E588D">
          <w:rPr>
            <w:b/>
            <w:bCs/>
            <w:sz w:val="21"/>
            <w:szCs w:val="21"/>
          </w:rPr>
          <w:t xml:space="preserve"> </w:t>
        </w:r>
        <w:r w:rsidDel="004E588D">
          <w:rPr>
            <w:b/>
            <w:bCs/>
            <w:sz w:val="21"/>
            <w:szCs w:val="21"/>
          </w:rPr>
          <w:t>3</w:t>
        </w:r>
      </w:moveFrom>
    </w:p>
    <w:p w14:paraId="0FFF768D" w14:textId="442F9F11" w:rsidR="00690494" w:rsidDel="004E588D" w:rsidRDefault="008A4F41" w:rsidP="00690494">
      <w:pPr>
        <w:ind w:firstLineChars="83" w:firstLine="199"/>
        <w:rPr>
          <w:moveFrom w:id="127" w:author="Hu Chuan-Peng" w:date="2023-10-31T09:47:00Z"/>
          <w:i/>
          <w:iCs/>
        </w:rPr>
      </w:pPr>
      <w:moveFrom w:id="128" w:author="Hu Chuan-Peng" w:date="2023-10-31T09:47:00Z">
        <w:r w:rsidRPr="008A4F41" w:rsidDel="004E588D">
          <w:rPr>
            <w:i/>
            <w:iCs/>
          </w:rPr>
          <w:t>Content Overlap Across</w:t>
        </w:r>
        <w:r w:rsidRPr="008A4F41" w:rsidDel="004E588D">
          <w:t xml:space="preserve"> </w:t>
        </w:r>
        <w:r w:rsidRPr="008A4F41" w:rsidDel="004E588D">
          <w:rPr>
            <w:i/>
            <w:iCs/>
          </w:rPr>
          <w:t xml:space="preserve">Twenty-seven </w:t>
        </w:r>
        <w:r w:rsidDel="004E588D">
          <w:rPr>
            <w:i/>
            <w:iCs/>
          </w:rPr>
          <w:t>D</w:t>
        </w:r>
        <w:r w:rsidRPr="008A4F41" w:rsidDel="004E588D">
          <w:rPr>
            <w:i/>
            <w:iCs/>
          </w:rPr>
          <w:t xml:space="preserve">epression </w:t>
        </w:r>
        <w:r w:rsidDel="004E588D">
          <w:rPr>
            <w:i/>
            <w:iCs/>
          </w:rPr>
          <w:t>Scales</w:t>
        </w:r>
      </w:moveFrom>
    </w:p>
    <w:moveFromRangeEnd w:id="125"/>
    <w:p w14:paraId="30C64140" w14:textId="61C61850" w:rsidR="00690494" w:rsidRDefault="00690494" w:rsidP="00AE45E8">
      <w:pPr>
        <w:ind w:firstLineChars="83" w:firstLine="199"/>
        <w:rPr>
          <w:i/>
          <w:iCs/>
        </w:rPr>
      </w:pPr>
      <w:r w:rsidRPr="00690494">
        <w:rPr>
          <w:i/>
          <w:iCs/>
          <w:noProof/>
        </w:rPr>
        <w:drawing>
          <wp:inline distT="0" distB="0" distL="0" distR="0" wp14:anchorId="079F9D24" wp14:editId="29E66584">
            <wp:extent cx="4387622" cy="7800589"/>
            <wp:effectExtent l="0" t="0" r="0" b="0"/>
            <wp:docPr id="268769356"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69356"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390085" cy="7804968"/>
                    </a:xfrm>
                    <a:prstGeom prst="rect">
                      <a:avLst/>
                    </a:prstGeom>
                  </pic:spPr>
                </pic:pic>
              </a:graphicData>
            </a:graphic>
          </wp:inline>
        </w:drawing>
      </w:r>
    </w:p>
    <w:p w14:paraId="11F4B77D" w14:textId="759DA519" w:rsidR="004E588D" w:rsidDel="004E588D" w:rsidRDefault="004E588D" w:rsidP="004E588D">
      <w:pPr>
        <w:ind w:firstLineChars="94" w:firstLine="201"/>
        <w:rPr>
          <w:del w:id="129" w:author="Hu Chuan-Peng" w:date="2023-10-31T09:47:00Z"/>
          <w:moveTo w:id="130" w:author="Hu Chuan-Peng" w:date="2023-10-31T09:47:00Z"/>
        </w:rPr>
      </w:pPr>
      <w:moveToRangeStart w:id="131" w:author="Hu Chuan-Peng" w:date="2023-10-31T09:47:00Z" w:name="move149638048"/>
      <w:moveTo w:id="132" w:author="Hu Chuan-Peng" w:date="2023-10-31T09:47:00Z">
        <w:r w:rsidRPr="00D93CDE">
          <w:rPr>
            <w:rFonts w:hint="eastAsia"/>
            <w:b/>
            <w:bCs/>
            <w:sz w:val="21"/>
            <w:szCs w:val="21"/>
          </w:rPr>
          <w:t>Figure</w:t>
        </w:r>
        <w:r w:rsidRPr="00D93CDE">
          <w:rPr>
            <w:b/>
            <w:bCs/>
            <w:sz w:val="21"/>
            <w:szCs w:val="21"/>
          </w:rPr>
          <w:t xml:space="preserve"> </w:t>
        </w:r>
        <w:r>
          <w:rPr>
            <w:b/>
            <w:bCs/>
            <w:sz w:val="21"/>
            <w:szCs w:val="21"/>
          </w:rPr>
          <w:t>3</w:t>
        </w:r>
      </w:moveTo>
      <w:ins w:id="133" w:author="Hu Chuan-Peng" w:date="2023-10-31T09:47:00Z">
        <w:r>
          <w:rPr>
            <w:i/>
            <w:iCs/>
          </w:rPr>
          <w:t xml:space="preserve">. </w:t>
        </w:r>
      </w:ins>
    </w:p>
    <w:p w14:paraId="742FEBFB" w14:textId="5558D616" w:rsidR="004E588D" w:rsidRPr="00AB441A" w:rsidDel="004E588D" w:rsidRDefault="004E588D" w:rsidP="004E588D">
      <w:pPr>
        <w:ind w:firstLineChars="94" w:firstLine="226"/>
        <w:rPr>
          <w:del w:id="134" w:author="Hu Chuan-Peng" w:date="2023-10-31T09:47:00Z"/>
          <w:moveTo w:id="135" w:author="Hu Chuan-Peng" w:date="2023-10-31T09:47:00Z"/>
          <w:rPrChange w:id="136" w:author="Hu Chuan-Peng" w:date="2023-10-31T09:48:00Z">
            <w:rPr>
              <w:del w:id="137" w:author="Hu Chuan-Peng" w:date="2023-10-31T09:47:00Z"/>
              <w:moveTo w:id="138" w:author="Hu Chuan-Peng" w:date="2023-10-31T09:47:00Z"/>
              <w:i/>
              <w:iCs/>
            </w:rPr>
          </w:rPrChange>
        </w:rPr>
        <w:pPrChange w:id="139" w:author="Hu Chuan-Peng" w:date="2023-10-31T09:47:00Z">
          <w:pPr>
            <w:ind w:firstLineChars="83" w:firstLine="199"/>
          </w:pPr>
        </w:pPrChange>
      </w:pPr>
      <w:moveTo w:id="140" w:author="Hu Chuan-Peng" w:date="2023-10-31T09:47:00Z">
        <w:r w:rsidRPr="008A4F41">
          <w:rPr>
            <w:i/>
            <w:iCs/>
          </w:rPr>
          <w:t>Content Overlap Across</w:t>
        </w:r>
        <w:r w:rsidRPr="008A4F41">
          <w:t xml:space="preserve"> </w:t>
        </w:r>
        <w:r w:rsidRPr="008A4F41">
          <w:rPr>
            <w:i/>
            <w:iCs/>
          </w:rPr>
          <w:t xml:space="preserve">Twenty-seven </w:t>
        </w:r>
        <w:r>
          <w:rPr>
            <w:i/>
            <w:iCs/>
          </w:rPr>
          <w:t>D</w:t>
        </w:r>
        <w:r w:rsidRPr="008A4F41">
          <w:rPr>
            <w:i/>
            <w:iCs/>
          </w:rPr>
          <w:t xml:space="preserve">epression </w:t>
        </w:r>
        <w:r>
          <w:rPr>
            <w:i/>
            <w:iCs/>
          </w:rPr>
          <w:t>Scales</w:t>
        </w:r>
      </w:moveTo>
      <w:ins w:id="141" w:author="Hu Chuan-Peng" w:date="2023-10-31T09:47:00Z">
        <w:r>
          <w:rPr>
            <w:i/>
            <w:iCs/>
            <w:szCs w:val="24"/>
          </w:rPr>
          <w:t xml:space="preserve">. </w:t>
        </w:r>
      </w:ins>
    </w:p>
    <w:moveToRangeEnd w:id="131"/>
    <w:p w14:paraId="3F72CCCA" w14:textId="0D4CB9EE" w:rsidR="00AE45E8" w:rsidRPr="007F07D0" w:rsidRDefault="007F07D0" w:rsidP="00AB441A">
      <w:pPr>
        <w:ind w:firstLineChars="94" w:firstLine="226"/>
        <w:rPr>
          <w:i/>
          <w:iCs/>
          <w:szCs w:val="24"/>
        </w:rPr>
        <w:pPrChange w:id="142" w:author="Hu Chuan-Peng" w:date="2023-10-31T09:48:00Z">
          <w:pPr>
            <w:ind w:firstLineChars="83" w:firstLine="199"/>
          </w:pPr>
        </w:pPrChange>
      </w:pPr>
      <w:del w:id="143" w:author="Hu Chuan-Peng" w:date="2023-10-31T09:48:00Z">
        <w:r w:rsidRPr="00AB441A" w:rsidDel="00AB441A">
          <w:rPr>
            <w:rFonts w:hint="eastAsia"/>
            <w:szCs w:val="24"/>
            <w:rPrChange w:id="144" w:author="Hu Chuan-Peng" w:date="2023-10-31T09:48:00Z">
              <w:rPr>
                <w:rFonts w:hint="eastAsia"/>
                <w:i/>
                <w:iCs/>
                <w:szCs w:val="24"/>
              </w:rPr>
            </w:rPrChange>
          </w:rPr>
          <w:delText>Note</w:delText>
        </w:r>
        <w:r w:rsidRPr="00AB441A" w:rsidDel="00AB441A">
          <w:rPr>
            <w:szCs w:val="24"/>
            <w:rPrChange w:id="145" w:author="Hu Chuan-Peng" w:date="2023-10-31T09:48:00Z">
              <w:rPr>
                <w:i/>
                <w:iCs/>
                <w:szCs w:val="24"/>
              </w:rPr>
            </w:rPrChange>
          </w:rPr>
          <w:delText>.</w:delText>
        </w:r>
      </w:del>
      <w:ins w:id="146" w:author="Hu Chuan-Peng" w:date="2023-10-31T09:48:00Z">
        <w:r w:rsidR="00AB441A" w:rsidRPr="00AB441A">
          <w:rPr>
            <w:rPrChange w:id="147" w:author="Hu Chuan-Peng" w:date="2023-10-31T09:48:00Z">
              <w:rPr>
                <w:i/>
                <w:iCs/>
              </w:rPr>
            </w:rPrChange>
          </w:rPr>
          <w:t>Each row represents a symptom, each column represents a scale.</w:t>
        </w:r>
      </w:ins>
      <w:r w:rsidRPr="007F07D0">
        <w:rPr>
          <w:i/>
          <w:iCs/>
          <w:szCs w:val="24"/>
        </w:rPr>
        <w:t xml:space="preserve"> </w:t>
      </w:r>
      <w:ins w:id="148" w:author="Hu Chuan-Peng" w:date="2023-10-31T09:49:00Z">
        <w:r w:rsidR="00AB441A" w:rsidRPr="00AB441A">
          <w:rPr>
            <w:szCs w:val="24"/>
            <w:rPrChange w:id="149" w:author="Hu Chuan-Peng" w:date="2023-10-31T09:49:00Z">
              <w:rPr>
                <w:i/>
                <w:iCs/>
                <w:szCs w:val="24"/>
              </w:rPr>
            </w:rPrChange>
          </w:rPr>
          <w:t>If a scale measures a symptom, then there is a dot or a circle on that row.</w:t>
        </w:r>
        <w:r w:rsidR="00AB441A">
          <w:rPr>
            <w:szCs w:val="24"/>
          </w:rPr>
          <w:t xml:space="preserve"> The former </w:t>
        </w:r>
      </w:ins>
      <w:del w:id="150" w:author="Hu Chuan-Peng" w:date="2023-10-31T09:49:00Z">
        <w:r w:rsidRPr="007F07D0" w:rsidDel="00AB441A">
          <w:rPr>
            <w:szCs w:val="24"/>
          </w:rPr>
          <w:delText xml:space="preserve">Each color represents a scale. </w:delText>
        </w:r>
      </w:del>
      <w:del w:id="151" w:author="Hu Chuan-Peng" w:date="2023-10-31T09:47:00Z">
        <w:r w:rsidRPr="007F07D0" w:rsidDel="00AB441A">
          <w:rPr>
            <w:szCs w:val="24"/>
          </w:rPr>
          <w:delText>Solid circles</w:delText>
        </w:r>
      </w:del>
      <w:del w:id="152" w:author="Hu Chuan-Peng" w:date="2023-10-31T09:49:00Z">
        <w:r w:rsidRPr="007F07D0" w:rsidDel="00AB441A">
          <w:rPr>
            <w:szCs w:val="24"/>
          </w:rPr>
          <w:delText xml:space="preserve"> </w:delText>
        </w:r>
      </w:del>
      <w:r w:rsidRPr="007F07D0">
        <w:rPr>
          <w:szCs w:val="24"/>
        </w:rPr>
        <w:t>represent compound symptoms</w:t>
      </w:r>
      <w:ins w:id="153" w:author="Hu Chuan-Peng" w:date="2023-10-31T09:49:00Z">
        <w:r w:rsidR="00AB441A">
          <w:rPr>
            <w:szCs w:val="24"/>
          </w:rPr>
          <w:t xml:space="preserve"> and the latter </w:t>
        </w:r>
      </w:ins>
      <w:del w:id="154" w:author="Hu Chuan-Peng" w:date="2023-10-31T09:49:00Z">
        <w:r w:rsidRPr="007F07D0" w:rsidDel="00AB441A">
          <w:rPr>
            <w:szCs w:val="24"/>
          </w:rPr>
          <w:delText xml:space="preserve">, </w:delText>
        </w:r>
      </w:del>
      <w:del w:id="155" w:author="Hu Chuan-Peng" w:date="2023-10-31T09:47:00Z">
        <w:r w:rsidRPr="007F07D0" w:rsidDel="00AB441A">
          <w:rPr>
            <w:szCs w:val="24"/>
          </w:rPr>
          <w:delText xml:space="preserve">while hollow </w:delText>
        </w:r>
      </w:del>
      <w:del w:id="156" w:author="Hu Chuan-Peng" w:date="2023-10-31T09:49:00Z">
        <w:r w:rsidRPr="007F07D0" w:rsidDel="00AB441A">
          <w:rPr>
            <w:szCs w:val="24"/>
          </w:rPr>
          <w:delText xml:space="preserve">circles </w:delText>
        </w:r>
      </w:del>
      <w:r w:rsidRPr="007F07D0">
        <w:rPr>
          <w:szCs w:val="24"/>
        </w:rPr>
        <w:t xml:space="preserve">represent specific symptoms. </w:t>
      </w:r>
      <w:del w:id="157" w:author="Hu Chuan-Peng" w:date="2023-10-31T09:50:00Z">
        <w:r w:rsidRPr="007F07D0" w:rsidDel="00AB441A">
          <w:rPr>
            <w:szCs w:val="24"/>
          </w:rPr>
          <w:delText xml:space="preserve">Bold </w:delText>
        </w:r>
      </w:del>
      <w:del w:id="158" w:author="Hu Chuan-Peng" w:date="2023-10-31T09:48:00Z">
        <w:r w:rsidRPr="007F07D0" w:rsidDel="00AB441A">
          <w:rPr>
            <w:szCs w:val="24"/>
          </w:rPr>
          <w:delText xml:space="preserve">markings </w:delText>
        </w:r>
      </w:del>
      <w:del w:id="159" w:author="Hu Chuan-Peng" w:date="2023-10-31T09:50:00Z">
        <w:r w:rsidRPr="007F07D0" w:rsidDel="00AB441A">
          <w:rPr>
            <w:szCs w:val="24"/>
          </w:rPr>
          <w:delText>on the vertical axis indicate s</w:delText>
        </w:r>
      </w:del>
      <w:ins w:id="160" w:author="Hu Chuan-Peng" w:date="2023-10-31T09:50:00Z">
        <w:r w:rsidR="00AB441A">
          <w:rPr>
            <w:szCs w:val="24"/>
          </w:rPr>
          <w:t>S</w:t>
        </w:r>
      </w:ins>
      <w:r w:rsidRPr="007F07D0">
        <w:rPr>
          <w:szCs w:val="24"/>
        </w:rPr>
        <w:t xml:space="preserve">ymptoms </w:t>
      </w:r>
      <w:ins w:id="161" w:author="Hu Chuan-Peng" w:date="2023-10-31T09:50:00Z">
        <w:r w:rsidR="00AB441A">
          <w:rPr>
            <w:szCs w:val="24"/>
          </w:rPr>
          <w:t xml:space="preserve">in bold font are </w:t>
        </w:r>
      </w:ins>
      <w:r w:rsidRPr="007F07D0">
        <w:rPr>
          <w:szCs w:val="24"/>
        </w:rPr>
        <w:t xml:space="preserve">from DSM-5. </w:t>
      </w:r>
      <w:r w:rsidRPr="007F07D0">
        <w:rPr>
          <w:szCs w:val="24"/>
        </w:rPr>
        <w:lastRenderedPageBreak/>
        <w:t>ADI: Adolescent Depression Inventory, CDI:</w:t>
      </w:r>
      <w:r w:rsidRPr="007F07D0">
        <w:rPr>
          <w:color w:val="000000"/>
          <w:szCs w:val="24"/>
        </w:rPr>
        <w:t xml:space="preserve"> Children's Depression Inventory</w:t>
      </w:r>
      <w:r w:rsidRPr="007F07D0">
        <w:rPr>
          <w:szCs w:val="24"/>
        </w:rPr>
        <w:t>, HAMD:</w:t>
      </w:r>
      <w:r w:rsidRPr="007F07D0">
        <w:rPr>
          <w:color w:val="000000"/>
          <w:szCs w:val="24"/>
        </w:rPr>
        <w:t xml:space="preserve"> Hamilton Depression Rating Scale for Depression</w:t>
      </w:r>
      <w:r>
        <w:rPr>
          <w:color w:val="000000"/>
          <w:szCs w:val="24"/>
        </w:rPr>
        <w:t>,</w:t>
      </w:r>
      <w:r w:rsidRPr="007F07D0">
        <w:rPr>
          <w:szCs w:val="24"/>
        </w:rPr>
        <w:t xml:space="preserve"> DSI: </w:t>
      </w:r>
      <w:r w:rsidRPr="007F07D0">
        <w:rPr>
          <w:color w:val="000000"/>
          <w:szCs w:val="24"/>
        </w:rPr>
        <w:t>Depression Status Inventory</w:t>
      </w:r>
      <w:r>
        <w:rPr>
          <w:color w:val="000000"/>
          <w:szCs w:val="24"/>
        </w:rPr>
        <w:t>,</w:t>
      </w:r>
      <w:r w:rsidRPr="007F07D0">
        <w:rPr>
          <w:color w:val="000000"/>
          <w:szCs w:val="24"/>
        </w:rPr>
        <w:t xml:space="preserve"> </w:t>
      </w:r>
      <w:r w:rsidRPr="007F07D0">
        <w:rPr>
          <w:szCs w:val="24"/>
        </w:rPr>
        <w:t>SDS:</w:t>
      </w:r>
      <w:r w:rsidRPr="007F07D0">
        <w:rPr>
          <w:color w:val="0D0D0D" w:themeColor="text1" w:themeTint="F2"/>
          <w:szCs w:val="24"/>
        </w:rPr>
        <w:t xml:space="preserve"> Self- Rating Depression Scale,</w:t>
      </w:r>
      <w:r w:rsidRPr="007F07D0">
        <w:rPr>
          <w:szCs w:val="24"/>
        </w:rPr>
        <w:t xml:space="preserve"> MFQ-C:</w:t>
      </w:r>
      <w:r w:rsidRPr="007F07D0">
        <w:rPr>
          <w:rFonts w:hint="eastAsia"/>
          <w:color w:val="000000"/>
          <w:szCs w:val="24"/>
        </w:rPr>
        <w:t xml:space="preserve"> Mood and Feelings Questionnaire</w:t>
      </w:r>
      <w:r>
        <w:rPr>
          <w:color w:val="000000"/>
          <w:szCs w:val="24"/>
        </w:rPr>
        <w:t>,</w:t>
      </w:r>
      <w:r w:rsidRPr="007F07D0">
        <w:rPr>
          <w:szCs w:val="24"/>
        </w:rPr>
        <w:t xml:space="preserve"> CBCL: </w:t>
      </w:r>
      <w:r w:rsidRPr="007F07D0">
        <w:rPr>
          <w:color w:val="0D0D0D" w:themeColor="text1" w:themeTint="F2"/>
          <w:szCs w:val="24"/>
        </w:rPr>
        <w:t>Child Behavior Checklist</w:t>
      </w:r>
      <w:r>
        <w:rPr>
          <w:color w:val="0D0D0D" w:themeColor="text1" w:themeTint="F2"/>
          <w:szCs w:val="24"/>
        </w:rPr>
        <w:t>,</w:t>
      </w:r>
      <w:r w:rsidRPr="007F07D0">
        <w:rPr>
          <w:szCs w:val="24"/>
        </w:rPr>
        <w:t xml:space="preserve"> BDI-</w:t>
      </w:r>
      <w:r w:rsidRPr="007F07D0">
        <w:rPr>
          <w:rFonts w:hint="eastAsia"/>
          <w:szCs w:val="24"/>
        </w:rPr>
        <w:t>II</w:t>
      </w:r>
      <w:r w:rsidRPr="007F07D0">
        <w:rPr>
          <w:rFonts w:hint="eastAsia"/>
          <w:szCs w:val="24"/>
        </w:rPr>
        <w:t>：</w:t>
      </w:r>
      <w:r w:rsidRPr="007F07D0">
        <w:rPr>
          <w:rFonts w:hint="eastAsia"/>
          <w:color w:val="0D0D0D" w:themeColor="text1" w:themeTint="F2"/>
          <w:szCs w:val="24"/>
        </w:rPr>
        <w:t>Beck Depression Inventory</w:t>
      </w:r>
      <w:r w:rsidRPr="007F07D0">
        <w:rPr>
          <w:color w:val="0D0D0D" w:themeColor="text1" w:themeTint="F2"/>
          <w:szCs w:val="24"/>
        </w:rPr>
        <w:t>-II</w:t>
      </w:r>
      <w:r>
        <w:rPr>
          <w:color w:val="0D0D0D" w:themeColor="text1" w:themeTint="F2"/>
          <w:szCs w:val="24"/>
        </w:rPr>
        <w:t>,</w:t>
      </w:r>
      <w:r w:rsidRPr="007F07D0">
        <w:rPr>
          <w:szCs w:val="24"/>
        </w:rPr>
        <w:t xml:space="preserve"> DSRSC: </w:t>
      </w:r>
      <w:r w:rsidRPr="007F07D0">
        <w:rPr>
          <w:color w:val="000000"/>
          <w:szCs w:val="24"/>
        </w:rPr>
        <w:t>Depression Self-rating Scale for Children</w:t>
      </w:r>
      <w:r>
        <w:rPr>
          <w:color w:val="000000"/>
          <w:szCs w:val="24"/>
        </w:rPr>
        <w:t>,</w:t>
      </w:r>
      <w:r w:rsidRPr="007F07D0">
        <w:rPr>
          <w:szCs w:val="24"/>
        </w:rPr>
        <w:t xml:space="preserve"> BDI-</w:t>
      </w:r>
      <w:r w:rsidRPr="007F07D0">
        <w:rPr>
          <w:rFonts w:hint="eastAsia"/>
          <w:szCs w:val="24"/>
        </w:rPr>
        <w:t>I</w:t>
      </w:r>
      <w:r w:rsidRPr="007F07D0">
        <w:rPr>
          <w:szCs w:val="24"/>
        </w:rPr>
        <w:t>:</w:t>
      </w:r>
      <w:r w:rsidRPr="007F07D0">
        <w:rPr>
          <w:kern w:val="0"/>
          <w:szCs w:val="24"/>
        </w:rPr>
        <w:t xml:space="preserve"> Beck Depression Inventory</w:t>
      </w:r>
      <w:r>
        <w:rPr>
          <w:kern w:val="0"/>
          <w:szCs w:val="24"/>
        </w:rPr>
        <w:t>,</w:t>
      </w:r>
      <w:r w:rsidRPr="007F07D0">
        <w:rPr>
          <w:szCs w:val="24"/>
        </w:rPr>
        <w:t xml:space="preserve"> KADS-11: </w:t>
      </w:r>
      <w:r w:rsidRPr="007F07D0">
        <w:rPr>
          <w:color w:val="000000"/>
          <w:szCs w:val="24"/>
        </w:rPr>
        <w:t>Kutcher Adolescent Depression Scale</w:t>
      </w:r>
      <w:r>
        <w:rPr>
          <w:color w:val="000000"/>
          <w:szCs w:val="24"/>
        </w:rPr>
        <w:t>,</w:t>
      </w:r>
      <w:r w:rsidRPr="007F07D0">
        <w:rPr>
          <w:szCs w:val="24"/>
        </w:rPr>
        <w:t xml:space="preserve"> CES-D:</w:t>
      </w:r>
      <w:r w:rsidRPr="007F07D0">
        <w:rPr>
          <w:color w:val="0D0D0D" w:themeColor="text1" w:themeTint="F2"/>
          <w:szCs w:val="24"/>
        </w:rPr>
        <w:t xml:space="preserve"> The Center for Epidemiological Studies Depression Scale,</w:t>
      </w:r>
      <w:r w:rsidRPr="007F07D0">
        <w:rPr>
          <w:szCs w:val="24"/>
        </w:rPr>
        <w:t xml:space="preserve"> PHQ-9: Patient Health Questionnaire-9 items</w:t>
      </w:r>
      <w:r>
        <w:rPr>
          <w:szCs w:val="24"/>
        </w:rPr>
        <w:t>,</w:t>
      </w:r>
      <w:r w:rsidRPr="007F07D0">
        <w:rPr>
          <w:szCs w:val="24"/>
        </w:rPr>
        <w:t xml:space="preserve"> CSSDS: </w:t>
      </w:r>
      <w:r w:rsidRPr="007F07D0">
        <w:rPr>
          <w:color w:val="000000"/>
          <w:szCs w:val="24"/>
        </w:rPr>
        <w:t>Middle school students' depression scale</w:t>
      </w:r>
      <w:r>
        <w:rPr>
          <w:szCs w:val="24"/>
        </w:rPr>
        <w:t xml:space="preserve">, </w:t>
      </w:r>
      <w:r w:rsidRPr="007F07D0">
        <w:rPr>
          <w:szCs w:val="24"/>
        </w:rPr>
        <w:t>CES-D-C:</w:t>
      </w:r>
      <w:r>
        <w:rPr>
          <w:szCs w:val="24"/>
        </w:rPr>
        <w:t xml:space="preserve"> </w:t>
      </w:r>
      <w:r w:rsidRPr="007F07D0">
        <w:rPr>
          <w:color w:val="0D0D0D" w:themeColor="text1" w:themeTint="F2"/>
          <w:szCs w:val="24"/>
        </w:rPr>
        <w:t>Center for Epidemiologic Studies Depression Scale for Children</w:t>
      </w:r>
      <w:r>
        <w:rPr>
          <w:color w:val="0D0D0D" w:themeColor="text1" w:themeTint="F2"/>
          <w:szCs w:val="24"/>
        </w:rPr>
        <w:t>,</w:t>
      </w:r>
      <w:r w:rsidRPr="007F07D0">
        <w:rPr>
          <w:szCs w:val="24"/>
        </w:rPr>
        <w:t xml:space="preserve"> UPI: </w:t>
      </w:r>
      <w:r w:rsidRPr="007F07D0">
        <w:rPr>
          <w:color w:val="000000"/>
          <w:szCs w:val="24"/>
        </w:rPr>
        <w:t>University Personality Inventory</w:t>
      </w:r>
      <w:r>
        <w:rPr>
          <w:szCs w:val="24"/>
        </w:rPr>
        <w:t xml:space="preserve">, </w:t>
      </w:r>
      <w:r w:rsidRPr="007F07D0">
        <w:rPr>
          <w:szCs w:val="24"/>
        </w:rPr>
        <w:t xml:space="preserve">SMFQ: </w:t>
      </w:r>
      <w:r w:rsidRPr="007F07D0">
        <w:rPr>
          <w:color w:val="0D0D0D" w:themeColor="text1" w:themeTint="F2"/>
          <w:szCs w:val="24"/>
        </w:rPr>
        <w:t>Short Mood and Feelings Questionnaire</w:t>
      </w:r>
      <w:r>
        <w:rPr>
          <w:color w:val="0D0D0D" w:themeColor="text1" w:themeTint="F2"/>
          <w:szCs w:val="24"/>
        </w:rPr>
        <w:t>,</w:t>
      </w:r>
      <w:r w:rsidRPr="007F07D0">
        <w:rPr>
          <w:color w:val="0D0D0D" w:themeColor="text1" w:themeTint="F2"/>
          <w:szCs w:val="24"/>
        </w:rPr>
        <w:t xml:space="preserve"> </w:t>
      </w:r>
      <w:r w:rsidRPr="007F07D0">
        <w:rPr>
          <w:szCs w:val="24"/>
        </w:rPr>
        <w:t>SCL-90:</w:t>
      </w:r>
      <w:r w:rsidRPr="007F07D0">
        <w:rPr>
          <w:rFonts w:hint="eastAsia"/>
          <w:szCs w:val="24"/>
        </w:rPr>
        <w:t xml:space="preserve"> S</w:t>
      </w:r>
      <w:r w:rsidRPr="007F07D0">
        <w:rPr>
          <w:szCs w:val="24"/>
        </w:rPr>
        <w:t xml:space="preserve">ymptom Checklist 90, CES-D-13: </w:t>
      </w:r>
      <w:r w:rsidRPr="007F07D0">
        <w:rPr>
          <w:color w:val="0D0D0D" w:themeColor="text1" w:themeTint="F2"/>
          <w:szCs w:val="24"/>
        </w:rPr>
        <w:t>Short version of Center for Epidemiologic Studies Depression Scale</w:t>
      </w:r>
      <w:r>
        <w:rPr>
          <w:color w:val="0D0D0D" w:themeColor="text1" w:themeTint="F2"/>
          <w:szCs w:val="24"/>
        </w:rPr>
        <w:t xml:space="preserve">, </w:t>
      </w:r>
      <w:r w:rsidRPr="007F07D0">
        <w:rPr>
          <w:szCs w:val="24"/>
        </w:rPr>
        <w:t xml:space="preserve">CCSMHS: </w:t>
      </w:r>
      <w:r w:rsidRPr="007F07D0">
        <w:rPr>
          <w:color w:val="000000" w:themeColor="text1"/>
          <w:szCs w:val="24"/>
        </w:rPr>
        <w:t>Chinese College Student Mental Health Scale</w:t>
      </w:r>
      <w:r>
        <w:rPr>
          <w:szCs w:val="24"/>
        </w:rPr>
        <w:t xml:space="preserve">, </w:t>
      </w:r>
      <w:r w:rsidRPr="007F07D0">
        <w:rPr>
          <w:szCs w:val="24"/>
        </w:rPr>
        <w:t xml:space="preserve">DASS-21: </w:t>
      </w:r>
      <w:r w:rsidRPr="007F07D0">
        <w:rPr>
          <w:rFonts w:hint="eastAsia"/>
          <w:szCs w:val="24"/>
        </w:rPr>
        <w:t>The Depression Anxiety Stress Scale</w:t>
      </w:r>
      <w:r w:rsidRPr="007F07D0">
        <w:rPr>
          <w:szCs w:val="24"/>
        </w:rPr>
        <w:t>, BSRS-5:</w:t>
      </w:r>
      <w:r w:rsidRPr="007F07D0">
        <w:rPr>
          <w:color w:val="000000"/>
          <w:szCs w:val="24"/>
        </w:rPr>
        <w:t xml:space="preserve"> Brief Symptom Rating Scale,</w:t>
      </w:r>
      <w:r w:rsidRPr="007F07D0">
        <w:rPr>
          <w:szCs w:val="24"/>
        </w:rPr>
        <w:t xml:space="preserve"> Sakuma_2010: </w:t>
      </w:r>
      <w:r w:rsidRPr="007F07D0">
        <w:rPr>
          <w:szCs w:val="24"/>
        </w:rPr>
        <w:fldChar w:fldCharType="begin"/>
      </w:r>
      <w:r w:rsidRPr="007F07D0">
        <w:rPr>
          <w:szCs w:val="24"/>
        </w:rPr>
        <w:instrText xml:space="preserve"> ADDIN NE.Ref.{1DDF9A6A-FB6B-4416-B7A3-BAEA2F8E7263}</w:instrText>
      </w:r>
      <w:r w:rsidRPr="007F07D0">
        <w:rPr>
          <w:szCs w:val="24"/>
        </w:rPr>
        <w:fldChar w:fldCharType="separate"/>
      </w:r>
      <w:r w:rsidRPr="007F07D0">
        <w:rPr>
          <w:color w:val="000000"/>
          <w:kern w:val="0"/>
          <w:szCs w:val="24"/>
        </w:rPr>
        <w:t>Sakuma et al.(2010)</w:t>
      </w:r>
      <w:r w:rsidRPr="007F07D0">
        <w:rPr>
          <w:szCs w:val="24"/>
        </w:rPr>
        <w:fldChar w:fldCharType="end"/>
      </w:r>
      <w:r w:rsidRPr="007F07D0">
        <w:rPr>
          <w:szCs w:val="24"/>
        </w:rPr>
        <w:t xml:space="preserve"> self-designed questionnaire</w:t>
      </w:r>
      <w:r>
        <w:rPr>
          <w:szCs w:val="24"/>
        </w:rPr>
        <w:t xml:space="preserve">, </w:t>
      </w:r>
      <w:r w:rsidRPr="007F07D0">
        <w:rPr>
          <w:szCs w:val="24"/>
        </w:rPr>
        <w:t>MSSMHS: Mental Health Inventroy of Middle-school students</w:t>
      </w:r>
      <w:r>
        <w:rPr>
          <w:szCs w:val="24"/>
        </w:rPr>
        <w:t xml:space="preserve">, </w:t>
      </w:r>
      <w:r w:rsidRPr="007F07D0">
        <w:rPr>
          <w:szCs w:val="24"/>
        </w:rPr>
        <w:t>CEPS: CEPS-constructed scale</w:t>
      </w:r>
      <w:r>
        <w:rPr>
          <w:szCs w:val="24"/>
        </w:rPr>
        <w:t xml:space="preserve">, </w:t>
      </w:r>
      <w:r w:rsidRPr="007F07D0">
        <w:rPr>
          <w:szCs w:val="24"/>
        </w:rPr>
        <w:t>HADS:</w:t>
      </w:r>
      <w:r w:rsidRPr="007F07D0">
        <w:rPr>
          <w:color w:val="000000"/>
          <w:szCs w:val="24"/>
        </w:rPr>
        <w:t xml:space="preserve"> Hospital Anxiety and Depression Scale</w:t>
      </w:r>
      <w:r>
        <w:rPr>
          <w:color w:val="000000"/>
          <w:szCs w:val="24"/>
        </w:rPr>
        <w:t xml:space="preserve">, </w:t>
      </w:r>
      <w:r w:rsidRPr="007F07D0">
        <w:rPr>
          <w:szCs w:val="24"/>
        </w:rPr>
        <w:t>Ji_2007: Comprehensive Survey Report on Health-Related/Risk Behaviors among Chinese Adolescents.</w:t>
      </w:r>
    </w:p>
    <w:p w14:paraId="25617D31" w14:textId="1F40DC06" w:rsidR="00C00A30" w:rsidRDefault="0061719E" w:rsidP="007F07D0">
      <w:pPr>
        <w:ind w:firstLine="320"/>
      </w:pPr>
      <w:commentRangeStart w:id="162"/>
      <w:commentRangeStart w:id="163"/>
      <w:commentRangeEnd w:id="162"/>
      <w:r>
        <w:rPr>
          <w:rStyle w:val="CommentReference"/>
        </w:rPr>
        <w:commentReference w:id="162"/>
      </w:r>
      <w:commentRangeEnd w:id="163"/>
      <w:r w:rsidR="007F07D0">
        <w:rPr>
          <w:rStyle w:val="CommentReference"/>
        </w:rPr>
        <w:commentReference w:id="163"/>
      </w:r>
    </w:p>
    <w:p w14:paraId="22E2CA95" w14:textId="0C92AEA7" w:rsidR="00056964" w:rsidRPr="004A0BFD" w:rsidRDefault="00B358FD" w:rsidP="00081CC2">
      <w:pPr>
        <w:ind w:firstLine="480"/>
      </w:pPr>
      <w:r w:rsidRPr="00B358FD">
        <w:rPr>
          <w:i/>
          <w:iCs/>
          <w:shd w:val="clear" w:color="auto" w:fill="FFFFFF"/>
        </w:rPr>
        <w:t>Depressed mood</w:t>
      </w:r>
      <w:r w:rsidRPr="00B358FD">
        <w:rPr>
          <w:shd w:val="clear" w:color="auto" w:fill="FFFFFF"/>
        </w:rPr>
        <w:t xml:space="preserve"> is not the most commonly measured symptom across scales because, as</w:t>
      </w:r>
      <w:r>
        <w:rPr>
          <w:shd w:val="clear" w:color="auto" w:fill="FFFFFF"/>
        </w:rPr>
        <w:t xml:space="preserve"> </w:t>
      </w:r>
      <w:r w:rsidR="00056964" w:rsidRPr="00056964">
        <w:rPr>
          <w:shd w:val="clear" w:color="auto" w:fill="FFFFFF"/>
        </w:rPr>
        <w:t xml:space="preserve">mentioned earlier, we retained several symptom descriptions related to depressive mood, including a compound symptom of </w:t>
      </w:r>
      <w:r w:rsidR="00056964" w:rsidRPr="00056964">
        <w:rPr>
          <w:i/>
          <w:iCs/>
          <w:shd w:val="clear" w:color="auto" w:fill="FFFFFF"/>
        </w:rPr>
        <w:t>depressed mood</w:t>
      </w:r>
      <w:r w:rsidR="00056964" w:rsidRPr="00056964">
        <w:rPr>
          <w:shd w:val="clear" w:color="auto" w:fill="FFFFFF"/>
        </w:rPr>
        <w:t>, and specific symptoms of</w:t>
      </w:r>
      <w:r w:rsidR="00056964" w:rsidRPr="00056964">
        <w:t xml:space="preserve"> </w:t>
      </w:r>
      <w:r w:rsidR="00056964" w:rsidRPr="00056964">
        <w:rPr>
          <w:i/>
          <w:iCs/>
        </w:rPr>
        <w:t>blue</w:t>
      </w:r>
      <w:r w:rsidR="00056964" w:rsidRPr="00056964">
        <w:t xml:space="preserve">, </w:t>
      </w:r>
      <w:r w:rsidR="00056964" w:rsidRPr="00056964">
        <w:rPr>
          <w:i/>
          <w:iCs/>
        </w:rPr>
        <w:t xml:space="preserve">low </w:t>
      </w:r>
      <w:r w:rsidR="00056964" w:rsidRPr="00056964">
        <w:rPr>
          <w:i/>
          <w:iCs/>
          <w:shd w:val="clear" w:color="auto" w:fill="FFFFFF"/>
        </w:rPr>
        <w:t>mood</w:t>
      </w:r>
      <w:r w:rsidR="00056964" w:rsidRPr="00056964">
        <w:rPr>
          <w:shd w:val="clear" w:color="auto" w:fill="FFFFFF"/>
        </w:rPr>
        <w:t xml:space="preserve">, </w:t>
      </w:r>
      <w:r w:rsidR="00056964" w:rsidRPr="00056964">
        <w:rPr>
          <w:i/>
          <w:iCs/>
          <w:shd w:val="clear" w:color="auto" w:fill="FFFFFF"/>
        </w:rPr>
        <w:t>sad</w:t>
      </w:r>
      <w:r w:rsidR="00056964" w:rsidRPr="00056964">
        <w:rPr>
          <w:shd w:val="clear" w:color="auto" w:fill="FFFFFF"/>
        </w:rPr>
        <w:t>,</w:t>
      </w:r>
      <w:r w:rsidR="00056964" w:rsidRPr="00056964">
        <w:rPr>
          <w:i/>
          <w:iCs/>
          <w:shd w:val="clear" w:color="auto" w:fill="FFFFFF"/>
        </w:rPr>
        <w:t xml:space="preserve"> </w:t>
      </w:r>
      <w:r w:rsidR="00056964" w:rsidRPr="00056964">
        <w:rPr>
          <w:shd w:val="clear" w:color="auto" w:fill="FFFFFF"/>
        </w:rPr>
        <w:t xml:space="preserve">and </w:t>
      </w:r>
      <w:r w:rsidR="00056964" w:rsidRPr="00056964">
        <w:rPr>
          <w:i/>
          <w:iCs/>
          <w:shd w:val="clear" w:color="auto" w:fill="FFFFFF"/>
        </w:rPr>
        <w:t>anhedonia</w:t>
      </w:r>
      <w:r w:rsidR="00056964" w:rsidRPr="00056964">
        <w:rPr>
          <w:shd w:val="clear" w:color="auto" w:fill="FFFFFF"/>
        </w:rPr>
        <w:t>.</w:t>
      </w:r>
      <w:r w:rsidR="00056964" w:rsidRPr="00056964">
        <w:t xml:space="preserve"> The compound symptom </w:t>
      </w:r>
      <w:r w:rsidR="00056964" w:rsidRPr="00056964">
        <w:rPr>
          <w:i/>
          <w:iCs/>
        </w:rPr>
        <w:t>Depressed mood</w:t>
      </w:r>
      <w:r w:rsidR="00056964" w:rsidRPr="00056964">
        <w:t xml:space="preserve"> was measured </w:t>
      </w:r>
      <w:r w:rsidR="00056964" w:rsidRPr="00056964">
        <w:rPr>
          <w:shd w:val="clear" w:color="auto" w:fill="FFFFFF"/>
        </w:rPr>
        <w:t xml:space="preserve">by 5 scales, the specific symptom </w:t>
      </w:r>
      <w:r w:rsidR="00056964" w:rsidRPr="00056964">
        <w:rPr>
          <w:i/>
          <w:iCs/>
          <w:shd w:val="clear" w:color="auto" w:fill="FFFFFF"/>
        </w:rPr>
        <w:t xml:space="preserve">blue </w:t>
      </w:r>
      <w:r w:rsidR="00056964" w:rsidRPr="00056964">
        <w:rPr>
          <w:shd w:val="clear" w:color="auto" w:fill="FFFFFF"/>
        </w:rPr>
        <w:t xml:space="preserve">was measured by 10 scales, </w:t>
      </w:r>
      <w:r w:rsidR="00056964" w:rsidRPr="00056964">
        <w:rPr>
          <w:i/>
          <w:iCs/>
          <w:shd w:val="clear" w:color="auto" w:fill="FFFFFF"/>
        </w:rPr>
        <w:t>low mood</w:t>
      </w:r>
      <w:r w:rsidR="00056964" w:rsidRPr="00056964">
        <w:rPr>
          <w:shd w:val="clear" w:color="auto" w:fill="FFFFFF"/>
        </w:rPr>
        <w:t xml:space="preserve"> by 15 scales, </w:t>
      </w:r>
      <w:r w:rsidR="00056964" w:rsidRPr="00056964">
        <w:rPr>
          <w:i/>
          <w:iCs/>
          <w:shd w:val="clear" w:color="auto" w:fill="FFFFFF"/>
        </w:rPr>
        <w:t>sad</w:t>
      </w:r>
      <w:r w:rsidR="00056964" w:rsidRPr="00056964">
        <w:rPr>
          <w:shd w:val="clear" w:color="auto" w:fill="FFFFFF"/>
        </w:rPr>
        <w:t xml:space="preserve"> by 13 scales, </w:t>
      </w:r>
      <w:r w:rsidR="00056964" w:rsidRPr="00B358FD">
        <w:rPr>
          <w:i/>
          <w:iCs/>
          <w:shd w:val="clear" w:color="auto" w:fill="FFFFFF"/>
        </w:rPr>
        <w:t>anhedonia by 16 scales.</w:t>
      </w:r>
      <w:r w:rsidR="00056964" w:rsidRPr="00B358FD">
        <w:rPr>
          <w:rFonts w:hint="eastAsia"/>
          <w:i/>
          <w:iCs/>
          <w:shd w:val="clear" w:color="auto" w:fill="FFFFFF"/>
        </w:rPr>
        <w:t xml:space="preserve"> </w:t>
      </w:r>
      <w:r w:rsidR="00056964" w:rsidRPr="00056964">
        <w:rPr>
          <w:shd w:val="clear" w:color="auto" w:fill="FFFFFF"/>
        </w:rPr>
        <w:t xml:space="preserve">If these symptoms were combined with </w:t>
      </w:r>
      <w:r w:rsidR="00056964" w:rsidRPr="00056964">
        <w:rPr>
          <w:i/>
          <w:iCs/>
          <w:shd w:val="clear" w:color="auto" w:fill="FFFFFF"/>
        </w:rPr>
        <w:t>depressed mood</w:t>
      </w:r>
      <w:r w:rsidR="00056964" w:rsidRPr="00056964">
        <w:rPr>
          <w:shd w:val="clear" w:color="auto" w:fill="FFFFFF"/>
        </w:rPr>
        <w:t>, this symptom would be the most frequent symptom among the 2</w:t>
      </w:r>
      <w:r w:rsidR="00643F29">
        <w:rPr>
          <w:shd w:val="clear" w:color="auto" w:fill="FFFFFF"/>
        </w:rPr>
        <w:t>5</w:t>
      </w:r>
      <w:r w:rsidR="00056964" w:rsidRPr="00056964">
        <w:rPr>
          <w:shd w:val="clear" w:color="auto" w:fill="FFFFFF"/>
        </w:rPr>
        <w:t xml:space="preserve"> scales.</w:t>
      </w:r>
      <w:r w:rsidR="00056964" w:rsidRPr="00056964">
        <w:t xml:space="preserve"> </w:t>
      </w:r>
      <w:r w:rsidR="00056964" w:rsidRPr="00056964">
        <w:rPr>
          <w:shd w:val="clear" w:color="auto" w:fill="FFFFFF"/>
        </w:rPr>
        <w:t xml:space="preserve">Table </w:t>
      </w:r>
      <w:r w:rsidR="00081CC2">
        <w:rPr>
          <w:shd w:val="clear" w:color="auto" w:fill="FFFFFF"/>
        </w:rPr>
        <w:t>4</w:t>
      </w:r>
      <w:r w:rsidR="00056964" w:rsidRPr="00056964">
        <w:rPr>
          <w:shd w:val="clear" w:color="auto" w:fill="FFFFFF"/>
        </w:rPr>
        <w:t xml:space="preserve"> lists in how many scales each of the symptoms are listed; for</w:t>
      </w:r>
      <w:r w:rsidR="00056964" w:rsidRPr="00056964">
        <w:rPr>
          <w:rFonts w:hint="eastAsia"/>
          <w:shd w:val="clear" w:color="auto" w:fill="FFFFFF"/>
        </w:rPr>
        <w:t xml:space="preserve"> </w:t>
      </w:r>
      <w:r w:rsidR="00056964" w:rsidRPr="00056964">
        <w:rPr>
          <w:shd w:val="clear" w:color="auto" w:fill="FFFFFF"/>
        </w:rPr>
        <w:t>instance, 1</w:t>
      </w:r>
      <w:r w:rsidR="00643F29">
        <w:rPr>
          <w:shd w:val="clear" w:color="auto" w:fill="FFFFFF"/>
        </w:rPr>
        <w:t>1</w:t>
      </w:r>
      <w:r w:rsidR="00056964" w:rsidRPr="00056964">
        <w:rPr>
          <w:shd w:val="clear" w:color="auto" w:fill="FFFFFF"/>
        </w:rPr>
        <w:t xml:space="preserve"> of the 84 symptoms (1</w:t>
      </w:r>
      <w:r w:rsidR="00643F29">
        <w:rPr>
          <w:shd w:val="clear" w:color="auto" w:fill="FFFFFF"/>
        </w:rPr>
        <w:t>3</w:t>
      </w:r>
      <w:r w:rsidR="00056964" w:rsidRPr="00056964">
        <w:rPr>
          <w:shd w:val="clear" w:color="auto" w:fill="FFFFFF"/>
        </w:rPr>
        <w:t>.</w:t>
      </w:r>
      <w:r w:rsidR="00643F29">
        <w:rPr>
          <w:shd w:val="clear" w:color="auto" w:fill="FFFFFF"/>
        </w:rPr>
        <w:t>10</w:t>
      </w:r>
      <w:r w:rsidR="00056964" w:rsidRPr="00056964">
        <w:rPr>
          <w:shd w:val="clear" w:color="auto" w:fill="FFFFFF"/>
        </w:rPr>
        <w:t>%) appear across a subset of 2</w:t>
      </w:r>
      <w:r w:rsidR="00056964" w:rsidRPr="00056964">
        <w:rPr>
          <w:rFonts w:hint="eastAsia"/>
          <w:shd w:val="clear" w:color="auto" w:fill="FFFFFF"/>
        </w:rPr>
        <w:t xml:space="preserve"> </w:t>
      </w:r>
      <w:r w:rsidR="00056964" w:rsidRPr="00056964">
        <w:rPr>
          <w:shd w:val="clear" w:color="auto" w:fill="FFFFFF"/>
        </w:rPr>
        <w:t>scales.</w:t>
      </w:r>
      <w:r w:rsidR="00342229" w:rsidRPr="00342229">
        <w:t xml:space="preserve"> </w:t>
      </w:r>
      <w:r w:rsidR="00342229" w:rsidRPr="00342229">
        <w:rPr>
          <w:shd w:val="clear" w:color="auto" w:fill="FFFFFF"/>
        </w:rPr>
        <w:t>Among the 84 symptoms, 18 (21.4</w:t>
      </w:r>
      <w:r w:rsidR="00342229">
        <w:rPr>
          <w:shd w:val="clear" w:color="auto" w:fill="FFFFFF"/>
        </w:rPr>
        <w:t>3</w:t>
      </w:r>
      <w:r w:rsidR="00342229" w:rsidRPr="00342229">
        <w:rPr>
          <w:shd w:val="clear" w:color="auto" w:fill="FFFFFF"/>
        </w:rPr>
        <w:t>%) were idiosyncratic symptoms and only appeared in one scale. None of the symptoms were present on all scales.</w:t>
      </w:r>
    </w:p>
    <w:p w14:paraId="69753076" w14:textId="77777777" w:rsidR="00467B75" w:rsidRPr="00467B75" w:rsidRDefault="00FD6780" w:rsidP="00467B75">
      <w:pPr>
        <w:ind w:firstLineChars="0" w:firstLine="0"/>
        <w:rPr>
          <w:b/>
          <w:bCs/>
          <w:color w:val="2A2B2E"/>
          <w:sz w:val="23"/>
          <w:szCs w:val="23"/>
          <w:shd w:val="clear" w:color="auto" w:fill="FFFFFF"/>
        </w:rPr>
      </w:pPr>
      <w:commentRangeStart w:id="164"/>
      <w:commentRangeStart w:id="165"/>
      <w:r w:rsidRPr="00467B75">
        <w:rPr>
          <w:b/>
          <w:bCs/>
          <w:color w:val="2A2B2E"/>
          <w:sz w:val="23"/>
          <w:szCs w:val="23"/>
          <w:highlight w:val="yellow"/>
          <w:shd w:val="clear" w:color="auto" w:fill="FFFFFF"/>
        </w:rPr>
        <w:t xml:space="preserve">Table </w:t>
      </w:r>
      <w:bookmarkStart w:id="166" w:name="OLE_LINK7"/>
      <w:r w:rsidR="00081CC2" w:rsidRPr="00467B75">
        <w:rPr>
          <w:b/>
          <w:bCs/>
          <w:color w:val="2A2B2E"/>
          <w:sz w:val="23"/>
          <w:szCs w:val="23"/>
          <w:shd w:val="clear" w:color="auto" w:fill="FFFFFF"/>
        </w:rPr>
        <w:t>4</w:t>
      </w:r>
      <w:r w:rsidRPr="00467B75">
        <w:rPr>
          <w:rFonts w:hint="eastAsia"/>
          <w:b/>
          <w:bCs/>
          <w:color w:val="2A2B2E"/>
          <w:sz w:val="23"/>
          <w:szCs w:val="23"/>
          <w:shd w:val="clear" w:color="auto" w:fill="FFFFFF"/>
        </w:rPr>
        <w:t xml:space="preserve"> </w:t>
      </w:r>
      <w:bookmarkEnd w:id="166"/>
    </w:p>
    <w:p w14:paraId="674FC487" w14:textId="79F93BB9" w:rsidR="00FD6780" w:rsidRPr="00FD6780" w:rsidRDefault="00FD6780" w:rsidP="00467B75">
      <w:pPr>
        <w:ind w:firstLineChars="0" w:firstLine="0"/>
        <w:rPr>
          <w:color w:val="2A2B2E"/>
          <w:sz w:val="23"/>
          <w:szCs w:val="23"/>
          <w:shd w:val="clear" w:color="auto" w:fill="FFFFFF"/>
        </w:rPr>
      </w:pPr>
      <w:r w:rsidRPr="00FD6780">
        <w:rPr>
          <w:color w:val="2A2B2E"/>
          <w:sz w:val="23"/>
          <w:szCs w:val="23"/>
          <w:shd w:val="clear" w:color="auto" w:fill="FFFFFF"/>
        </w:rPr>
        <w:t>Number of symptoms that appear across combinations of scales.</w:t>
      </w:r>
      <w:commentRangeEnd w:id="164"/>
      <w:r w:rsidR="008B783D">
        <w:rPr>
          <w:rStyle w:val="CommentReference"/>
        </w:rPr>
        <w:commentReference w:id="164"/>
      </w:r>
      <w:commentRangeEnd w:id="165"/>
      <w:r w:rsidR="00467B75">
        <w:rPr>
          <w:rStyle w:val="CommentReference"/>
        </w:rPr>
        <w:commentReference w:id="165"/>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FD6780" w:rsidRPr="00FD6780" w14:paraId="13F3B191" w14:textId="77777777" w:rsidTr="0087618E">
        <w:tc>
          <w:tcPr>
            <w:tcW w:w="2765" w:type="dxa"/>
            <w:tcBorders>
              <w:top w:val="single" w:sz="12" w:space="0" w:color="auto"/>
              <w:bottom w:val="single" w:sz="12" w:space="0" w:color="auto"/>
            </w:tcBorders>
          </w:tcPr>
          <w:p w14:paraId="7A335252" w14:textId="77777777" w:rsidR="00FD6780" w:rsidRPr="00FD6780" w:rsidRDefault="00FD6780" w:rsidP="008A768F">
            <w:pPr>
              <w:widowControl/>
              <w:spacing w:before="100" w:beforeAutospacing="1" w:after="100" w:afterAutospacing="1" w:line="300" w:lineRule="exact"/>
              <w:ind w:firstLineChars="400" w:firstLine="920"/>
              <w:jc w:val="left"/>
              <w:rPr>
                <w:color w:val="2A2B2E"/>
                <w:kern w:val="0"/>
                <w:sz w:val="23"/>
                <w:szCs w:val="23"/>
                <w:shd w:val="clear" w:color="auto" w:fill="FFFFFF"/>
              </w:rPr>
            </w:pPr>
            <w:bookmarkStart w:id="167" w:name="_Hlk146652389"/>
            <w:r w:rsidRPr="00FD6780">
              <w:rPr>
                <w:color w:val="2A2B2E"/>
                <w:kern w:val="0"/>
                <w:sz w:val="23"/>
                <w:szCs w:val="23"/>
                <w:shd w:val="clear" w:color="auto" w:fill="FFFFFF"/>
              </w:rPr>
              <w:t>Symptoms</w:t>
            </w:r>
          </w:p>
        </w:tc>
        <w:tc>
          <w:tcPr>
            <w:tcW w:w="2765" w:type="dxa"/>
            <w:tcBorders>
              <w:top w:val="single" w:sz="12" w:space="0" w:color="auto"/>
              <w:bottom w:val="single" w:sz="12" w:space="0" w:color="auto"/>
            </w:tcBorders>
          </w:tcPr>
          <w:p w14:paraId="1DEA077B" w14:textId="77777777" w:rsidR="00FD6780" w:rsidRPr="00FD6780" w:rsidRDefault="00FD6780" w:rsidP="008A768F">
            <w:pPr>
              <w:widowControl/>
              <w:spacing w:before="100" w:beforeAutospacing="1" w:after="100" w:afterAutospacing="1" w:line="300" w:lineRule="exact"/>
              <w:ind w:firstLineChars="400" w:firstLine="920"/>
              <w:jc w:val="left"/>
              <w:rPr>
                <w:color w:val="2A2B2E"/>
                <w:kern w:val="0"/>
                <w:sz w:val="23"/>
                <w:szCs w:val="23"/>
                <w:shd w:val="clear" w:color="auto" w:fill="FFFFFF"/>
              </w:rPr>
            </w:pPr>
            <w:r w:rsidRPr="00FD6780">
              <w:rPr>
                <w:color w:val="2A2B2E"/>
                <w:kern w:val="0"/>
                <w:sz w:val="23"/>
                <w:szCs w:val="23"/>
                <w:shd w:val="clear" w:color="auto" w:fill="FFFFFF"/>
              </w:rPr>
              <w:t>Scales</w:t>
            </w:r>
          </w:p>
        </w:tc>
        <w:tc>
          <w:tcPr>
            <w:tcW w:w="2766" w:type="dxa"/>
            <w:tcBorders>
              <w:top w:val="single" w:sz="12" w:space="0" w:color="auto"/>
              <w:bottom w:val="single" w:sz="12" w:space="0" w:color="auto"/>
            </w:tcBorders>
          </w:tcPr>
          <w:p w14:paraId="362DBE8B" w14:textId="77777777" w:rsidR="00FD6780" w:rsidRPr="00FD6780" w:rsidRDefault="00FD6780" w:rsidP="008A768F">
            <w:pPr>
              <w:widowControl/>
              <w:spacing w:before="100" w:beforeAutospacing="1" w:after="100" w:afterAutospacing="1" w:line="300" w:lineRule="exact"/>
              <w:ind w:firstLineChars="500" w:firstLine="1150"/>
              <w:jc w:val="left"/>
              <w:rPr>
                <w:color w:val="2A2B2E"/>
                <w:kern w:val="0"/>
                <w:sz w:val="23"/>
                <w:szCs w:val="23"/>
                <w:shd w:val="clear" w:color="auto" w:fill="FFFFFF"/>
              </w:rPr>
            </w:pPr>
            <w:r w:rsidRPr="00FD6780">
              <w:rPr>
                <w:color w:val="2A2B2E"/>
                <w:kern w:val="0"/>
                <w:sz w:val="23"/>
                <w:szCs w:val="23"/>
                <w:shd w:val="clear" w:color="auto" w:fill="FFFFFF"/>
              </w:rPr>
              <w:t>%</w:t>
            </w:r>
          </w:p>
        </w:tc>
      </w:tr>
      <w:tr w:rsidR="00FD6780" w:rsidRPr="00FD6780" w14:paraId="485A0241" w14:textId="77777777" w:rsidTr="0087618E">
        <w:tc>
          <w:tcPr>
            <w:tcW w:w="2765" w:type="dxa"/>
            <w:tcBorders>
              <w:top w:val="single" w:sz="12" w:space="0" w:color="auto"/>
            </w:tcBorders>
            <w:vAlign w:val="center"/>
          </w:tcPr>
          <w:p w14:paraId="06EFBDB4"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8</w:t>
            </w:r>
          </w:p>
        </w:tc>
        <w:tc>
          <w:tcPr>
            <w:tcW w:w="2765" w:type="dxa"/>
            <w:tcBorders>
              <w:top w:val="single" w:sz="12" w:space="0" w:color="auto"/>
            </w:tcBorders>
            <w:vAlign w:val="center"/>
          </w:tcPr>
          <w:p w14:paraId="364D5472"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1</w:t>
            </w:r>
          </w:p>
        </w:tc>
        <w:tc>
          <w:tcPr>
            <w:tcW w:w="2766" w:type="dxa"/>
            <w:tcBorders>
              <w:top w:val="nil"/>
              <w:left w:val="nil"/>
              <w:bottom w:val="nil"/>
              <w:right w:val="nil"/>
            </w:tcBorders>
            <w:shd w:val="clear" w:color="auto" w:fill="auto"/>
            <w:vAlign w:val="bottom"/>
          </w:tcPr>
          <w:p w14:paraId="4FAD59C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000000"/>
                <w:kern w:val="0"/>
                <w:sz w:val="22"/>
                <w:szCs w:val="22"/>
              </w:rPr>
              <w:t>21.43</w:t>
            </w:r>
          </w:p>
        </w:tc>
      </w:tr>
      <w:tr w:rsidR="00FD6780" w:rsidRPr="00FD6780" w14:paraId="30F087FE" w14:textId="77777777" w:rsidTr="0087618E">
        <w:tc>
          <w:tcPr>
            <w:tcW w:w="2765" w:type="dxa"/>
            <w:vAlign w:val="center"/>
          </w:tcPr>
          <w:p w14:paraId="40156515" w14:textId="0D4BFBF9"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1</w:t>
            </w:r>
            <w:r w:rsidR="00643F29">
              <w:rPr>
                <w:rFonts w:eastAsia="DengXian"/>
                <w:color w:val="2A2B2E"/>
                <w:kern w:val="0"/>
                <w:sz w:val="23"/>
                <w:szCs w:val="23"/>
              </w:rPr>
              <w:t>1</w:t>
            </w:r>
          </w:p>
        </w:tc>
        <w:tc>
          <w:tcPr>
            <w:tcW w:w="2765" w:type="dxa"/>
            <w:vAlign w:val="center"/>
          </w:tcPr>
          <w:p w14:paraId="0FD3BEE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2</w:t>
            </w:r>
          </w:p>
        </w:tc>
        <w:tc>
          <w:tcPr>
            <w:tcW w:w="2766" w:type="dxa"/>
            <w:tcBorders>
              <w:top w:val="nil"/>
              <w:left w:val="nil"/>
              <w:bottom w:val="nil"/>
              <w:right w:val="nil"/>
            </w:tcBorders>
            <w:shd w:val="clear" w:color="auto" w:fill="auto"/>
            <w:vAlign w:val="bottom"/>
          </w:tcPr>
          <w:p w14:paraId="4950844E" w14:textId="2B8F7D64"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000000"/>
                <w:kern w:val="0"/>
                <w:sz w:val="22"/>
                <w:szCs w:val="22"/>
              </w:rPr>
              <w:t>1</w:t>
            </w:r>
            <w:r w:rsidR="00643F29">
              <w:rPr>
                <w:rFonts w:eastAsia="DengXian"/>
                <w:color w:val="000000"/>
                <w:kern w:val="0"/>
                <w:sz w:val="22"/>
                <w:szCs w:val="22"/>
              </w:rPr>
              <w:t>3</w:t>
            </w:r>
            <w:r w:rsidRPr="00FD6780">
              <w:rPr>
                <w:rFonts w:eastAsia="DengXian"/>
                <w:color w:val="000000"/>
                <w:kern w:val="0"/>
                <w:sz w:val="22"/>
                <w:szCs w:val="22"/>
              </w:rPr>
              <w:t>.</w:t>
            </w:r>
            <w:r w:rsidR="00643F29">
              <w:rPr>
                <w:rFonts w:eastAsia="DengXian"/>
                <w:color w:val="000000"/>
                <w:kern w:val="0"/>
                <w:sz w:val="22"/>
                <w:szCs w:val="22"/>
              </w:rPr>
              <w:t>10</w:t>
            </w:r>
          </w:p>
        </w:tc>
      </w:tr>
      <w:tr w:rsidR="00FD6780" w:rsidRPr="00FD6780" w14:paraId="4FDDA1C6" w14:textId="77777777" w:rsidTr="0087618E">
        <w:tc>
          <w:tcPr>
            <w:tcW w:w="2765" w:type="dxa"/>
            <w:vAlign w:val="center"/>
          </w:tcPr>
          <w:p w14:paraId="169DE515" w14:textId="799600EE" w:rsidR="00FD6780" w:rsidRPr="00FD6780" w:rsidRDefault="00643F29"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Pr>
                <w:rFonts w:eastAsia="DengXian"/>
                <w:color w:val="2A2B2E"/>
                <w:kern w:val="0"/>
                <w:sz w:val="23"/>
                <w:szCs w:val="23"/>
              </w:rPr>
              <w:lastRenderedPageBreak/>
              <w:t>7</w:t>
            </w:r>
          </w:p>
        </w:tc>
        <w:tc>
          <w:tcPr>
            <w:tcW w:w="2765" w:type="dxa"/>
            <w:vAlign w:val="center"/>
          </w:tcPr>
          <w:p w14:paraId="426A06E2"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3</w:t>
            </w:r>
          </w:p>
        </w:tc>
        <w:tc>
          <w:tcPr>
            <w:tcW w:w="2766" w:type="dxa"/>
            <w:tcBorders>
              <w:top w:val="nil"/>
              <w:left w:val="nil"/>
              <w:bottom w:val="nil"/>
              <w:right w:val="nil"/>
            </w:tcBorders>
            <w:shd w:val="clear" w:color="auto" w:fill="auto"/>
            <w:vAlign w:val="bottom"/>
          </w:tcPr>
          <w:p w14:paraId="7896E50A" w14:textId="573296FA" w:rsidR="00FD6780" w:rsidRPr="00FD6780" w:rsidRDefault="00643F29"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000000"/>
                <w:kern w:val="0"/>
                <w:sz w:val="22"/>
                <w:szCs w:val="22"/>
              </w:rPr>
              <w:t>8.33</w:t>
            </w:r>
          </w:p>
        </w:tc>
      </w:tr>
      <w:tr w:rsidR="00FD6780" w:rsidRPr="00FD6780" w14:paraId="6E874EA5" w14:textId="77777777" w:rsidTr="0087618E">
        <w:tc>
          <w:tcPr>
            <w:tcW w:w="2765" w:type="dxa"/>
            <w:vAlign w:val="center"/>
          </w:tcPr>
          <w:p w14:paraId="04940D9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7</w:t>
            </w:r>
          </w:p>
        </w:tc>
        <w:tc>
          <w:tcPr>
            <w:tcW w:w="2765" w:type="dxa"/>
            <w:vAlign w:val="center"/>
          </w:tcPr>
          <w:p w14:paraId="3ED8FE9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4</w:t>
            </w:r>
          </w:p>
        </w:tc>
        <w:tc>
          <w:tcPr>
            <w:tcW w:w="2766" w:type="dxa"/>
            <w:tcBorders>
              <w:top w:val="nil"/>
              <w:left w:val="nil"/>
              <w:bottom w:val="nil"/>
              <w:right w:val="nil"/>
            </w:tcBorders>
            <w:shd w:val="clear" w:color="auto" w:fill="auto"/>
            <w:vAlign w:val="bottom"/>
          </w:tcPr>
          <w:p w14:paraId="25ACBAC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000000"/>
                <w:kern w:val="0"/>
                <w:sz w:val="22"/>
                <w:szCs w:val="22"/>
              </w:rPr>
              <w:t>8.33</w:t>
            </w:r>
          </w:p>
        </w:tc>
      </w:tr>
      <w:tr w:rsidR="00FD6780" w:rsidRPr="00FD6780" w14:paraId="7D86E188" w14:textId="77777777" w:rsidTr="0087618E">
        <w:tc>
          <w:tcPr>
            <w:tcW w:w="2765" w:type="dxa"/>
            <w:vAlign w:val="center"/>
          </w:tcPr>
          <w:p w14:paraId="57E0F9AA"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7</w:t>
            </w:r>
          </w:p>
        </w:tc>
        <w:tc>
          <w:tcPr>
            <w:tcW w:w="2765" w:type="dxa"/>
            <w:vAlign w:val="center"/>
          </w:tcPr>
          <w:p w14:paraId="6CD6D3F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5</w:t>
            </w:r>
          </w:p>
        </w:tc>
        <w:tc>
          <w:tcPr>
            <w:tcW w:w="2766" w:type="dxa"/>
            <w:tcBorders>
              <w:top w:val="nil"/>
              <w:left w:val="nil"/>
              <w:bottom w:val="nil"/>
              <w:right w:val="nil"/>
            </w:tcBorders>
            <w:shd w:val="clear" w:color="auto" w:fill="auto"/>
            <w:vAlign w:val="bottom"/>
          </w:tcPr>
          <w:p w14:paraId="088F539A"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000000"/>
                <w:kern w:val="0"/>
                <w:sz w:val="22"/>
                <w:szCs w:val="22"/>
              </w:rPr>
              <w:t>8.33</w:t>
            </w:r>
          </w:p>
        </w:tc>
      </w:tr>
      <w:tr w:rsidR="00FD6780" w:rsidRPr="00FD6780" w14:paraId="7166892E" w14:textId="77777777" w:rsidTr="0087618E">
        <w:tc>
          <w:tcPr>
            <w:tcW w:w="2765" w:type="dxa"/>
            <w:vAlign w:val="center"/>
          </w:tcPr>
          <w:p w14:paraId="3A870D2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7</w:t>
            </w:r>
          </w:p>
        </w:tc>
        <w:tc>
          <w:tcPr>
            <w:tcW w:w="2765" w:type="dxa"/>
            <w:vAlign w:val="center"/>
          </w:tcPr>
          <w:p w14:paraId="6A1056A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6</w:t>
            </w:r>
          </w:p>
        </w:tc>
        <w:tc>
          <w:tcPr>
            <w:tcW w:w="2766" w:type="dxa"/>
            <w:tcBorders>
              <w:top w:val="nil"/>
              <w:left w:val="nil"/>
              <w:bottom w:val="nil"/>
              <w:right w:val="nil"/>
            </w:tcBorders>
            <w:shd w:val="clear" w:color="auto" w:fill="auto"/>
            <w:vAlign w:val="bottom"/>
          </w:tcPr>
          <w:p w14:paraId="0FD82094"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000000"/>
                <w:kern w:val="0"/>
                <w:sz w:val="22"/>
                <w:szCs w:val="22"/>
              </w:rPr>
              <w:t>8.33</w:t>
            </w:r>
          </w:p>
        </w:tc>
      </w:tr>
      <w:tr w:rsidR="00FD6780" w:rsidRPr="00FD6780" w14:paraId="485CF16E" w14:textId="77777777" w:rsidTr="0087618E">
        <w:tc>
          <w:tcPr>
            <w:tcW w:w="2765" w:type="dxa"/>
            <w:vAlign w:val="center"/>
          </w:tcPr>
          <w:p w14:paraId="05A9AB7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3</w:t>
            </w:r>
          </w:p>
        </w:tc>
        <w:tc>
          <w:tcPr>
            <w:tcW w:w="2765" w:type="dxa"/>
            <w:vAlign w:val="center"/>
          </w:tcPr>
          <w:p w14:paraId="5924A4F6"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7</w:t>
            </w:r>
          </w:p>
        </w:tc>
        <w:tc>
          <w:tcPr>
            <w:tcW w:w="2766" w:type="dxa"/>
            <w:tcBorders>
              <w:top w:val="nil"/>
              <w:left w:val="nil"/>
              <w:bottom w:val="nil"/>
              <w:right w:val="nil"/>
            </w:tcBorders>
            <w:shd w:val="clear" w:color="auto" w:fill="auto"/>
            <w:vAlign w:val="bottom"/>
          </w:tcPr>
          <w:p w14:paraId="6DD9674D"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000000"/>
                <w:kern w:val="0"/>
                <w:sz w:val="22"/>
                <w:szCs w:val="22"/>
              </w:rPr>
              <w:t>3.57</w:t>
            </w:r>
          </w:p>
        </w:tc>
      </w:tr>
      <w:tr w:rsidR="00FD6780" w:rsidRPr="00FD6780" w14:paraId="46DFD330" w14:textId="77777777" w:rsidTr="0087618E">
        <w:tc>
          <w:tcPr>
            <w:tcW w:w="2765" w:type="dxa"/>
            <w:vAlign w:val="center"/>
          </w:tcPr>
          <w:p w14:paraId="30A6D79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4</w:t>
            </w:r>
          </w:p>
        </w:tc>
        <w:tc>
          <w:tcPr>
            <w:tcW w:w="2765" w:type="dxa"/>
            <w:vAlign w:val="center"/>
          </w:tcPr>
          <w:p w14:paraId="0BA8778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8</w:t>
            </w:r>
          </w:p>
        </w:tc>
        <w:tc>
          <w:tcPr>
            <w:tcW w:w="2766" w:type="dxa"/>
            <w:tcBorders>
              <w:top w:val="nil"/>
              <w:left w:val="nil"/>
              <w:bottom w:val="nil"/>
              <w:right w:val="nil"/>
            </w:tcBorders>
            <w:shd w:val="clear" w:color="auto" w:fill="auto"/>
            <w:vAlign w:val="bottom"/>
          </w:tcPr>
          <w:p w14:paraId="58FEED3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000000"/>
                <w:kern w:val="0"/>
                <w:sz w:val="22"/>
                <w:szCs w:val="22"/>
              </w:rPr>
              <w:t>4.76</w:t>
            </w:r>
          </w:p>
        </w:tc>
      </w:tr>
      <w:tr w:rsidR="00FD6780" w:rsidRPr="00FD6780" w14:paraId="17EEB8C2" w14:textId="77777777" w:rsidTr="0087618E">
        <w:tc>
          <w:tcPr>
            <w:tcW w:w="2765" w:type="dxa"/>
            <w:vAlign w:val="center"/>
          </w:tcPr>
          <w:p w14:paraId="13B5C1B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2</w:t>
            </w:r>
          </w:p>
        </w:tc>
        <w:tc>
          <w:tcPr>
            <w:tcW w:w="2765" w:type="dxa"/>
            <w:vAlign w:val="center"/>
          </w:tcPr>
          <w:p w14:paraId="3ED544D3"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9</w:t>
            </w:r>
          </w:p>
        </w:tc>
        <w:tc>
          <w:tcPr>
            <w:tcW w:w="2766" w:type="dxa"/>
            <w:tcBorders>
              <w:top w:val="nil"/>
              <w:left w:val="nil"/>
              <w:bottom w:val="nil"/>
              <w:right w:val="nil"/>
            </w:tcBorders>
            <w:shd w:val="clear" w:color="auto" w:fill="auto"/>
            <w:vAlign w:val="bottom"/>
          </w:tcPr>
          <w:p w14:paraId="16BE2719"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000000"/>
                <w:kern w:val="0"/>
                <w:sz w:val="22"/>
                <w:szCs w:val="22"/>
              </w:rPr>
              <w:t>2.38</w:t>
            </w:r>
          </w:p>
        </w:tc>
      </w:tr>
      <w:tr w:rsidR="00FD6780" w:rsidRPr="00FD6780" w14:paraId="72F8DC63" w14:textId="77777777" w:rsidTr="004C06C3">
        <w:trPr>
          <w:trHeight w:val="355"/>
        </w:trPr>
        <w:tc>
          <w:tcPr>
            <w:tcW w:w="2765" w:type="dxa"/>
            <w:vAlign w:val="center"/>
          </w:tcPr>
          <w:p w14:paraId="3C32B9AD" w14:textId="77777777" w:rsidR="00FD6780" w:rsidRPr="00FD6780" w:rsidRDefault="00FD6780" w:rsidP="008A768F">
            <w:pPr>
              <w:widowControl/>
              <w:spacing w:before="100" w:beforeAutospacing="1" w:after="100" w:afterAutospacing="1" w:line="300" w:lineRule="exact"/>
              <w:ind w:firstLineChars="0" w:firstLine="0"/>
              <w:jc w:val="center"/>
              <w:rPr>
                <w:rFonts w:eastAsia="DengXian"/>
                <w:color w:val="2A2B2E"/>
                <w:kern w:val="0"/>
                <w:sz w:val="23"/>
                <w:szCs w:val="23"/>
              </w:rPr>
            </w:pPr>
            <w:r w:rsidRPr="00FD6780">
              <w:rPr>
                <w:rFonts w:eastAsia="DengXian" w:hint="eastAsia"/>
                <w:color w:val="2A2B2E"/>
                <w:kern w:val="0"/>
                <w:sz w:val="23"/>
                <w:szCs w:val="23"/>
              </w:rPr>
              <w:t>1</w:t>
            </w:r>
          </w:p>
        </w:tc>
        <w:tc>
          <w:tcPr>
            <w:tcW w:w="2765" w:type="dxa"/>
            <w:vAlign w:val="center"/>
          </w:tcPr>
          <w:p w14:paraId="0109FB77" w14:textId="77777777" w:rsidR="00FD6780" w:rsidRPr="00FD6780" w:rsidRDefault="00FD6780" w:rsidP="008A768F">
            <w:pPr>
              <w:widowControl/>
              <w:spacing w:before="100" w:beforeAutospacing="1" w:after="100" w:afterAutospacing="1" w:line="300" w:lineRule="exact"/>
              <w:ind w:firstLineChars="0" w:firstLine="0"/>
              <w:jc w:val="center"/>
              <w:rPr>
                <w:rFonts w:eastAsia="DengXian"/>
                <w:color w:val="2A2B2E"/>
                <w:kern w:val="0"/>
                <w:sz w:val="23"/>
                <w:szCs w:val="23"/>
              </w:rPr>
            </w:pPr>
            <w:r w:rsidRPr="00FD6780">
              <w:rPr>
                <w:rFonts w:eastAsia="DengXian" w:hint="eastAsia"/>
                <w:color w:val="2A2B2E"/>
                <w:kern w:val="0"/>
                <w:sz w:val="23"/>
                <w:szCs w:val="23"/>
              </w:rPr>
              <w:t>1</w:t>
            </w:r>
            <w:r w:rsidRPr="00FD6780">
              <w:rPr>
                <w:rFonts w:eastAsia="DengXian"/>
                <w:color w:val="2A2B2E"/>
                <w:kern w:val="0"/>
                <w:sz w:val="23"/>
                <w:szCs w:val="23"/>
              </w:rPr>
              <w:t>0</w:t>
            </w:r>
          </w:p>
        </w:tc>
        <w:tc>
          <w:tcPr>
            <w:tcW w:w="2766" w:type="dxa"/>
            <w:tcBorders>
              <w:top w:val="nil"/>
              <w:left w:val="nil"/>
              <w:bottom w:val="nil"/>
              <w:right w:val="nil"/>
            </w:tcBorders>
            <w:shd w:val="clear" w:color="auto" w:fill="auto"/>
            <w:vAlign w:val="bottom"/>
          </w:tcPr>
          <w:p w14:paraId="7700C0F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000000"/>
                <w:kern w:val="0"/>
                <w:sz w:val="22"/>
                <w:szCs w:val="22"/>
              </w:rPr>
              <w:t>1.19</w:t>
            </w:r>
          </w:p>
        </w:tc>
      </w:tr>
      <w:tr w:rsidR="00FD6780" w:rsidRPr="00FD6780" w14:paraId="5DAC0516" w14:textId="77777777" w:rsidTr="0087618E">
        <w:tc>
          <w:tcPr>
            <w:tcW w:w="2765" w:type="dxa"/>
            <w:vAlign w:val="center"/>
          </w:tcPr>
          <w:p w14:paraId="502BC0F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5</w:t>
            </w:r>
          </w:p>
        </w:tc>
        <w:tc>
          <w:tcPr>
            <w:tcW w:w="2765" w:type="dxa"/>
            <w:vAlign w:val="center"/>
          </w:tcPr>
          <w:p w14:paraId="3996BF7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11</w:t>
            </w:r>
          </w:p>
        </w:tc>
        <w:tc>
          <w:tcPr>
            <w:tcW w:w="2766" w:type="dxa"/>
            <w:tcBorders>
              <w:top w:val="nil"/>
              <w:left w:val="nil"/>
              <w:bottom w:val="nil"/>
              <w:right w:val="nil"/>
            </w:tcBorders>
            <w:shd w:val="clear" w:color="auto" w:fill="auto"/>
            <w:vAlign w:val="bottom"/>
          </w:tcPr>
          <w:p w14:paraId="673B0141"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000000"/>
                <w:kern w:val="0"/>
                <w:sz w:val="22"/>
                <w:szCs w:val="22"/>
              </w:rPr>
              <w:t>5.95</w:t>
            </w:r>
          </w:p>
        </w:tc>
      </w:tr>
      <w:tr w:rsidR="00FD6780" w:rsidRPr="00FD6780" w14:paraId="310C5152" w14:textId="77777777" w:rsidTr="0087618E">
        <w:tc>
          <w:tcPr>
            <w:tcW w:w="2765" w:type="dxa"/>
            <w:vAlign w:val="center"/>
          </w:tcPr>
          <w:p w14:paraId="2B4BFB1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2</w:t>
            </w:r>
          </w:p>
        </w:tc>
        <w:tc>
          <w:tcPr>
            <w:tcW w:w="2765" w:type="dxa"/>
            <w:vAlign w:val="center"/>
          </w:tcPr>
          <w:p w14:paraId="1CECF3A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12</w:t>
            </w:r>
          </w:p>
        </w:tc>
        <w:tc>
          <w:tcPr>
            <w:tcW w:w="2766" w:type="dxa"/>
            <w:tcBorders>
              <w:top w:val="nil"/>
              <w:left w:val="nil"/>
              <w:bottom w:val="nil"/>
              <w:right w:val="nil"/>
            </w:tcBorders>
            <w:shd w:val="clear" w:color="auto" w:fill="auto"/>
            <w:vAlign w:val="bottom"/>
          </w:tcPr>
          <w:p w14:paraId="494D2EE1"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000000"/>
                <w:kern w:val="0"/>
                <w:sz w:val="22"/>
                <w:szCs w:val="22"/>
              </w:rPr>
              <w:t>2.38</w:t>
            </w:r>
          </w:p>
        </w:tc>
      </w:tr>
      <w:tr w:rsidR="00FD6780" w:rsidRPr="00FD6780" w14:paraId="1654A880" w14:textId="77777777" w:rsidTr="0087618E">
        <w:tc>
          <w:tcPr>
            <w:tcW w:w="2765" w:type="dxa"/>
            <w:vAlign w:val="center"/>
          </w:tcPr>
          <w:p w14:paraId="409879A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2</w:t>
            </w:r>
          </w:p>
        </w:tc>
        <w:tc>
          <w:tcPr>
            <w:tcW w:w="2765" w:type="dxa"/>
            <w:vAlign w:val="center"/>
          </w:tcPr>
          <w:p w14:paraId="347EC9DD"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13</w:t>
            </w:r>
          </w:p>
        </w:tc>
        <w:tc>
          <w:tcPr>
            <w:tcW w:w="2766" w:type="dxa"/>
            <w:tcBorders>
              <w:top w:val="nil"/>
              <w:left w:val="nil"/>
              <w:bottom w:val="nil"/>
              <w:right w:val="nil"/>
            </w:tcBorders>
            <w:shd w:val="clear" w:color="auto" w:fill="auto"/>
            <w:vAlign w:val="bottom"/>
          </w:tcPr>
          <w:p w14:paraId="7F12FBD9"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000000"/>
                <w:kern w:val="0"/>
                <w:sz w:val="22"/>
                <w:szCs w:val="22"/>
              </w:rPr>
              <w:t>2.38</w:t>
            </w:r>
          </w:p>
        </w:tc>
      </w:tr>
      <w:tr w:rsidR="00FD6780" w:rsidRPr="00FD6780" w14:paraId="5415AA6C" w14:textId="77777777" w:rsidTr="0087618E">
        <w:tc>
          <w:tcPr>
            <w:tcW w:w="2765" w:type="dxa"/>
            <w:vAlign w:val="center"/>
          </w:tcPr>
          <w:p w14:paraId="48D0E2E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3</w:t>
            </w:r>
          </w:p>
        </w:tc>
        <w:tc>
          <w:tcPr>
            <w:tcW w:w="2765" w:type="dxa"/>
            <w:vAlign w:val="center"/>
          </w:tcPr>
          <w:p w14:paraId="109EB9A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14</w:t>
            </w:r>
          </w:p>
        </w:tc>
        <w:tc>
          <w:tcPr>
            <w:tcW w:w="2766" w:type="dxa"/>
            <w:tcBorders>
              <w:top w:val="nil"/>
              <w:left w:val="nil"/>
              <w:bottom w:val="nil"/>
              <w:right w:val="nil"/>
            </w:tcBorders>
            <w:shd w:val="clear" w:color="auto" w:fill="auto"/>
            <w:vAlign w:val="bottom"/>
          </w:tcPr>
          <w:p w14:paraId="3444F271"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000000"/>
                <w:kern w:val="0"/>
                <w:sz w:val="22"/>
                <w:szCs w:val="22"/>
              </w:rPr>
              <w:t>3.57</w:t>
            </w:r>
          </w:p>
        </w:tc>
      </w:tr>
      <w:tr w:rsidR="00FD6780" w:rsidRPr="00FD6780" w14:paraId="42860624" w14:textId="77777777" w:rsidTr="0087618E">
        <w:tc>
          <w:tcPr>
            <w:tcW w:w="2765" w:type="dxa"/>
            <w:vAlign w:val="center"/>
          </w:tcPr>
          <w:p w14:paraId="5E37D51D"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2</w:t>
            </w:r>
          </w:p>
        </w:tc>
        <w:tc>
          <w:tcPr>
            <w:tcW w:w="2765" w:type="dxa"/>
            <w:vAlign w:val="center"/>
          </w:tcPr>
          <w:p w14:paraId="1EF7983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15</w:t>
            </w:r>
          </w:p>
        </w:tc>
        <w:tc>
          <w:tcPr>
            <w:tcW w:w="2766" w:type="dxa"/>
            <w:tcBorders>
              <w:top w:val="nil"/>
              <w:left w:val="nil"/>
              <w:bottom w:val="nil"/>
              <w:right w:val="nil"/>
            </w:tcBorders>
            <w:shd w:val="clear" w:color="auto" w:fill="auto"/>
            <w:vAlign w:val="bottom"/>
          </w:tcPr>
          <w:p w14:paraId="1B987325"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000000"/>
                <w:kern w:val="0"/>
                <w:sz w:val="22"/>
                <w:szCs w:val="22"/>
              </w:rPr>
              <w:t>2.38</w:t>
            </w:r>
          </w:p>
        </w:tc>
      </w:tr>
      <w:tr w:rsidR="00FD6780" w:rsidRPr="00FD6780" w14:paraId="2AE336A9" w14:textId="77777777" w:rsidTr="0087618E">
        <w:tc>
          <w:tcPr>
            <w:tcW w:w="2765" w:type="dxa"/>
            <w:vAlign w:val="center"/>
          </w:tcPr>
          <w:p w14:paraId="2AA679A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1</w:t>
            </w:r>
          </w:p>
        </w:tc>
        <w:tc>
          <w:tcPr>
            <w:tcW w:w="2765" w:type="dxa"/>
            <w:vAlign w:val="center"/>
          </w:tcPr>
          <w:p w14:paraId="4F95EF0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16</w:t>
            </w:r>
          </w:p>
        </w:tc>
        <w:tc>
          <w:tcPr>
            <w:tcW w:w="2766" w:type="dxa"/>
            <w:tcBorders>
              <w:top w:val="nil"/>
              <w:left w:val="nil"/>
              <w:bottom w:val="nil"/>
              <w:right w:val="nil"/>
            </w:tcBorders>
            <w:shd w:val="clear" w:color="auto" w:fill="auto"/>
            <w:vAlign w:val="bottom"/>
          </w:tcPr>
          <w:p w14:paraId="4600E1C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000000"/>
                <w:kern w:val="0"/>
                <w:sz w:val="22"/>
                <w:szCs w:val="22"/>
              </w:rPr>
              <w:t>1.19</w:t>
            </w:r>
          </w:p>
        </w:tc>
      </w:tr>
      <w:tr w:rsidR="00FD6780" w:rsidRPr="00FD6780" w14:paraId="261C769D" w14:textId="77777777" w:rsidTr="0087618E">
        <w:tc>
          <w:tcPr>
            <w:tcW w:w="2765" w:type="dxa"/>
            <w:tcBorders>
              <w:bottom w:val="nil"/>
            </w:tcBorders>
            <w:vAlign w:val="center"/>
          </w:tcPr>
          <w:p w14:paraId="69B4CC4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1</w:t>
            </w:r>
          </w:p>
        </w:tc>
        <w:tc>
          <w:tcPr>
            <w:tcW w:w="2765" w:type="dxa"/>
            <w:tcBorders>
              <w:bottom w:val="nil"/>
            </w:tcBorders>
            <w:vAlign w:val="center"/>
          </w:tcPr>
          <w:p w14:paraId="580DCCA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18</w:t>
            </w:r>
          </w:p>
        </w:tc>
        <w:tc>
          <w:tcPr>
            <w:tcW w:w="2766" w:type="dxa"/>
            <w:tcBorders>
              <w:top w:val="nil"/>
              <w:left w:val="nil"/>
              <w:bottom w:val="nil"/>
              <w:right w:val="nil"/>
            </w:tcBorders>
            <w:shd w:val="clear" w:color="auto" w:fill="auto"/>
            <w:vAlign w:val="bottom"/>
          </w:tcPr>
          <w:p w14:paraId="24713574"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000000"/>
                <w:kern w:val="0"/>
                <w:sz w:val="22"/>
                <w:szCs w:val="22"/>
              </w:rPr>
              <w:t>1.19</w:t>
            </w:r>
          </w:p>
        </w:tc>
      </w:tr>
      <w:tr w:rsidR="00FD6780" w:rsidRPr="00FD6780" w14:paraId="2557D241" w14:textId="77777777" w:rsidTr="0087618E">
        <w:tc>
          <w:tcPr>
            <w:tcW w:w="2765" w:type="dxa"/>
            <w:tcBorders>
              <w:top w:val="nil"/>
              <w:bottom w:val="single" w:sz="12" w:space="0" w:color="auto"/>
            </w:tcBorders>
            <w:vAlign w:val="center"/>
          </w:tcPr>
          <w:p w14:paraId="2CFF25DA"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1</w:t>
            </w:r>
          </w:p>
        </w:tc>
        <w:tc>
          <w:tcPr>
            <w:tcW w:w="2765" w:type="dxa"/>
            <w:tcBorders>
              <w:top w:val="nil"/>
              <w:bottom w:val="single" w:sz="12" w:space="0" w:color="auto"/>
            </w:tcBorders>
            <w:vAlign w:val="center"/>
          </w:tcPr>
          <w:p w14:paraId="535BD43E" w14:textId="2E895225"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2A2B2E"/>
                <w:kern w:val="0"/>
                <w:sz w:val="23"/>
                <w:szCs w:val="23"/>
              </w:rPr>
              <w:t>2</w:t>
            </w:r>
            <w:r w:rsidR="00643F29">
              <w:rPr>
                <w:rFonts w:eastAsia="DengXian"/>
                <w:color w:val="2A2B2E"/>
                <w:kern w:val="0"/>
                <w:sz w:val="23"/>
                <w:szCs w:val="23"/>
              </w:rPr>
              <w:t>2</w:t>
            </w:r>
          </w:p>
        </w:tc>
        <w:tc>
          <w:tcPr>
            <w:tcW w:w="2766" w:type="dxa"/>
            <w:tcBorders>
              <w:top w:val="nil"/>
              <w:left w:val="nil"/>
              <w:bottom w:val="single" w:sz="12" w:space="0" w:color="auto"/>
              <w:right w:val="nil"/>
            </w:tcBorders>
            <w:shd w:val="clear" w:color="auto" w:fill="auto"/>
            <w:vAlign w:val="bottom"/>
          </w:tcPr>
          <w:p w14:paraId="04EA2345"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DengXian"/>
                <w:color w:val="000000"/>
                <w:kern w:val="0"/>
                <w:sz w:val="22"/>
                <w:szCs w:val="22"/>
              </w:rPr>
              <w:t>1.19</w:t>
            </w:r>
          </w:p>
        </w:tc>
      </w:tr>
    </w:tbl>
    <w:bookmarkEnd w:id="167"/>
    <w:p w14:paraId="4C0AEDF7" w14:textId="0638527B" w:rsidR="004E1476" w:rsidRDefault="00342229" w:rsidP="00081CC2">
      <w:pPr>
        <w:ind w:firstLineChars="0" w:firstLine="0"/>
        <w:rPr>
          <w:sz w:val="21"/>
          <w:szCs w:val="21"/>
        </w:rPr>
      </w:pPr>
      <w:r w:rsidRPr="000017D9">
        <w:rPr>
          <w:i/>
          <w:iCs/>
          <w:sz w:val="21"/>
          <w:szCs w:val="21"/>
        </w:rPr>
        <w:t>Note.</w:t>
      </w:r>
      <w:r w:rsidRPr="000017D9">
        <w:rPr>
          <w:sz w:val="21"/>
          <w:szCs w:val="21"/>
        </w:rPr>
        <w:t xml:space="preserve"> </w:t>
      </w:r>
      <w:r>
        <w:rPr>
          <w:sz w:val="21"/>
          <w:szCs w:val="21"/>
        </w:rPr>
        <w:t xml:space="preserve"> </w:t>
      </w:r>
      <w:r w:rsidRPr="00342229">
        <w:rPr>
          <w:sz w:val="21"/>
          <w:szCs w:val="21"/>
        </w:rPr>
        <w:t>There are 18 symptoms that appear only in one scale; these symptoms are referred to as idiosyncratic symptoms.</w:t>
      </w:r>
    </w:p>
    <w:p w14:paraId="720E5D56" w14:textId="461E0072" w:rsidR="004E1476" w:rsidRDefault="004E1476" w:rsidP="00081CC2">
      <w:pPr>
        <w:ind w:firstLineChars="0" w:firstLine="0"/>
        <w:rPr>
          <w:b/>
          <w:bCs/>
          <w:sz w:val="21"/>
          <w:szCs w:val="21"/>
        </w:rPr>
      </w:pPr>
      <w:r w:rsidRPr="00D93CDE">
        <w:rPr>
          <w:rFonts w:hint="eastAsia"/>
          <w:b/>
          <w:bCs/>
          <w:sz w:val="21"/>
          <w:szCs w:val="21"/>
        </w:rPr>
        <w:t>Figure</w:t>
      </w:r>
      <w:r w:rsidRPr="00D93CDE">
        <w:rPr>
          <w:b/>
          <w:bCs/>
          <w:sz w:val="21"/>
          <w:szCs w:val="21"/>
        </w:rPr>
        <w:t xml:space="preserve"> </w:t>
      </w:r>
      <w:r>
        <w:rPr>
          <w:b/>
          <w:bCs/>
          <w:sz w:val="21"/>
          <w:szCs w:val="21"/>
        </w:rPr>
        <w:t>4</w:t>
      </w:r>
    </w:p>
    <w:p w14:paraId="2B945579" w14:textId="1ACF5C6A" w:rsidR="004E1476" w:rsidRPr="004E1476" w:rsidRDefault="004E1476" w:rsidP="00081CC2">
      <w:pPr>
        <w:ind w:firstLineChars="0" w:firstLine="0"/>
        <w:rPr>
          <w:i/>
          <w:iCs/>
        </w:rPr>
      </w:pPr>
      <w:r w:rsidRPr="004E1476">
        <w:rPr>
          <w:i/>
          <w:iCs/>
        </w:rPr>
        <w:t>Number of symptoms that appear across combinations of scales</w:t>
      </w:r>
    </w:p>
    <w:p w14:paraId="2393935F" w14:textId="0EC84B29" w:rsidR="00467B75" w:rsidRDefault="004E1476" w:rsidP="00081CC2">
      <w:pPr>
        <w:ind w:firstLineChars="0" w:firstLine="0"/>
        <w:rPr>
          <w:sz w:val="21"/>
          <w:szCs w:val="21"/>
        </w:rPr>
      </w:pPr>
      <w:commentRangeStart w:id="168"/>
      <w:r>
        <w:rPr>
          <w:noProof/>
          <w:sz w:val="21"/>
          <w:szCs w:val="21"/>
        </w:rPr>
        <w:drawing>
          <wp:inline distT="0" distB="0" distL="0" distR="0" wp14:anchorId="68F937CD" wp14:editId="5AB28C96">
            <wp:extent cx="5090795" cy="3096895"/>
            <wp:effectExtent l="0" t="0" r="0" b="8255"/>
            <wp:docPr id="981075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0795" cy="3096895"/>
                    </a:xfrm>
                    <a:prstGeom prst="rect">
                      <a:avLst/>
                    </a:prstGeom>
                    <a:noFill/>
                  </pic:spPr>
                </pic:pic>
              </a:graphicData>
            </a:graphic>
          </wp:inline>
        </w:drawing>
      </w:r>
      <w:commentRangeEnd w:id="168"/>
      <w:r w:rsidR="00AF0D40">
        <w:rPr>
          <w:rStyle w:val="CommentReference"/>
        </w:rPr>
        <w:commentReference w:id="168"/>
      </w:r>
    </w:p>
    <w:p w14:paraId="50856997" w14:textId="0090107E" w:rsidR="00467B75" w:rsidRDefault="004E1476" w:rsidP="00081CC2">
      <w:pPr>
        <w:ind w:firstLineChars="0" w:firstLine="0"/>
        <w:rPr>
          <w:i/>
          <w:iCs/>
          <w:sz w:val="21"/>
          <w:szCs w:val="21"/>
        </w:rPr>
      </w:pPr>
      <w:r w:rsidRPr="000017D9">
        <w:rPr>
          <w:i/>
          <w:iCs/>
          <w:sz w:val="21"/>
          <w:szCs w:val="21"/>
        </w:rPr>
        <w:t>Note.</w:t>
      </w:r>
      <w:r>
        <w:rPr>
          <w:i/>
          <w:iCs/>
          <w:sz w:val="21"/>
          <w:szCs w:val="21"/>
        </w:rPr>
        <w:t xml:space="preserve"> </w:t>
      </w:r>
      <w:r w:rsidRPr="00342229">
        <w:rPr>
          <w:sz w:val="21"/>
          <w:szCs w:val="21"/>
        </w:rPr>
        <w:t>There are 18 symptoms that appear only in one scale; these symptoms are referred to as idiosyncratic symptoms.</w:t>
      </w:r>
    </w:p>
    <w:p w14:paraId="63776FF7" w14:textId="77777777" w:rsidR="004E1476" w:rsidRPr="004E1476" w:rsidRDefault="004E1476" w:rsidP="00081CC2">
      <w:pPr>
        <w:ind w:firstLineChars="0" w:firstLine="0"/>
        <w:rPr>
          <w:i/>
          <w:iCs/>
          <w:sz w:val="21"/>
          <w:szCs w:val="21"/>
        </w:rPr>
      </w:pPr>
    </w:p>
    <w:p w14:paraId="1AED5036" w14:textId="746F5606" w:rsidR="000017D9" w:rsidRDefault="00A11C85" w:rsidP="00A11C85">
      <w:pPr>
        <w:ind w:firstLine="480"/>
        <w:rPr>
          <w:shd w:val="clear" w:color="auto" w:fill="FFFFFF"/>
        </w:rPr>
      </w:pPr>
      <w:bookmarkStart w:id="169" w:name="OLE_LINK12"/>
      <w:r w:rsidRPr="00A11C85">
        <w:rPr>
          <w:shd w:val="clear" w:color="auto" w:fill="FFFFFF"/>
        </w:rPr>
        <w:t>We comprehensively reported the number of symptoms included in each inventory,</w:t>
      </w:r>
      <w:r>
        <w:rPr>
          <w:shd w:val="clear" w:color="auto" w:fill="FFFFFF"/>
        </w:rPr>
        <w:t xml:space="preserve"> </w:t>
      </w:r>
      <w:r w:rsidR="00FD6780" w:rsidRPr="00FD6780">
        <w:rPr>
          <w:shd w:val="clear" w:color="auto" w:fill="FFFFFF"/>
        </w:rPr>
        <w:t>the adjusted scale length, the number of idiosyncratic symptoms</w:t>
      </w:r>
      <w:r w:rsidR="00FD6780" w:rsidRPr="00FD6780">
        <w:rPr>
          <w:rFonts w:hint="eastAsia"/>
          <w:shd w:val="clear" w:color="auto" w:fill="FFFFFF"/>
        </w:rPr>
        <w:t xml:space="preserve"> </w:t>
      </w:r>
      <w:r w:rsidR="00FD6780" w:rsidRPr="00FD6780">
        <w:rPr>
          <w:shd w:val="clear" w:color="auto" w:fill="FFFFFF"/>
        </w:rPr>
        <w:t xml:space="preserve">and the ratios of compound and specific symptoms. Furthermore, it outlines the prevalence of DSM-5 </w:t>
      </w:r>
      <w:r w:rsidR="00FD6780" w:rsidRPr="00FD6780">
        <w:rPr>
          <w:shd w:val="clear" w:color="auto" w:fill="FFFFFF"/>
        </w:rPr>
        <w:lastRenderedPageBreak/>
        <w:t>depressive symptoms within each scale.</w:t>
      </w:r>
      <w:r w:rsidR="00FD4466">
        <w:rPr>
          <w:shd w:val="clear" w:color="auto" w:fill="FFFFFF"/>
        </w:rPr>
        <w:t xml:space="preserve"> </w:t>
      </w:r>
      <w:r w:rsidR="00FD6780" w:rsidRPr="00FD6780">
        <w:rPr>
          <w:shd w:val="clear" w:color="auto" w:fill="FFFFFF"/>
        </w:rPr>
        <w:t>Among the scales analyzed, 19 did not include any idiosyncratic symptoms. The CSSMHS exhibited the highest percentage of idiosyncratic symptoms, with a prevalence of 22.22%, while the remaining scales showed varying rates of idiosyncratic symptom inclusion, ranging from 3.85% to 12.5%.</w:t>
      </w:r>
      <w:r w:rsidR="00FD6780" w:rsidRPr="00FD6780">
        <w:t xml:space="preserve"> </w:t>
      </w:r>
      <w:r w:rsidR="00FD6780" w:rsidRPr="00FD6780">
        <w:rPr>
          <w:shd w:val="clear" w:color="auto" w:fill="FFFFFF"/>
        </w:rPr>
        <w:t>Ten scales did not incorporate compound symptoms, with proportions for the remaining scales varying from 7.69% to 47.37%.</w:t>
      </w:r>
      <w:r w:rsidR="00FD6780" w:rsidRPr="00FD6780">
        <w:t xml:space="preserve"> </w:t>
      </w:r>
      <w:r w:rsidR="00FD6780" w:rsidRPr="00FD6780">
        <w:rPr>
          <w:shd w:val="clear" w:color="auto" w:fill="FFFFFF"/>
        </w:rPr>
        <w:t>The DSI exhibited the highest prevalence of DSM-5 depression symptoms, encompassing 71.42% of the total nine DSM-5 depression symptoms.</w:t>
      </w:r>
      <w:r w:rsidR="00FD6780" w:rsidRPr="00FD6780">
        <w:t xml:space="preserve"> </w:t>
      </w:r>
      <w:r w:rsidR="00FD6780" w:rsidRPr="00FD6780">
        <w:rPr>
          <w:shd w:val="clear" w:color="auto" w:fill="FFFFFF"/>
        </w:rPr>
        <w:t>Conversely, the Ji_2005 scale demonstrated the lowest representation, comprising only 3.57% of the nine DSM-5 depression symptoms.</w:t>
      </w:r>
      <w:r w:rsidR="00FD6780" w:rsidRPr="00FD6780">
        <w:t xml:space="preserve"> </w:t>
      </w:r>
      <w:r w:rsidR="00FD6780" w:rsidRPr="00FD6780">
        <w:rPr>
          <w:shd w:val="clear" w:color="auto" w:fill="FFFFFF"/>
        </w:rPr>
        <w:t xml:space="preserve">It is also the least number of </w:t>
      </w:r>
      <w:r w:rsidR="00FD4466">
        <w:rPr>
          <w:rFonts w:hint="eastAsia"/>
          <w:shd w:val="clear" w:color="auto" w:fill="FFFFFF"/>
        </w:rPr>
        <w:t>items</w:t>
      </w:r>
      <w:r w:rsidR="00FD6780" w:rsidRPr="00FD6780">
        <w:rPr>
          <w:shd w:val="clear" w:color="auto" w:fill="FFFFFF"/>
        </w:rPr>
        <w:t xml:space="preserve"> among the </w:t>
      </w:r>
      <w:r w:rsidR="00F41420" w:rsidRPr="00F41420">
        <w:rPr>
          <w:shd w:val="clear" w:color="auto" w:fill="FFFFFF"/>
        </w:rPr>
        <w:t>scales</w:t>
      </w:r>
      <w:r w:rsidR="00FD6780" w:rsidRPr="00FD6780">
        <w:rPr>
          <w:shd w:val="clear" w:color="auto" w:fill="FFFFFF"/>
        </w:rPr>
        <w:t xml:space="preserve"> included in this study.</w:t>
      </w:r>
      <w:r w:rsidRPr="00A11C85">
        <w:t xml:space="preserve"> </w:t>
      </w:r>
      <w:r w:rsidRPr="00A11C85">
        <w:rPr>
          <w:shd w:val="clear" w:color="auto" w:fill="FFFFFF"/>
        </w:rPr>
        <w:t>The supplementary materials provide detailed information.</w:t>
      </w:r>
    </w:p>
    <w:bookmarkEnd w:id="169"/>
    <w:p w14:paraId="52A1109A" w14:textId="7ADA8712" w:rsidR="00FD6780" w:rsidRPr="00CC601F" w:rsidRDefault="00FD6780" w:rsidP="00694EDE">
      <w:pPr>
        <w:pStyle w:val="Heading1"/>
        <w:rPr>
          <w:shd w:val="clear" w:color="auto" w:fill="FFFFFF"/>
        </w:rPr>
      </w:pPr>
      <w:r w:rsidRPr="00CC601F">
        <w:rPr>
          <w:shd w:val="clear" w:color="auto" w:fill="FFFFFF"/>
        </w:rPr>
        <w:t>3.</w:t>
      </w:r>
      <w:r w:rsidR="00095790">
        <w:rPr>
          <w:shd w:val="clear" w:color="auto" w:fill="FFFFFF"/>
        </w:rPr>
        <w:t>4</w:t>
      </w:r>
      <w:r w:rsidRPr="00CC601F">
        <w:rPr>
          <w:shd w:val="clear" w:color="auto" w:fill="FFFFFF"/>
        </w:rPr>
        <w:t xml:space="preserve"> </w:t>
      </w:r>
      <w:bookmarkStart w:id="170" w:name="OLE_LINK1"/>
      <w:r w:rsidR="00246D71">
        <w:rPr>
          <w:shd w:val="clear" w:color="auto" w:fill="FFFFFF"/>
        </w:rPr>
        <w:t>O</w:t>
      </w:r>
      <w:r w:rsidRPr="00CC601F">
        <w:rPr>
          <w:shd w:val="clear" w:color="auto" w:fill="FFFFFF"/>
        </w:rPr>
        <w:t>verlap</w:t>
      </w:r>
      <w:bookmarkEnd w:id="170"/>
      <w:r w:rsidR="00246D71">
        <w:rPr>
          <w:shd w:val="clear" w:color="auto" w:fill="FFFFFF"/>
        </w:rPr>
        <w:t xml:space="preserve"> between scales</w:t>
      </w:r>
    </w:p>
    <w:p w14:paraId="5473D1C8" w14:textId="698FA36A" w:rsidR="00FD6780" w:rsidRPr="00FD6780" w:rsidRDefault="00FD6780" w:rsidP="00403A43">
      <w:pPr>
        <w:ind w:firstLine="480"/>
        <w:rPr>
          <w:shd w:val="clear" w:color="auto" w:fill="FFFFFF"/>
        </w:rPr>
      </w:pPr>
      <w:r w:rsidRPr="00FD6780">
        <w:rPr>
          <w:shd w:val="clear" w:color="auto" w:fill="FFFFFF"/>
        </w:rPr>
        <w:t xml:space="preserve">The degree of overlap between scales was calculated using the Jaccard coefficient. The </w:t>
      </w:r>
      <w:r w:rsidR="00CC771B">
        <w:rPr>
          <w:rFonts w:hint="eastAsia"/>
          <w:shd w:val="clear" w:color="auto" w:fill="FFFFFF"/>
        </w:rPr>
        <w:t>mean</w:t>
      </w:r>
      <w:r w:rsidR="00CC771B">
        <w:rPr>
          <w:shd w:val="clear" w:color="auto" w:fill="FFFFFF"/>
        </w:rPr>
        <w:t xml:space="preserve"> </w:t>
      </w:r>
      <w:r w:rsidRPr="00FD6780">
        <w:rPr>
          <w:shd w:val="clear" w:color="auto" w:fill="FFFFFF"/>
        </w:rPr>
        <w:t>overlap across all scales was 0.19</w:t>
      </w:r>
      <w:r w:rsidR="002329F5">
        <w:rPr>
          <w:shd w:val="clear" w:color="auto" w:fill="FFFFFF"/>
        </w:rPr>
        <w:t xml:space="preserve"> (0.09 ~ 0.25)</w:t>
      </w:r>
      <w:r w:rsidRPr="00FD6780">
        <w:rPr>
          <w:shd w:val="clear" w:color="auto" w:fill="FFFFFF"/>
        </w:rPr>
        <w:t xml:space="preserve">, indicating a very low level of similarity between these scales. For the specific degree of overlap between each pair of scales and the average overlap with other scales, refer to Figure </w:t>
      </w:r>
      <w:r w:rsidR="005B0EE6">
        <w:rPr>
          <w:shd w:val="clear" w:color="auto" w:fill="FFFFFF"/>
        </w:rPr>
        <w:t>5</w:t>
      </w:r>
      <w:r w:rsidRPr="00FD6780">
        <w:rPr>
          <w:shd w:val="clear" w:color="auto" w:fill="FFFFFF"/>
        </w:rPr>
        <w:t>.</w:t>
      </w:r>
      <w:r w:rsidR="002329F5">
        <w:rPr>
          <w:shd w:val="clear" w:color="auto" w:fill="FFFFFF"/>
        </w:rPr>
        <w:t xml:space="preserve"> </w:t>
      </w:r>
      <w:r w:rsidRPr="00FD6780">
        <w:rPr>
          <w:shd w:val="clear" w:color="auto" w:fill="FFFFFF"/>
        </w:rPr>
        <w:t>CES-D has the highest average degree of overlap</w:t>
      </w:r>
      <w:r w:rsidR="002329F5">
        <w:rPr>
          <w:shd w:val="clear" w:color="auto" w:fill="FFFFFF"/>
        </w:rPr>
        <w:t xml:space="preserve"> </w:t>
      </w:r>
      <w:r w:rsidR="002329F5" w:rsidRPr="00FD6780">
        <w:rPr>
          <w:shd w:val="clear" w:color="auto" w:fill="FFFFFF"/>
        </w:rPr>
        <w:t>with other scale</w:t>
      </w:r>
      <w:r w:rsidRPr="00FD6780">
        <w:rPr>
          <w:shd w:val="clear" w:color="auto" w:fill="FFFFFF"/>
        </w:rPr>
        <w:t>, at 0.25.</w:t>
      </w:r>
      <w:r w:rsidRPr="00FD6780">
        <w:rPr>
          <w:rFonts w:hint="eastAsia"/>
          <w:shd w:val="clear" w:color="auto" w:fill="FFFFFF"/>
        </w:rPr>
        <w:t xml:space="preserve"> </w:t>
      </w:r>
      <w:r w:rsidRPr="00FD6780">
        <w:rPr>
          <w:shd w:val="clear" w:color="auto" w:fill="FFFFFF"/>
        </w:rPr>
        <w:t>The two scales with the highest overlap were CES-D and CES-D-C at 0.75, followed by DSI and SDS at 0.72.</w:t>
      </w:r>
      <w:r w:rsidR="00403A43">
        <w:rPr>
          <w:shd w:val="clear" w:color="auto" w:fill="FFFFFF"/>
        </w:rPr>
        <w:t xml:space="preserve"> </w:t>
      </w:r>
      <w:r w:rsidR="00403A43">
        <w:rPr>
          <w:rFonts w:hint="eastAsia"/>
          <w:shd w:val="clear" w:color="auto" w:fill="FFFFFF"/>
        </w:rPr>
        <w:t>Many</w:t>
      </w:r>
      <w:r w:rsidRPr="00FD6780">
        <w:rPr>
          <w:shd w:val="clear" w:color="auto" w:fill="FFFFFF"/>
        </w:rPr>
        <w:t xml:space="preserve"> scales that have </w:t>
      </w:r>
      <w:r w:rsidR="00403A43">
        <w:rPr>
          <w:rFonts w:hint="eastAsia"/>
          <w:shd w:val="clear" w:color="auto" w:fill="FFFFFF"/>
        </w:rPr>
        <w:t>no</w:t>
      </w:r>
      <w:r w:rsidRPr="00FD6780">
        <w:rPr>
          <w:shd w:val="clear" w:color="auto" w:fill="FFFFFF"/>
        </w:rPr>
        <w:t xml:space="preserve"> overlap with each other.</w:t>
      </w:r>
      <w:r w:rsidRPr="00FD6780">
        <w:t xml:space="preserve"> </w:t>
      </w:r>
      <w:r w:rsidR="00403A43">
        <w:t xml:space="preserve">For example, </w:t>
      </w:r>
      <w:r w:rsidR="00403A43">
        <w:rPr>
          <w:rFonts w:hint="eastAsia"/>
        </w:rPr>
        <w:t>there</w:t>
      </w:r>
      <w:r w:rsidR="00403A43">
        <w:t xml:space="preserve"> was no overlap between </w:t>
      </w:r>
      <w:r w:rsidR="00C00A30" w:rsidRPr="00C00A30">
        <w:rPr>
          <w:shd w:val="clear" w:color="auto" w:fill="FFFFFF"/>
        </w:rPr>
        <w:t>Mental Health Inventroy of Middle-school students</w:t>
      </w:r>
      <w:r w:rsidRPr="00FD6780">
        <w:rPr>
          <w:shd w:val="clear" w:color="auto" w:fill="FFFFFF"/>
        </w:rPr>
        <w:t xml:space="preserve"> and </w:t>
      </w:r>
      <w:commentRangeStart w:id="171"/>
      <w:commentRangeStart w:id="172"/>
      <w:commentRangeStart w:id="173"/>
      <w:r w:rsidRPr="00FD6780">
        <w:rPr>
          <w:shd w:val="clear" w:color="auto" w:fill="FFFFFF"/>
        </w:rPr>
        <w:t>CEPS</w:t>
      </w:r>
      <w:r w:rsidR="00403A43">
        <w:rPr>
          <w:shd w:val="clear" w:color="auto" w:fill="FFFFFF"/>
        </w:rPr>
        <w:t>,</w:t>
      </w:r>
      <w:r w:rsidRPr="00FD6780">
        <w:rPr>
          <w:shd w:val="clear" w:color="auto" w:fill="FFFFFF"/>
        </w:rPr>
        <w:t xml:space="preserve"> </w:t>
      </w:r>
      <w:commentRangeEnd w:id="171"/>
      <w:r w:rsidR="00403A43">
        <w:rPr>
          <w:rStyle w:val="CommentReference"/>
        </w:rPr>
        <w:commentReference w:id="171"/>
      </w:r>
      <w:commentRangeEnd w:id="172"/>
      <w:r w:rsidR="001D6BB1">
        <w:rPr>
          <w:rStyle w:val="CommentReference"/>
        </w:rPr>
        <w:commentReference w:id="172"/>
      </w:r>
      <w:commentRangeEnd w:id="173"/>
      <w:r w:rsidR="00C76E99">
        <w:rPr>
          <w:rStyle w:val="CommentReference"/>
        </w:rPr>
        <w:commentReference w:id="173"/>
      </w:r>
      <w:r w:rsidRPr="00FD6780">
        <w:rPr>
          <w:shd w:val="clear" w:color="auto" w:fill="FFFFFF"/>
        </w:rPr>
        <w:t>PHQ-9 and CEPS</w:t>
      </w:r>
      <w:r w:rsidR="00403A43">
        <w:rPr>
          <w:shd w:val="clear" w:color="auto" w:fill="FFFFFF"/>
        </w:rPr>
        <w:t>. Note that because Ji_2005 has only one item that measures two symptoms, it has no overlap with PHQ-9, KADS-11, XXX</w:t>
      </w:r>
      <w:r w:rsidRPr="00FD6780">
        <w:rPr>
          <w:shd w:val="clear" w:color="auto" w:fill="FFFFFF"/>
        </w:rPr>
        <w:t>.</w:t>
      </w:r>
    </w:p>
    <w:p w14:paraId="7A43D67F" w14:textId="2699096F" w:rsidR="00FD6780" w:rsidRPr="00FD6780" w:rsidRDefault="00403A43" w:rsidP="00FD6780">
      <w:pPr>
        <w:ind w:firstLine="480"/>
        <w:rPr>
          <w:shd w:val="clear" w:color="auto" w:fill="FFFFFF"/>
        </w:rPr>
      </w:pPr>
      <w:r>
        <w:rPr>
          <w:shd w:val="clear" w:color="auto" w:fill="FFFFFF"/>
        </w:rPr>
        <w:t>We found a correlation</w:t>
      </w:r>
      <w:r w:rsidR="00FD6780" w:rsidRPr="00FD6780">
        <w:rPr>
          <w:shd w:val="clear" w:color="auto" w:fill="FFFFFF"/>
        </w:rPr>
        <w:t xml:space="preserve"> between the mean </w:t>
      </w:r>
      <w:r>
        <w:rPr>
          <w:shd w:val="clear" w:color="auto" w:fill="FFFFFF"/>
        </w:rPr>
        <w:t>overlap of scales</w:t>
      </w:r>
      <w:r w:rsidR="00FD6780" w:rsidRPr="00FD6780">
        <w:rPr>
          <w:shd w:val="clear" w:color="auto" w:fill="FFFFFF"/>
        </w:rPr>
        <w:t xml:space="preserve"> and the </w:t>
      </w:r>
      <w:r>
        <w:rPr>
          <w:shd w:val="clear" w:color="auto" w:fill="FFFFFF"/>
        </w:rPr>
        <w:t xml:space="preserve">scale </w:t>
      </w:r>
      <w:r w:rsidR="00FD6780" w:rsidRPr="00FD6780">
        <w:rPr>
          <w:shd w:val="clear" w:color="auto" w:fill="FFFFFF"/>
        </w:rPr>
        <w:t>length</w:t>
      </w:r>
      <w:r>
        <w:rPr>
          <w:shd w:val="clear" w:color="auto" w:fill="FFFFFF"/>
        </w:rPr>
        <w:t xml:space="preserve">, </w:t>
      </w:r>
      <w:r w:rsidR="00FD6780" w:rsidRPr="00FD6780">
        <w:rPr>
          <w:shd w:val="clear" w:color="auto" w:fill="FFFFFF"/>
        </w:rPr>
        <w:t xml:space="preserve"> </w:t>
      </w:r>
      <w:r w:rsidRPr="00026A21">
        <w:rPr>
          <w:i/>
          <w:iCs/>
          <w:shd w:val="clear" w:color="auto" w:fill="FFFFFF"/>
          <w:rPrChange w:id="174" w:author="Hu Chuan-Peng" w:date="2023-10-31T09:53:00Z">
            <w:rPr>
              <w:shd w:val="clear" w:color="auto" w:fill="FFFFFF"/>
            </w:rPr>
          </w:rPrChange>
        </w:rPr>
        <w:t>r</w:t>
      </w:r>
      <w:r>
        <w:rPr>
          <w:shd w:val="clear" w:color="auto" w:fill="FFFFFF"/>
        </w:rPr>
        <w:t xml:space="preserve"> = </w:t>
      </w:r>
      <w:r w:rsidR="00FD6780" w:rsidRPr="00FD6780">
        <w:rPr>
          <w:shd w:val="clear" w:color="auto" w:fill="FFFFFF"/>
        </w:rPr>
        <w:t>0.5</w:t>
      </w:r>
      <w:r w:rsidR="00A87245">
        <w:rPr>
          <w:shd w:val="clear" w:color="auto" w:fill="FFFFFF"/>
        </w:rPr>
        <w:t>7</w:t>
      </w:r>
      <w:r>
        <w:rPr>
          <w:shd w:val="clear" w:color="auto" w:fill="FFFFFF"/>
        </w:rPr>
        <w:t xml:space="preserve">, </w:t>
      </w:r>
      <w:commentRangeStart w:id="175"/>
      <w:commentRangeStart w:id="176"/>
      <w:r>
        <w:rPr>
          <w:shd w:val="clear" w:color="auto" w:fill="FFFFFF"/>
        </w:rPr>
        <w:t>95% CI [</w:t>
      </w:r>
      <w:r w:rsidR="00A87245">
        <w:rPr>
          <w:shd w:val="clear" w:color="auto" w:fill="FFFFFF"/>
        </w:rPr>
        <w:t>0.29-0.74</w:t>
      </w:r>
      <w:r>
        <w:rPr>
          <w:shd w:val="clear" w:color="auto" w:fill="FFFFFF"/>
        </w:rPr>
        <w:t>]</w:t>
      </w:r>
      <w:commentRangeEnd w:id="175"/>
      <w:r>
        <w:rPr>
          <w:rStyle w:val="CommentReference"/>
        </w:rPr>
        <w:commentReference w:id="175"/>
      </w:r>
      <w:commentRangeEnd w:id="176"/>
      <w:r w:rsidR="001D6BB1">
        <w:rPr>
          <w:rStyle w:val="CommentReference"/>
        </w:rPr>
        <w:commentReference w:id="176"/>
      </w:r>
      <w:r w:rsidR="00043B95">
        <w:rPr>
          <w:shd w:val="clear" w:color="auto" w:fill="FFFFFF"/>
        </w:rPr>
        <w:t>.</w:t>
      </w:r>
      <w:r w:rsidR="00FD6780" w:rsidRPr="00FD6780">
        <w:rPr>
          <w:shd w:val="clear" w:color="auto" w:fill="FFFFFF"/>
        </w:rPr>
        <w:t xml:space="preserve"> </w:t>
      </w:r>
      <w:r w:rsidR="00043B95">
        <w:rPr>
          <w:shd w:val="clear" w:color="auto" w:fill="FFFFFF"/>
        </w:rPr>
        <w:t xml:space="preserve">Similarly, </w:t>
      </w:r>
      <w:r w:rsidR="00FD6780" w:rsidRPr="00FD6780">
        <w:rPr>
          <w:shd w:val="clear" w:color="auto" w:fill="FFFFFF"/>
        </w:rPr>
        <w:t xml:space="preserve">the correlation </w:t>
      </w:r>
      <w:r w:rsidR="00043B95">
        <w:rPr>
          <w:shd w:val="clear" w:color="auto" w:fill="FFFFFF"/>
        </w:rPr>
        <w:t xml:space="preserve">between </w:t>
      </w:r>
      <w:r w:rsidR="00A87245" w:rsidRPr="00FD6780">
        <w:rPr>
          <w:shd w:val="clear" w:color="auto" w:fill="FFFFFF"/>
        </w:rPr>
        <w:t xml:space="preserve">mean </w:t>
      </w:r>
      <w:r w:rsidR="00A87245">
        <w:rPr>
          <w:shd w:val="clear" w:color="auto" w:fill="FFFFFF"/>
        </w:rPr>
        <w:t>overlap of scales</w:t>
      </w:r>
      <w:r w:rsidR="00A87245" w:rsidRPr="00FD6780">
        <w:rPr>
          <w:shd w:val="clear" w:color="auto" w:fill="FFFFFF"/>
        </w:rPr>
        <w:t xml:space="preserve"> </w:t>
      </w:r>
      <w:r w:rsidR="00043B95">
        <w:rPr>
          <w:shd w:val="clear" w:color="auto" w:fill="FFFFFF"/>
        </w:rPr>
        <w:t>and</w:t>
      </w:r>
      <w:r w:rsidR="00043B95" w:rsidRPr="00FD6780">
        <w:rPr>
          <w:shd w:val="clear" w:color="auto" w:fill="FFFFFF"/>
        </w:rPr>
        <w:t xml:space="preserve"> </w:t>
      </w:r>
      <w:r w:rsidR="00FD6780" w:rsidRPr="00FD6780">
        <w:rPr>
          <w:shd w:val="clear" w:color="auto" w:fill="FFFFFF"/>
        </w:rPr>
        <w:t xml:space="preserve">the number of captured symptoms is </w:t>
      </w:r>
      <w:ins w:id="177" w:author="Hu Chuan-Peng" w:date="2023-10-31T09:54:00Z">
        <w:r w:rsidR="00026A21" w:rsidRPr="00026A21">
          <w:rPr>
            <w:i/>
            <w:iCs/>
            <w:shd w:val="clear" w:color="auto" w:fill="FFFFFF"/>
            <w:rPrChange w:id="178" w:author="Hu Chuan-Peng" w:date="2023-10-31T09:54:00Z">
              <w:rPr>
                <w:shd w:val="clear" w:color="auto" w:fill="FFFFFF"/>
              </w:rPr>
            </w:rPrChange>
          </w:rPr>
          <w:t>r</w:t>
        </w:r>
        <w:r w:rsidR="00026A21">
          <w:rPr>
            <w:shd w:val="clear" w:color="auto" w:fill="FFFFFF"/>
          </w:rPr>
          <w:t xml:space="preserve"> = </w:t>
        </w:r>
      </w:ins>
      <w:r w:rsidR="00FD6780" w:rsidRPr="00FD6780">
        <w:rPr>
          <w:shd w:val="clear" w:color="auto" w:fill="FFFFFF"/>
        </w:rPr>
        <w:t>0.</w:t>
      </w:r>
      <w:r w:rsidR="00A87245">
        <w:rPr>
          <w:shd w:val="clear" w:color="auto" w:fill="FFFFFF"/>
        </w:rPr>
        <w:t>69</w:t>
      </w:r>
      <w:r w:rsidR="00043B95">
        <w:rPr>
          <w:shd w:val="clear" w:color="auto" w:fill="FFFFFF"/>
        </w:rPr>
        <w:t xml:space="preserve">, </w:t>
      </w:r>
      <w:commentRangeStart w:id="179"/>
      <w:r w:rsidR="00043B95">
        <w:rPr>
          <w:shd w:val="clear" w:color="auto" w:fill="FFFFFF"/>
        </w:rPr>
        <w:t>95% CI [</w:t>
      </w:r>
      <w:r w:rsidR="00A87245">
        <w:rPr>
          <w:shd w:val="clear" w:color="auto" w:fill="FFFFFF"/>
        </w:rPr>
        <w:t>0.48-0.82</w:t>
      </w:r>
      <w:r w:rsidR="00043B95">
        <w:rPr>
          <w:shd w:val="clear" w:color="auto" w:fill="FFFFFF"/>
        </w:rPr>
        <w:t>]</w:t>
      </w:r>
      <w:commentRangeEnd w:id="179"/>
      <w:r w:rsidR="00043B95">
        <w:rPr>
          <w:rStyle w:val="CommentReference"/>
        </w:rPr>
        <w:commentReference w:id="179"/>
      </w:r>
      <w:r w:rsidR="00FD6780" w:rsidRPr="00FD6780">
        <w:rPr>
          <w:shd w:val="clear" w:color="auto" w:fill="FFFFFF"/>
        </w:rPr>
        <w:t>.</w:t>
      </w:r>
      <w:r w:rsidR="00FD6780" w:rsidRPr="00FD6780">
        <w:t xml:space="preserve"> </w:t>
      </w:r>
      <w:r w:rsidR="00FD6780" w:rsidRPr="00FD6780">
        <w:rPr>
          <w:shd w:val="clear" w:color="auto" w:fill="FFFFFF"/>
        </w:rPr>
        <w:t>Th</w:t>
      </w:r>
      <w:r w:rsidR="00043B95">
        <w:rPr>
          <w:shd w:val="clear" w:color="auto" w:fill="FFFFFF"/>
        </w:rPr>
        <w:t>e</w:t>
      </w:r>
      <w:r w:rsidR="00FD6780" w:rsidRPr="00FD6780">
        <w:rPr>
          <w:shd w:val="clear" w:color="auto" w:fill="FFFFFF"/>
        </w:rPr>
        <w:t>s</w:t>
      </w:r>
      <w:r w:rsidR="00043B95">
        <w:rPr>
          <w:shd w:val="clear" w:color="auto" w:fill="FFFFFF"/>
        </w:rPr>
        <w:t>e findings</w:t>
      </w:r>
      <w:r w:rsidR="00FD6780" w:rsidRPr="00FD6780">
        <w:rPr>
          <w:shd w:val="clear" w:color="auto" w:fill="FFFFFF"/>
        </w:rPr>
        <w:t xml:space="preserve"> suggests that longer scales exhibit increased overlap with other scales, thus demonstrating enhanced representativeness.</w:t>
      </w:r>
    </w:p>
    <w:p w14:paraId="13B2EC69" w14:textId="77777777" w:rsidR="00FD6780" w:rsidRDefault="00FD6780" w:rsidP="00772385">
      <w:pPr>
        <w:ind w:firstLineChars="0" w:firstLine="0"/>
        <w:rPr>
          <w:shd w:val="clear" w:color="auto" w:fill="FFFFFF"/>
        </w:rPr>
        <w:sectPr w:rsidR="00FD6780" w:rsidSect="00922F80">
          <w:pgSz w:w="11906" w:h="16838"/>
          <w:pgMar w:top="1440" w:right="1797" w:bottom="1440" w:left="1797" w:header="851" w:footer="992" w:gutter="0"/>
          <w:cols w:space="425"/>
          <w:docGrid w:linePitch="312"/>
        </w:sectPr>
      </w:pPr>
    </w:p>
    <w:p w14:paraId="6BF10053" w14:textId="28DA20DD" w:rsidR="00FD6780" w:rsidRDefault="00FD6780" w:rsidP="00FD6780">
      <w:pPr>
        <w:ind w:firstLine="480"/>
        <w:rPr>
          <w:shd w:val="clear" w:color="auto" w:fill="FFFFFF"/>
        </w:rPr>
      </w:pPr>
    </w:p>
    <w:p w14:paraId="7FE3A002" w14:textId="446935BC" w:rsidR="00FD6780" w:rsidRDefault="00B70ACB" w:rsidP="00FD6780">
      <w:pPr>
        <w:ind w:firstLine="320"/>
        <w:rPr>
          <w:shd w:val="clear" w:color="auto" w:fill="FFFFFF"/>
        </w:rPr>
        <w:sectPr w:rsidR="00FD6780" w:rsidSect="00922F80">
          <w:pgSz w:w="16838" w:h="11906" w:orient="landscape"/>
          <w:pgMar w:top="1797" w:right="1440" w:bottom="1797" w:left="1440" w:header="851" w:footer="992" w:gutter="0"/>
          <w:cols w:space="425"/>
          <w:docGrid w:linePitch="312"/>
        </w:sectPr>
      </w:pPr>
      <w:commentRangeStart w:id="180"/>
      <w:commentRangeStart w:id="181"/>
      <w:commentRangeStart w:id="182"/>
      <w:commentRangeEnd w:id="180"/>
      <w:r>
        <w:rPr>
          <w:rStyle w:val="CommentReference"/>
        </w:rPr>
        <w:commentReference w:id="180"/>
      </w:r>
      <w:commentRangeEnd w:id="181"/>
      <w:r w:rsidR="008A4F41">
        <w:rPr>
          <w:rStyle w:val="CommentReference"/>
        </w:rPr>
        <w:commentReference w:id="181"/>
      </w:r>
      <w:commentRangeEnd w:id="182"/>
      <w:r w:rsidR="00C75026">
        <w:rPr>
          <w:rStyle w:val="CommentReference"/>
        </w:rPr>
        <w:commentReference w:id="182"/>
      </w:r>
      <w:r w:rsidR="00EC1DD2">
        <w:rPr>
          <w:noProof/>
        </w:rPr>
        <w:drawing>
          <wp:inline distT="0" distB="0" distL="0" distR="0" wp14:anchorId="2A95B9E4" wp14:editId="57739873">
            <wp:extent cx="8729478" cy="4910097"/>
            <wp:effectExtent l="0" t="0" r="0" b="5080"/>
            <wp:docPr id="1668646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730691" cy="4910779"/>
                    </a:xfrm>
                    <a:prstGeom prst="rect">
                      <a:avLst/>
                    </a:prstGeom>
                    <a:noFill/>
                    <a:ln>
                      <a:noFill/>
                    </a:ln>
                  </pic:spPr>
                </pic:pic>
              </a:graphicData>
            </a:graphic>
          </wp:inline>
        </w:drawing>
      </w:r>
    </w:p>
    <w:p w14:paraId="05C2843B" w14:textId="77777777" w:rsidR="00FD6780" w:rsidRPr="00FD6780" w:rsidRDefault="00FD6780" w:rsidP="00FD6780">
      <w:pPr>
        <w:pStyle w:val="Heading1"/>
      </w:pPr>
      <w:r w:rsidRPr="00FD6780">
        <w:rPr>
          <w:rFonts w:eastAsia="Times New Roman" w:hint="eastAsia"/>
        </w:rPr>
        <w:lastRenderedPageBreak/>
        <w:t>4</w:t>
      </w:r>
      <w:r w:rsidRPr="00FD6780">
        <w:rPr>
          <w:rFonts w:eastAsia="Times New Roman"/>
        </w:rPr>
        <w:t xml:space="preserve"> </w:t>
      </w:r>
      <w:r w:rsidRPr="00FD6780">
        <w:rPr>
          <w:rFonts w:hint="eastAsia"/>
        </w:rPr>
        <w:t>讨论</w:t>
      </w:r>
    </w:p>
    <w:p w14:paraId="12577F36" w14:textId="77777777" w:rsidR="00FD6780" w:rsidRPr="00FD6780" w:rsidRDefault="00FD6780" w:rsidP="00FD6780">
      <w:pPr>
        <w:ind w:firstLineChars="0" w:firstLine="0"/>
      </w:pPr>
    </w:p>
    <w:p w14:paraId="41B801CD" w14:textId="77777777" w:rsidR="00FD6780" w:rsidRPr="00FD6780" w:rsidRDefault="00FD6780" w:rsidP="00FD6780">
      <w:pPr>
        <w:ind w:firstLineChars="0" w:firstLine="0"/>
        <w:rPr>
          <w:szCs w:val="44"/>
        </w:rPr>
      </w:pPr>
      <w:r w:rsidRPr="00FD6780">
        <w:t>[</w:t>
      </w:r>
      <w:r w:rsidRPr="00FD6780">
        <w:rPr>
          <w:rFonts w:hint="eastAsia"/>
        </w:rPr>
        <w:t>第一段的主旨句</w:t>
      </w:r>
      <w:r w:rsidRPr="00FD6780">
        <w:t>]</w:t>
      </w:r>
    </w:p>
    <w:p w14:paraId="4B29DE61" w14:textId="77777777" w:rsidR="00FD6780" w:rsidRPr="00FD6780" w:rsidRDefault="00FD6780" w:rsidP="00FD6780">
      <w:pPr>
        <w:ind w:firstLine="480"/>
      </w:pPr>
      <w:r w:rsidRPr="00FD6780">
        <w:rPr>
          <w:rFonts w:hint="eastAsia"/>
        </w:rPr>
        <w:t>研究分析了多个常用的抑郁量表，并发现它们在捕捉抑郁症状方面存在较大的异质性。这些量表之间的项目内容重叠度较低。这对于使用和解释相关数据有重要的启示作用。</w:t>
      </w:r>
    </w:p>
    <w:p w14:paraId="2044FEF7" w14:textId="77777777" w:rsidR="00FD6780" w:rsidRPr="00FD6780" w:rsidRDefault="00FD6780" w:rsidP="00FD6780">
      <w:pPr>
        <w:ind w:firstLineChars="0" w:firstLine="0"/>
      </w:pPr>
      <w:r w:rsidRPr="00FD6780">
        <w:t>[</w:t>
      </w:r>
      <w:r w:rsidRPr="00FD6780">
        <w:rPr>
          <w:rFonts w:hint="eastAsia"/>
        </w:rPr>
        <w:t>第二段的主旨句</w:t>
      </w:r>
      <w:r w:rsidRPr="00FD6780">
        <w:t>]</w:t>
      </w:r>
    </w:p>
    <w:p w14:paraId="11F60766" w14:textId="77777777" w:rsidR="00FD6780" w:rsidRPr="00FD6780" w:rsidRDefault="00FD6780" w:rsidP="00FD6780">
      <w:pPr>
        <w:ind w:firstLineChars="0" w:firstLine="484"/>
      </w:pPr>
      <w:r w:rsidRPr="00FD6780">
        <w:rPr>
          <w:szCs w:val="24"/>
        </w:rPr>
        <w:t>Fried (2017).</w:t>
      </w:r>
      <w:r w:rsidRPr="00FD6780">
        <w:rPr>
          <w:rFonts w:hint="eastAsia"/>
        </w:rPr>
        <w:t>的研究中</w:t>
      </w:r>
      <w:r w:rsidRPr="00FD6780">
        <w:rPr>
          <w:rFonts w:hint="eastAsia"/>
        </w:rPr>
        <w:t>Ces-d</w:t>
      </w:r>
      <w:r w:rsidRPr="00FD6780">
        <w:rPr>
          <w:rFonts w:hint="eastAsia"/>
        </w:rPr>
        <w:t>与其他量表有着最差的平均重叠率（</w:t>
      </w:r>
      <w:r w:rsidRPr="00FD6780">
        <w:rPr>
          <w:rFonts w:hint="eastAsia"/>
        </w:rPr>
        <w:t>0.27</w:t>
      </w:r>
      <w:r w:rsidRPr="00FD6780">
        <w:rPr>
          <w:rFonts w:hint="eastAsia"/>
        </w:rPr>
        <w:t>），而</w:t>
      </w:r>
      <w:r w:rsidRPr="00FD6780">
        <w:t>C</w:t>
      </w:r>
      <w:r w:rsidRPr="00FD6780">
        <w:rPr>
          <w:rFonts w:hint="eastAsia"/>
        </w:rPr>
        <w:t>es-d</w:t>
      </w:r>
      <w:r w:rsidRPr="00FD6780">
        <w:rPr>
          <w:rFonts w:hint="eastAsia"/>
        </w:rPr>
        <w:t>在本研究中表现出最高的平均重叠率（</w:t>
      </w:r>
      <w:r w:rsidRPr="00FD6780">
        <w:rPr>
          <w:rFonts w:hint="eastAsia"/>
        </w:rPr>
        <w:t>0.25</w:t>
      </w:r>
      <w:r w:rsidRPr="00FD6780">
        <w:rPr>
          <w:rFonts w:hint="eastAsia"/>
        </w:rPr>
        <w:t>），可能是由于：</w:t>
      </w:r>
      <w:r w:rsidRPr="00FD6780">
        <w:rPr>
          <w:rFonts w:hint="eastAsia"/>
        </w:rPr>
        <w:t>1</w:t>
      </w:r>
      <w:r w:rsidRPr="00FD6780">
        <w:rPr>
          <w:rFonts w:hint="eastAsia"/>
        </w:rPr>
        <w:t>、本研究中除</w:t>
      </w:r>
      <w:r w:rsidRPr="00FD6780">
        <w:t>C</w:t>
      </w:r>
      <w:r w:rsidRPr="00FD6780">
        <w:rPr>
          <w:rFonts w:hint="eastAsia"/>
        </w:rPr>
        <w:t>es-d</w:t>
      </w:r>
      <w:r w:rsidRPr="00FD6780">
        <w:rPr>
          <w:rFonts w:hint="eastAsia"/>
        </w:rPr>
        <w:t>以外还纳入了</w:t>
      </w:r>
      <w:r w:rsidRPr="00FD6780">
        <w:t>C</w:t>
      </w:r>
      <w:r w:rsidRPr="00FD6780">
        <w:rPr>
          <w:rFonts w:hint="eastAsia"/>
        </w:rPr>
        <w:t>es-d</w:t>
      </w:r>
      <w:r w:rsidRPr="00FD6780">
        <w:rPr>
          <w:rFonts w:hint="eastAsia"/>
        </w:rPr>
        <w:t>简版以及</w:t>
      </w:r>
      <w:r w:rsidRPr="00FD6780">
        <w:t>C</w:t>
      </w:r>
      <w:r w:rsidRPr="00FD6780">
        <w:rPr>
          <w:rFonts w:hint="eastAsia"/>
        </w:rPr>
        <w:t>es-d</w:t>
      </w:r>
      <w:r w:rsidRPr="00FD6780">
        <w:rPr>
          <w:rFonts w:hint="eastAsia"/>
        </w:rPr>
        <w:t>儿童版。</w:t>
      </w:r>
      <w:r w:rsidRPr="00FD6780">
        <w:rPr>
          <w:rFonts w:hint="eastAsia"/>
        </w:rPr>
        <w:t>2</w:t>
      </w:r>
      <w:r w:rsidRPr="00FD6780">
        <w:rPr>
          <w:rFonts w:hint="eastAsia"/>
        </w:rPr>
        <w:t>、在他的研究中</w:t>
      </w:r>
      <w:r w:rsidRPr="00FD6780">
        <w:t>C</w:t>
      </w:r>
      <w:r w:rsidRPr="00FD6780">
        <w:rPr>
          <w:rFonts w:hint="eastAsia"/>
        </w:rPr>
        <w:t>es-d</w:t>
      </w:r>
      <w:r w:rsidRPr="00FD6780">
        <w:rPr>
          <w:rFonts w:hint="eastAsia"/>
        </w:rPr>
        <w:t>有</w:t>
      </w:r>
      <w:r w:rsidRPr="00FD6780">
        <w:rPr>
          <w:rFonts w:hint="eastAsia"/>
        </w:rPr>
        <w:t>33%</w:t>
      </w:r>
      <w:r w:rsidRPr="00FD6780">
        <w:rPr>
          <w:rFonts w:hint="eastAsia"/>
        </w:rPr>
        <w:t>的独特症状，而本研究中，随着纳入的量表增加，</w:t>
      </w:r>
      <w:r w:rsidRPr="00FD6780">
        <w:t>C</w:t>
      </w:r>
      <w:r w:rsidRPr="00FD6780">
        <w:rPr>
          <w:rFonts w:hint="eastAsia"/>
        </w:rPr>
        <w:t>es-d</w:t>
      </w:r>
      <w:r w:rsidRPr="00FD6780">
        <w:rPr>
          <w:rFonts w:hint="eastAsia"/>
        </w:rPr>
        <w:t>的独特症状为</w:t>
      </w:r>
      <w:r w:rsidRPr="00FD6780">
        <w:rPr>
          <w:rFonts w:hint="eastAsia"/>
        </w:rPr>
        <w:t>0</w:t>
      </w:r>
      <w:r w:rsidRPr="00FD6780">
        <w:rPr>
          <w:rFonts w:hint="eastAsia"/>
        </w:rPr>
        <w:t>。</w:t>
      </w:r>
    </w:p>
    <w:p w14:paraId="26869A57" w14:textId="77777777" w:rsidR="00FD6780" w:rsidRPr="00FD6780" w:rsidRDefault="00FD6780" w:rsidP="00FD6780">
      <w:pPr>
        <w:ind w:firstLineChars="0" w:firstLine="0"/>
      </w:pPr>
      <w:r w:rsidRPr="00FD6780">
        <w:t>[</w:t>
      </w:r>
      <w:r w:rsidRPr="00FD6780">
        <w:rPr>
          <w:rFonts w:hint="eastAsia"/>
        </w:rPr>
        <w:t>第三段的主旨句</w:t>
      </w:r>
      <w:r w:rsidRPr="00FD6780">
        <w:t>]</w:t>
      </w:r>
    </w:p>
    <w:p w14:paraId="14DBBD9F" w14:textId="77777777" w:rsidR="00FD6780" w:rsidRPr="00FD6780" w:rsidRDefault="00FD6780" w:rsidP="00FD6780">
      <w:pPr>
        <w:ind w:firstLine="480"/>
      </w:pPr>
      <w:r w:rsidRPr="00FD6780">
        <w:rPr>
          <w:rFonts w:hint="eastAsia"/>
        </w:rPr>
        <w:t>抑郁量表的异质性来源可能是由于构念的不清晰，因此，在合并来自不同量表的研究结果时（例如元分析），特别是那些几乎没有重叠的量表时，可能不明智。</w:t>
      </w:r>
    </w:p>
    <w:p w14:paraId="4D063136" w14:textId="77777777" w:rsidR="00FD6780" w:rsidRPr="00FD6780" w:rsidRDefault="00FD6780" w:rsidP="00FD6780">
      <w:pPr>
        <w:ind w:firstLineChars="0" w:firstLine="0"/>
      </w:pPr>
      <w:r w:rsidRPr="00FD6780">
        <w:t>[</w:t>
      </w:r>
      <w:r w:rsidRPr="00FD6780">
        <w:rPr>
          <w:rFonts w:hint="eastAsia"/>
        </w:rPr>
        <w:t>第四段的主旨句</w:t>
      </w:r>
      <w:r w:rsidRPr="00FD6780">
        <w:t>]</w:t>
      </w:r>
    </w:p>
    <w:p w14:paraId="019AC428" w14:textId="77777777" w:rsidR="00FD6780" w:rsidRPr="00FD6780" w:rsidRDefault="00FD6780" w:rsidP="00FD6780">
      <w:pPr>
        <w:ind w:firstLine="480"/>
      </w:pPr>
      <w:r w:rsidRPr="00FD6780">
        <w:rPr>
          <w:rFonts w:hint="eastAsia"/>
        </w:rPr>
        <w:t>不能认为低重叠就是糟糕的量表，高重叠就是好的量表。选择测量工具时应考虑多种因素，并根据评估的目的和目标进行选择。</w:t>
      </w:r>
    </w:p>
    <w:p w14:paraId="2963D659" w14:textId="77777777" w:rsidR="00FD6780" w:rsidRPr="00FD6780" w:rsidRDefault="00FD6780" w:rsidP="00FD6780">
      <w:pPr>
        <w:ind w:firstLineChars="0" w:firstLine="0"/>
      </w:pPr>
      <w:r w:rsidRPr="00FD6780">
        <w:t>[</w:t>
      </w:r>
      <w:r w:rsidRPr="00FD6780">
        <w:rPr>
          <w:rFonts w:hint="eastAsia"/>
        </w:rPr>
        <w:t>第五段的主旨句</w:t>
      </w:r>
      <w:r w:rsidRPr="00FD6780">
        <w:t>]</w:t>
      </w:r>
    </w:p>
    <w:p w14:paraId="7622E76D" w14:textId="77777777" w:rsidR="00FD6780" w:rsidRPr="00FD6780" w:rsidRDefault="00FD6780" w:rsidP="00FD6780">
      <w:pPr>
        <w:ind w:firstLine="480"/>
      </w:pPr>
      <w:r w:rsidRPr="00FD6780">
        <w:rPr>
          <w:rFonts w:hint="eastAsia"/>
        </w:rPr>
        <w:t>目前仍普遍认为量表可以互相替代，研究结果表明量表之间异质性非常强。因此在推广结果中应该强调这是某个量表的结果。</w:t>
      </w:r>
    </w:p>
    <w:p w14:paraId="341536CC" w14:textId="77777777" w:rsidR="00FD6780" w:rsidRPr="00FD6780" w:rsidRDefault="00FD6780" w:rsidP="00FD6780">
      <w:pPr>
        <w:ind w:firstLineChars="0" w:firstLine="0"/>
      </w:pPr>
      <w:r w:rsidRPr="00FD6780">
        <w:t>[</w:t>
      </w:r>
      <w:r w:rsidRPr="00FD6780">
        <w:rPr>
          <w:rFonts w:hint="eastAsia"/>
        </w:rPr>
        <w:t>第六段的主旨句</w:t>
      </w:r>
      <w:r w:rsidRPr="00FD6780">
        <w:t>]</w:t>
      </w:r>
    </w:p>
    <w:p w14:paraId="2CE40B73" w14:textId="77777777" w:rsidR="00FD6780" w:rsidRPr="00FD6780" w:rsidRDefault="00FD6780" w:rsidP="00FD6780">
      <w:pPr>
        <w:ind w:firstLine="480"/>
      </w:pPr>
      <w:r w:rsidRPr="00FD6780">
        <w:rPr>
          <w:rFonts w:hint="eastAsia"/>
        </w:rPr>
        <w:t>确定哪些量表是合适的量表非常重要，我们团队正在使用</w:t>
      </w:r>
      <w:r w:rsidRPr="00FD6780">
        <w:rPr>
          <w:rFonts w:hint="eastAsia"/>
        </w:rPr>
        <w:t>cosmin</w:t>
      </w:r>
      <w:r w:rsidRPr="00FD6780">
        <w:rPr>
          <w:rFonts w:hint="eastAsia"/>
        </w:rPr>
        <w:t>系统对本次研究中涉及的量表进行评估。</w:t>
      </w:r>
    </w:p>
    <w:p w14:paraId="4397FE5D" w14:textId="77777777" w:rsidR="00FD6780" w:rsidRPr="00FD6780" w:rsidRDefault="00FD6780" w:rsidP="00FD6780">
      <w:pPr>
        <w:ind w:firstLineChars="400" w:firstLine="960"/>
      </w:pPr>
    </w:p>
    <w:p w14:paraId="3906097B" w14:textId="77777777" w:rsidR="00FD6780" w:rsidRPr="00FD6780" w:rsidRDefault="00FD6780" w:rsidP="00FD6780">
      <w:pPr>
        <w:ind w:firstLineChars="0" w:firstLine="484"/>
        <w:rPr>
          <w:szCs w:val="44"/>
        </w:rPr>
      </w:pPr>
    </w:p>
    <w:p w14:paraId="37A68967" w14:textId="77777777" w:rsidR="00FD6780" w:rsidRPr="00FD6780" w:rsidRDefault="00FD6780" w:rsidP="00FD6780">
      <w:pPr>
        <w:autoSpaceDE w:val="0"/>
        <w:autoSpaceDN w:val="0"/>
        <w:adjustRightInd w:val="0"/>
        <w:ind w:firstLineChars="0" w:firstLine="0"/>
        <w:jc w:val="left"/>
        <w:rPr>
          <w:rFonts w:ascii="SimSun"/>
          <w:kern w:val="0"/>
          <w:szCs w:val="24"/>
        </w:rPr>
      </w:pPr>
      <w:r w:rsidRPr="00FD6780">
        <w:fldChar w:fldCharType="begin"/>
      </w:r>
      <w:r w:rsidRPr="00FD6780">
        <w:instrText xml:space="preserve"> ADDIN NE.Bib</w:instrText>
      </w:r>
      <w:r w:rsidRPr="00FD6780">
        <w:fldChar w:fldCharType="separate"/>
      </w:r>
    </w:p>
    <w:p w14:paraId="643A8B32" w14:textId="77777777" w:rsidR="00FD6780" w:rsidRDefault="00FD6780" w:rsidP="00FD6780">
      <w:pPr>
        <w:autoSpaceDE w:val="0"/>
        <w:autoSpaceDN w:val="0"/>
        <w:adjustRightInd w:val="0"/>
        <w:spacing w:before="160" w:after="160"/>
        <w:ind w:firstLineChars="0" w:firstLine="0"/>
        <w:jc w:val="center"/>
        <w:rPr>
          <w:rFonts w:ascii="SimSun" w:cs="SimSun"/>
          <w:b/>
          <w:bCs/>
          <w:color w:val="000000"/>
          <w:kern w:val="0"/>
          <w:szCs w:val="24"/>
        </w:rPr>
      </w:pPr>
    </w:p>
    <w:p w14:paraId="55EAD063" w14:textId="77777777" w:rsidR="00922F80" w:rsidRDefault="00922F80" w:rsidP="00FD6780">
      <w:pPr>
        <w:autoSpaceDE w:val="0"/>
        <w:autoSpaceDN w:val="0"/>
        <w:adjustRightInd w:val="0"/>
        <w:spacing w:before="160" w:after="160"/>
        <w:ind w:firstLineChars="0" w:firstLine="0"/>
        <w:jc w:val="center"/>
        <w:rPr>
          <w:rFonts w:ascii="SimSun" w:cs="SimSun"/>
          <w:b/>
          <w:bCs/>
          <w:color w:val="000000"/>
          <w:kern w:val="0"/>
          <w:szCs w:val="24"/>
        </w:rPr>
      </w:pPr>
    </w:p>
    <w:p w14:paraId="0AF20678" w14:textId="02B13B3F" w:rsidR="00FD6780" w:rsidRPr="00FD6780" w:rsidRDefault="00FD6780" w:rsidP="00FD6780">
      <w:pPr>
        <w:autoSpaceDE w:val="0"/>
        <w:autoSpaceDN w:val="0"/>
        <w:adjustRightInd w:val="0"/>
        <w:spacing w:before="160" w:after="160"/>
        <w:ind w:firstLineChars="0" w:firstLine="0"/>
        <w:jc w:val="center"/>
        <w:rPr>
          <w:rFonts w:ascii="SimSun"/>
          <w:kern w:val="0"/>
          <w:szCs w:val="24"/>
        </w:rPr>
      </w:pPr>
      <w:r w:rsidRPr="00FD6780">
        <w:rPr>
          <w:rFonts w:ascii="SimSun" w:cs="SimSun" w:hint="eastAsia"/>
          <w:b/>
          <w:bCs/>
          <w:color w:val="000000"/>
          <w:kern w:val="0"/>
          <w:szCs w:val="24"/>
        </w:rPr>
        <w:lastRenderedPageBreak/>
        <w:t>参</w:t>
      </w:r>
      <w:r w:rsidRPr="00FD6780">
        <w:rPr>
          <w:b/>
          <w:bCs/>
          <w:color w:val="000000"/>
          <w:kern w:val="0"/>
          <w:szCs w:val="24"/>
        </w:rPr>
        <w:t xml:space="preserve"> </w:t>
      </w:r>
      <w:r w:rsidRPr="00FD6780">
        <w:rPr>
          <w:rFonts w:ascii="SimSun" w:cs="SimSun" w:hint="eastAsia"/>
          <w:b/>
          <w:bCs/>
          <w:color w:val="000000"/>
          <w:kern w:val="0"/>
          <w:szCs w:val="24"/>
        </w:rPr>
        <w:t>考</w:t>
      </w:r>
      <w:r w:rsidRPr="00FD6780">
        <w:rPr>
          <w:b/>
          <w:bCs/>
          <w:color w:val="000000"/>
          <w:kern w:val="0"/>
          <w:szCs w:val="24"/>
        </w:rPr>
        <w:t xml:space="preserve"> </w:t>
      </w:r>
      <w:r w:rsidRPr="00FD6780">
        <w:rPr>
          <w:rFonts w:ascii="SimSun" w:cs="SimSun" w:hint="eastAsia"/>
          <w:b/>
          <w:bCs/>
          <w:color w:val="000000"/>
          <w:kern w:val="0"/>
          <w:szCs w:val="24"/>
        </w:rPr>
        <w:t>文</w:t>
      </w:r>
      <w:r w:rsidRPr="00FD6780">
        <w:rPr>
          <w:b/>
          <w:bCs/>
          <w:color w:val="000000"/>
          <w:kern w:val="0"/>
          <w:szCs w:val="24"/>
        </w:rPr>
        <w:t xml:space="preserve"> </w:t>
      </w:r>
      <w:r w:rsidRPr="00FD6780">
        <w:rPr>
          <w:rFonts w:ascii="SimSun" w:cs="SimSun" w:hint="eastAsia"/>
          <w:b/>
          <w:bCs/>
          <w:color w:val="000000"/>
          <w:kern w:val="0"/>
          <w:szCs w:val="24"/>
        </w:rPr>
        <w:t>献</w:t>
      </w:r>
    </w:p>
    <w:p w14:paraId="01EED91A" w14:textId="77777777" w:rsidR="00FD6780" w:rsidRPr="00FD6780" w:rsidRDefault="00FD6780" w:rsidP="00FD6780">
      <w:pPr>
        <w:autoSpaceDE w:val="0"/>
        <w:autoSpaceDN w:val="0"/>
        <w:adjustRightInd w:val="0"/>
        <w:ind w:left="240" w:firstLineChars="0" w:hanging="240"/>
        <w:rPr>
          <w:rFonts w:ascii="SimSun"/>
          <w:kern w:val="0"/>
          <w:szCs w:val="24"/>
        </w:rPr>
      </w:pPr>
      <w:bookmarkStart w:id="183" w:name="_neb99E5A393_4244_4E0A_BE05_D6F1793EDD71"/>
      <w:r w:rsidRPr="00FD6780">
        <w:rPr>
          <w:rFonts w:ascii="SimSun" w:cs="SimSun" w:hint="eastAsia"/>
          <w:color w:val="000000"/>
          <w:kern w:val="0"/>
          <w:sz w:val="20"/>
          <w:szCs w:val="20"/>
        </w:rPr>
        <w:t>于晓琪</w:t>
      </w:r>
      <w:r w:rsidRPr="00FD6780">
        <w:rPr>
          <w:color w:val="000000"/>
          <w:kern w:val="0"/>
          <w:sz w:val="20"/>
          <w:szCs w:val="20"/>
        </w:rPr>
        <w:t xml:space="preserve">, </w:t>
      </w:r>
      <w:r w:rsidRPr="00FD6780">
        <w:rPr>
          <w:rFonts w:ascii="SimSun" w:cs="SimSun" w:hint="eastAsia"/>
          <w:color w:val="000000"/>
          <w:kern w:val="0"/>
          <w:sz w:val="20"/>
          <w:szCs w:val="20"/>
        </w:rPr>
        <w:t>张亚利</w:t>
      </w:r>
      <w:r w:rsidRPr="00FD6780">
        <w:rPr>
          <w:color w:val="000000"/>
          <w:kern w:val="0"/>
          <w:sz w:val="20"/>
          <w:szCs w:val="20"/>
        </w:rPr>
        <w:t xml:space="preserve">, </w:t>
      </w:r>
      <w:r w:rsidRPr="00FD6780">
        <w:rPr>
          <w:rFonts w:ascii="SimSun" w:cs="SimSun" w:hint="eastAsia"/>
          <w:color w:val="000000"/>
          <w:kern w:val="0"/>
          <w:sz w:val="20"/>
          <w:szCs w:val="20"/>
        </w:rPr>
        <w:t>俞国良</w:t>
      </w:r>
      <w:r w:rsidRPr="00FD6780">
        <w:rPr>
          <w:color w:val="000000"/>
          <w:kern w:val="0"/>
          <w:sz w:val="20"/>
          <w:szCs w:val="20"/>
        </w:rPr>
        <w:t>. (2022). 2010</w:t>
      </w:r>
      <w:r w:rsidRPr="00FD6780">
        <w:rPr>
          <w:rFonts w:ascii="SimSun" w:cs="SimSun" w:hint="eastAsia"/>
          <w:color w:val="000000"/>
          <w:kern w:val="0"/>
          <w:sz w:val="20"/>
          <w:szCs w:val="20"/>
        </w:rPr>
        <w:t>～</w:t>
      </w:r>
      <w:r w:rsidRPr="00FD6780">
        <w:rPr>
          <w:color w:val="000000"/>
          <w:kern w:val="0"/>
          <w:sz w:val="20"/>
          <w:szCs w:val="20"/>
        </w:rPr>
        <w:t>2020</w:t>
      </w:r>
      <w:r w:rsidRPr="00FD6780">
        <w:rPr>
          <w:rFonts w:ascii="SimSun" w:cs="SimSun" w:hint="eastAsia"/>
          <w:color w:val="000000"/>
          <w:kern w:val="0"/>
          <w:sz w:val="20"/>
          <w:szCs w:val="20"/>
        </w:rPr>
        <w:t>中国内地高中生心理健康问题检出率的元分析</w:t>
      </w:r>
      <w:r w:rsidRPr="00FD6780">
        <w:rPr>
          <w:color w:val="000000"/>
          <w:kern w:val="0"/>
          <w:sz w:val="20"/>
          <w:szCs w:val="20"/>
        </w:rPr>
        <w:t xml:space="preserve">. </w:t>
      </w:r>
      <w:r w:rsidRPr="00FD6780">
        <w:rPr>
          <w:rFonts w:ascii="SimSun" w:cs="SimSun" w:hint="eastAsia"/>
          <w:i/>
          <w:iCs/>
          <w:color w:val="000000"/>
          <w:kern w:val="0"/>
          <w:sz w:val="20"/>
          <w:szCs w:val="20"/>
        </w:rPr>
        <w:t>心理科学进展</w:t>
      </w:r>
      <w:r w:rsidRPr="00FD6780">
        <w:rPr>
          <w:color w:val="000000"/>
          <w:kern w:val="0"/>
          <w:sz w:val="20"/>
          <w:szCs w:val="20"/>
        </w:rPr>
        <w:t xml:space="preserve">, </w:t>
      </w:r>
      <w:r w:rsidRPr="00FD6780">
        <w:rPr>
          <w:i/>
          <w:iCs/>
          <w:color w:val="000000"/>
          <w:kern w:val="0"/>
          <w:sz w:val="20"/>
          <w:szCs w:val="20"/>
        </w:rPr>
        <w:t>30</w:t>
      </w:r>
      <w:r w:rsidRPr="00FD6780">
        <w:rPr>
          <w:color w:val="000000"/>
          <w:kern w:val="0"/>
          <w:sz w:val="20"/>
          <w:szCs w:val="20"/>
        </w:rPr>
        <w:t>(05), 978-990.</w:t>
      </w:r>
      <w:bookmarkEnd w:id="183"/>
    </w:p>
    <w:p w14:paraId="430B7411" w14:textId="77777777" w:rsidR="00FD6780" w:rsidRPr="00FD6780" w:rsidRDefault="00FD6780" w:rsidP="00FD6780">
      <w:pPr>
        <w:autoSpaceDE w:val="0"/>
        <w:autoSpaceDN w:val="0"/>
        <w:adjustRightInd w:val="0"/>
        <w:ind w:left="240" w:firstLineChars="0" w:hanging="240"/>
        <w:rPr>
          <w:rFonts w:ascii="SimSun"/>
          <w:kern w:val="0"/>
          <w:szCs w:val="24"/>
        </w:rPr>
      </w:pPr>
      <w:bookmarkStart w:id="184" w:name="_nebCB4CC2CE_1EE2_4CF1_A985_81BB4A832DB7"/>
      <w:r w:rsidRPr="00FD6780">
        <w:rPr>
          <w:rFonts w:ascii="SimSun" w:cs="SimSun" w:hint="eastAsia"/>
          <w:color w:val="000000"/>
          <w:kern w:val="0"/>
          <w:sz w:val="20"/>
          <w:szCs w:val="20"/>
        </w:rPr>
        <w:t>黄潇潇</w:t>
      </w:r>
      <w:r w:rsidRPr="00FD6780">
        <w:rPr>
          <w:color w:val="000000"/>
          <w:kern w:val="0"/>
          <w:sz w:val="20"/>
          <w:szCs w:val="20"/>
        </w:rPr>
        <w:t xml:space="preserve">, </w:t>
      </w:r>
      <w:r w:rsidRPr="00FD6780">
        <w:rPr>
          <w:rFonts w:ascii="SimSun" w:cs="SimSun" w:hint="eastAsia"/>
          <w:color w:val="000000"/>
          <w:kern w:val="0"/>
          <w:sz w:val="20"/>
          <w:szCs w:val="20"/>
        </w:rPr>
        <w:t>张亚利</w:t>
      </w:r>
      <w:r w:rsidRPr="00FD6780">
        <w:rPr>
          <w:color w:val="000000"/>
          <w:kern w:val="0"/>
          <w:sz w:val="20"/>
          <w:szCs w:val="20"/>
        </w:rPr>
        <w:t xml:space="preserve">, </w:t>
      </w:r>
      <w:r w:rsidRPr="00FD6780">
        <w:rPr>
          <w:rFonts w:ascii="SimSun" w:cs="SimSun" w:hint="eastAsia"/>
          <w:color w:val="000000"/>
          <w:kern w:val="0"/>
          <w:sz w:val="20"/>
          <w:szCs w:val="20"/>
        </w:rPr>
        <w:t>俞国良</w:t>
      </w:r>
      <w:r w:rsidRPr="00FD6780">
        <w:rPr>
          <w:color w:val="000000"/>
          <w:kern w:val="0"/>
          <w:sz w:val="20"/>
          <w:szCs w:val="20"/>
        </w:rPr>
        <w:t>. (2022). 2010</w:t>
      </w:r>
      <w:r w:rsidRPr="00FD6780">
        <w:rPr>
          <w:rFonts w:ascii="SimSun" w:cs="SimSun" w:hint="eastAsia"/>
          <w:color w:val="000000"/>
          <w:kern w:val="0"/>
          <w:sz w:val="20"/>
          <w:szCs w:val="20"/>
        </w:rPr>
        <w:t>～</w:t>
      </w:r>
      <w:r w:rsidRPr="00FD6780">
        <w:rPr>
          <w:color w:val="000000"/>
          <w:kern w:val="0"/>
          <w:sz w:val="20"/>
          <w:szCs w:val="20"/>
        </w:rPr>
        <w:t>2020</w:t>
      </w:r>
      <w:r w:rsidRPr="00FD6780">
        <w:rPr>
          <w:rFonts w:ascii="SimSun" w:cs="SimSun" w:hint="eastAsia"/>
          <w:color w:val="000000"/>
          <w:kern w:val="0"/>
          <w:sz w:val="20"/>
          <w:szCs w:val="20"/>
        </w:rPr>
        <w:t>中国内地小学生心理健康问题检出率的元分析</w:t>
      </w:r>
      <w:r w:rsidRPr="00FD6780">
        <w:rPr>
          <w:color w:val="000000"/>
          <w:kern w:val="0"/>
          <w:sz w:val="20"/>
          <w:szCs w:val="20"/>
        </w:rPr>
        <w:t xml:space="preserve">. </w:t>
      </w:r>
      <w:r w:rsidRPr="00FD6780">
        <w:rPr>
          <w:rFonts w:ascii="SimSun" w:cs="SimSun" w:hint="eastAsia"/>
          <w:i/>
          <w:iCs/>
          <w:color w:val="000000"/>
          <w:kern w:val="0"/>
          <w:sz w:val="20"/>
          <w:szCs w:val="20"/>
        </w:rPr>
        <w:t>心理科学进展</w:t>
      </w:r>
      <w:r w:rsidRPr="00FD6780">
        <w:rPr>
          <w:color w:val="000000"/>
          <w:kern w:val="0"/>
          <w:sz w:val="20"/>
          <w:szCs w:val="20"/>
        </w:rPr>
        <w:t xml:space="preserve">, </w:t>
      </w:r>
      <w:r w:rsidRPr="00FD6780">
        <w:rPr>
          <w:i/>
          <w:iCs/>
          <w:color w:val="000000"/>
          <w:kern w:val="0"/>
          <w:sz w:val="20"/>
          <w:szCs w:val="20"/>
        </w:rPr>
        <w:t>30</w:t>
      </w:r>
      <w:r w:rsidRPr="00FD6780">
        <w:rPr>
          <w:color w:val="000000"/>
          <w:kern w:val="0"/>
          <w:sz w:val="20"/>
          <w:szCs w:val="20"/>
        </w:rPr>
        <w:t>(05), 953-964.</w:t>
      </w:r>
      <w:bookmarkEnd w:id="184"/>
    </w:p>
    <w:p w14:paraId="29707DCE" w14:textId="77777777" w:rsidR="00FD6780" w:rsidRPr="00FD6780" w:rsidRDefault="00FD6780" w:rsidP="00FD6780">
      <w:pPr>
        <w:autoSpaceDE w:val="0"/>
        <w:autoSpaceDN w:val="0"/>
        <w:adjustRightInd w:val="0"/>
        <w:ind w:left="240" w:firstLineChars="0" w:hanging="240"/>
        <w:rPr>
          <w:rFonts w:ascii="SimSun"/>
          <w:kern w:val="0"/>
          <w:szCs w:val="24"/>
        </w:rPr>
      </w:pPr>
      <w:bookmarkStart w:id="185" w:name="_neb82B819D4_4C04_4B83_B23D_6D0E2984FB18"/>
      <w:r w:rsidRPr="00FD6780">
        <w:rPr>
          <w:rFonts w:ascii="SimSun" w:cs="SimSun" w:hint="eastAsia"/>
          <w:color w:val="000000"/>
          <w:kern w:val="0"/>
          <w:sz w:val="20"/>
          <w:szCs w:val="20"/>
        </w:rPr>
        <w:t>张亚利</w:t>
      </w:r>
      <w:r w:rsidRPr="00FD6780">
        <w:rPr>
          <w:color w:val="000000"/>
          <w:kern w:val="0"/>
          <w:sz w:val="20"/>
          <w:szCs w:val="20"/>
        </w:rPr>
        <w:t xml:space="preserve">, </w:t>
      </w:r>
      <w:r w:rsidRPr="00FD6780">
        <w:rPr>
          <w:rFonts w:ascii="SimSun" w:cs="SimSun" w:hint="eastAsia"/>
          <w:color w:val="000000"/>
          <w:kern w:val="0"/>
          <w:sz w:val="20"/>
          <w:szCs w:val="20"/>
        </w:rPr>
        <w:t>靳娟娟</w:t>
      </w:r>
      <w:r w:rsidRPr="00FD6780">
        <w:rPr>
          <w:color w:val="000000"/>
          <w:kern w:val="0"/>
          <w:sz w:val="20"/>
          <w:szCs w:val="20"/>
        </w:rPr>
        <w:t xml:space="preserve">, </w:t>
      </w:r>
      <w:r w:rsidRPr="00FD6780">
        <w:rPr>
          <w:rFonts w:ascii="SimSun" w:cs="SimSun" w:hint="eastAsia"/>
          <w:color w:val="000000"/>
          <w:kern w:val="0"/>
          <w:sz w:val="20"/>
          <w:szCs w:val="20"/>
        </w:rPr>
        <w:t>俞国良</w:t>
      </w:r>
      <w:r w:rsidRPr="00FD6780">
        <w:rPr>
          <w:color w:val="000000"/>
          <w:kern w:val="0"/>
          <w:sz w:val="20"/>
          <w:szCs w:val="20"/>
        </w:rPr>
        <w:t>. (2022). 2010</w:t>
      </w:r>
      <w:r w:rsidRPr="00FD6780">
        <w:rPr>
          <w:rFonts w:ascii="SimSun" w:cs="SimSun" w:hint="eastAsia"/>
          <w:color w:val="000000"/>
          <w:kern w:val="0"/>
          <w:sz w:val="20"/>
          <w:szCs w:val="20"/>
        </w:rPr>
        <w:t>～</w:t>
      </w:r>
      <w:r w:rsidRPr="00FD6780">
        <w:rPr>
          <w:color w:val="000000"/>
          <w:kern w:val="0"/>
          <w:sz w:val="20"/>
          <w:szCs w:val="20"/>
        </w:rPr>
        <w:t>2020</w:t>
      </w:r>
      <w:r w:rsidRPr="00FD6780">
        <w:rPr>
          <w:rFonts w:ascii="SimSun" w:cs="SimSun" w:hint="eastAsia"/>
          <w:color w:val="000000"/>
          <w:kern w:val="0"/>
          <w:sz w:val="20"/>
          <w:szCs w:val="20"/>
        </w:rPr>
        <w:t>中国内地初中生心理健康问题检出率的元分析</w:t>
      </w:r>
      <w:r w:rsidRPr="00FD6780">
        <w:rPr>
          <w:color w:val="000000"/>
          <w:kern w:val="0"/>
          <w:sz w:val="20"/>
          <w:szCs w:val="20"/>
        </w:rPr>
        <w:t xml:space="preserve">. </w:t>
      </w:r>
      <w:r w:rsidRPr="00FD6780">
        <w:rPr>
          <w:rFonts w:ascii="SimSun" w:cs="SimSun" w:hint="eastAsia"/>
          <w:i/>
          <w:iCs/>
          <w:color w:val="000000"/>
          <w:kern w:val="0"/>
          <w:sz w:val="20"/>
          <w:szCs w:val="20"/>
        </w:rPr>
        <w:t>心理科学进展</w:t>
      </w:r>
      <w:r w:rsidRPr="00FD6780">
        <w:rPr>
          <w:color w:val="000000"/>
          <w:kern w:val="0"/>
          <w:sz w:val="20"/>
          <w:szCs w:val="20"/>
        </w:rPr>
        <w:t xml:space="preserve">, </w:t>
      </w:r>
      <w:r w:rsidRPr="00FD6780">
        <w:rPr>
          <w:i/>
          <w:iCs/>
          <w:color w:val="000000"/>
          <w:kern w:val="0"/>
          <w:sz w:val="20"/>
          <w:szCs w:val="20"/>
        </w:rPr>
        <w:t>30</w:t>
      </w:r>
      <w:r w:rsidRPr="00FD6780">
        <w:rPr>
          <w:color w:val="000000"/>
          <w:kern w:val="0"/>
          <w:sz w:val="20"/>
          <w:szCs w:val="20"/>
        </w:rPr>
        <w:t>(05), 965-977.</w:t>
      </w:r>
      <w:bookmarkEnd w:id="185"/>
    </w:p>
    <w:p w14:paraId="5B971935" w14:textId="77777777" w:rsidR="00FD6780" w:rsidRPr="00FD6780" w:rsidRDefault="00FD6780" w:rsidP="00FD6780">
      <w:pPr>
        <w:autoSpaceDE w:val="0"/>
        <w:autoSpaceDN w:val="0"/>
        <w:adjustRightInd w:val="0"/>
        <w:ind w:left="240" w:firstLineChars="0" w:hanging="240"/>
        <w:rPr>
          <w:rFonts w:ascii="SimSun"/>
          <w:kern w:val="0"/>
          <w:szCs w:val="24"/>
        </w:rPr>
      </w:pPr>
      <w:bookmarkStart w:id="186" w:name="_neb8BB3F63C_DD6D_481A_B81C_2D33F2312702"/>
      <w:r w:rsidRPr="00FD6780">
        <w:rPr>
          <w:rFonts w:ascii="SimSun" w:cs="SimSun" w:hint="eastAsia"/>
          <w:color w:val="000000"/>
          <w:kern w:val="0"/>
          <w:sz w:val="20"/>
          <w:szCs w:val="20"/>
        </w:rPr>
        <w:t>陈雨濛</w:t>
      </w:r>
      <w:r w:rsidRPr="00FD6780">
        <w:rPr>
          <w:color w:val="000000"/>
          <w:kern w:val="0"/>
          <w:sz w:val="20"/>
          <w:szCs w:val="20"/>
        </w:rPr>
        <w:t xml:space="preserve">, </w:t>
      </w:r>
      <w:r w:rsidRPr="00FD6780">
        <w:rPr>
          <w:rFonts w:ascii="SimSun" w:cs="SimSun" w:hint="eastAsia"/>
          <w:color w:val="000000"/>
          <w:kern w:val="0"/>
          <w:sz w:val="20"/>
          <w:szCs w:val="20"/>
        </w:rPr>
        <w:t>张亚利</w:t>
      </w:r>
      <w:r w:rsidRPr="00FD6780">
        <w:rPr>
          <w:color w:val="000000"/>
          <w:kern w:val="0"/>
          <w:sz w:val="20"/>
          <w:szCs w:val="20"/>
        </w:rPr>
        <w:t xml:space="preserve">, </w:t>
      </w:r>
      <w:r w:rsidRPr="00FD6780">
        <w:rPr>
          <w:rFonts w:ascii="SimSun" w:cs="SimSun" w:hint="eastAsia"/>
          <w:color w:val="000000"/>
          <w:kern w:val="0"/>
          <w:sz w:val="20"/>
          <w:szCs w:val="20"/>
        </w:rPr>
        <w:t>俞国良</w:t>
      </w:r>
      <w:r w:rsidRPr="00FD6780">
        <w:rPr>
          <w:color w:val="000000"/>
          <w:kern w:val="0"/>
          <w:sz w:val="20"/>
          <w:szCs w:val="20"/>
        </w:rPr>
        <w:t>. (2022). 2010</w:t>
      </w:r>
      <w:r w:rsidRPr="00FD6780">
        <w:rPr>
          <w:rFonts w:ascii="SimSun" w:cs="SimSun" w:hint="eastAsia"/>
          <w:color w:val="000000"/>
          <w:kern w:val="0"/>
          <w:sz w:val="20"/>
          <w:szCs w:val="20"/>
        </w:rPr>
        <w:t>～</w:t>
      </w:r>
      <w:r w:rsidRPr="00FD6780">
        <w:rPr>
          <w:color w:val="000000"/>
          <w:kern w:val="0"/>
          <w:sz w:val="20"/>
          <w:szCs w:val="20"/>
        </w:rPr>
        <w:t>2020</w:t>
      </w:r>
      <w:r w:rsidRPr="00FD6780">
        <w:rPr>
          <w:rFonts w:ascii="SimSun" w:cs="SimSun" w:hint="eastAsia"/>
          <w:color w:val="000000"/>
          <w:kern w:val="0"/>
          <w:sz w:val="20"/>
          <w:szCs w:val="20"/>
        </w:rPr>
        <w:t>中国内地大学生心理健康问题检出率的元分析</w:t>
      </w:r>
      <w:r w:rsidRPr="00FD6780">
        <w:rPr>
          <w:color w:val="000000"/>
          <w:kern w:val="0"/>
          <w:sz w:val="20"/>
          <w:szCs w:val="20"/>
        </w:rPr>
        <w:t xml:space="preserve">. </w:t>
      </w:r>
      <w:r w:rsidRPr="00FD6780">
        <w:rPr>
          <w:rFonts w:ascii="SimSun" w:cs="SimSun" w:hint="eastAsia"/>
          <w:i/>
          <w:iCs/>
          <w:color w:val="000000"/>
          <w:kern w:val="0"/>
          <w:sz w:val="20"/>
          <w:szCs w:val="20"/>
        </w:rPr>
        <w:t>心理科学进展</w:t>
      </w:r>
      <w:r w:rsidRPr="00FD6780">
        <w:rPr>
          <w:color w:val="000000"/>
          <w:kern w:val="0"/>
          <w:sz w:val="20"/>
          <w:szCs w:val="20"/>
        </w:rPr>
        <w:t xml:space="preserve">, </w:t>
      </w:r>
      <w:r w:rsidRPr="00FD6780">
        <w:rPr>
          <w:i/>
          <w:iCs/>
          <w:color w:val="000000"/>
          <w:kern w:val="0"/>
          <w:sz w:val="20"/>
          <w:szCs w:val="20"/>
        </w:rPr>
        <w:t>30</w:t>
      </w:r>
      <w:r w:rsidRPr="00FD6780">
        <w:rPr>
          <w:color w:val="000000"/>
          <w:kern w:val="0"/>
          <w:sz w:val="20"/>
          <w:szCs w:val="20"/>
        </w:rPr>
        <w:t>(05), 991-1004.</w:t>
      </w:r>
      <w:bookmarkEnd w:id="186"/>
    </w:p>
    <w:p w14:paraId="4EAEEA22" w14:textId="77777777" w:rsidR="00FD6780" w:rsidRPr="00FD6780" w:rsidRDefault="00FD6780" w:rsidP="00FD6780">
      <w:pPr>
        <w:autoSpaceDE w:val="0"/>
        <w:autoSpaceDN w:val="0"/>
        <w:adjustRightInd w:val="0"/>
        <w:ind w:left="240" w:firstLineChars="0" w:hanging="240"/>
        <w:rPr>
          <w:rFonts w:ascii="SimSun"/>
          <w:kern w:val="0"/>
          <w:szCs w:val="24"/>
        </w:rPr>
      </w:pPr>
      <w:bookmarkStart w:id="187" w:name="_nebE40A68D9_D9B8_4228_8E15_47BB149ABDCD"/>
      <w:r w:rsidRPr="00FD6780">
        <w:rPr>
          <w:rFonts w:ascii="SimSun" w:cs="SimSun" w:hint="eastAsia"/>
          <w:color w:val="000000"/>
          <w:kern w:val="0"/>
          <w:sz w:val="20"/>
          <w:szCs w:val="20"/>
        </w:rPr>
        <w:t>汪向东等</w:t>
      </w:r>
      <w:r w:rsidRPr="00FD6780">
        <w:rPr>
          <w:color w:val="000000"/>
          <w:kern w:val="0"/>
          <w:sz w:val="20"/>
          <w:szCs w:val="20"/>
        </w:rPr>
        <w:t xml:space="preserve">. (1999). </w:t>
      </w:r>
      <w:r w:rsidRPr="00FD6780">
        <w:rPr>
          <w:rFonts w:ascii="SimSun" w:cs="SimSun" w:hint="eastAsia"/>
          <w:i/>
          <w:iCs/>
          <w:color w:val="000000"/>
          <w:kern w:val="0"/>
          <w:sz w:val="20"/>
          <w:szCs w:val="20"/>
        </w:rPr>
        <w:t>心理卫生评定量表手册</w:t>
      </w:r>
      <w:r w:rsidRPr="00FD6780">
        <w:rPr>
          <w:color w:val="000000"/>
          <w:kern w:val="0"/>
          <w:sz w:val="20"/>
          <w:szCs w:val="20"/>
        </w:rPr>
        <w:t xml:space="preserve">. </w:t>
      </w:r>
      <w:r w:rsidRPr="00FD6780">
        <w:rPr>
          <w:rFonts w:ascii="SimSun" w:cs="SimSun" w:hint="eastAsia"/>
          <w:color w:val="000000"/>
          <w:kern w:val="0"/>
          <w:sz w:val="20"/>
          <w:szCs w:val="20"/>
        </w:rPr>
        <w:t>中国心理卫生杂志社</w:t>
      </w:r>
      <w:r w:rsidRPr="00FD6780">
        <w:rPr>
          <w:color w:val="000000"/>
          <w:kern w:val="0"/>
          <w:sz w:val="20"/>
          <w:szCs w:val="20"/>
        </w:rPr>
        <w:t>.</w:t>
      </w:r>
      <w:bookmarkEnd w:id="187"/>
    </w:p>
    <w:p w14:paraId="2758F910" w14:textId="77777777" w:rsidR="00FD6780" w:rsidRPr="00FD6780" w:rsidRDefault="00FD6780" w:rsidP="00FD6780">
      <w:pPr>
        <w:autoSpaceDE w:val="0"/>
        <w:autoSpaceDN w:val="0"/>
        <w:adjustRightInd w:val="0"/>
        <w:ind w:left="240" w:firstLineChars="0" w:hanging="240"/>
        <w:rPr>
          <w:rFonts w:ascii="SimSun"/>
          <w:kern w:val="0"/>
          <w:szCs w:val="24"/>
        </w:rPr>
      </w:pPr>
      <w:bookmarkStart w:id="188" w:name="_neb1DDF44F9_ED46_4FAD_8411_5A6A78FC6D9F"/>
      <w:r w:rsidRPr="00FD6780">
        <w:rPr>
          <w:rFonts w:ascii="SimSun" w:cs="SimSun" w:hint="eastAsia"/>
          <w:color w:val="000000"/>
          <w:kern w:val="0"/>
          <w:sz w:val="20"/>
          <w:szCs w:val="20"/>
        </w:rPr>
        <w:t>章婕</w:t>
      </w:r>
      <w:r w:rsidRPr="00FD6780">
        <w:rPr>
          <w:color w:val="000000"/>
          <w:kern w:val="0"/>
          <w:sz w:val="20"/>
          <w:szCs w:val="20"/>
        </w:rPr>
        <w:t xml:space="preserve">, </w:t>
      </w:r>
      <w:r w:rsidRPr="00FD6780">
        <w:rPr>
          <w:rFonts w:ascii="SimSun" w:cs="SimSun" w:hint="eastAsia"/>
          <w:color w:val="000000"/>
          <w:kern w:val="0"/>
          <w:sz w:val="20"/>
          <w:szCs w:val="20"/>
        </w:rPr>
        <w:t>吴振云</w:t>
      </w:r>
      <w:r w:rsidRPr="00FD6780">
        <w:rPr>
          <w:color w:val="000000"/>
          <w:kern w:val="0"/>
          <w:sz w:val="20"/>
          <w:szCs w:val="20"/>
        </w:rPr>
        <w:t xml:space="preserve">, </w:t>
      </w:r>
      <w:r w:rsidRPr="00FD6780">
        <w:rPr>
          <w:rFonts w:ascii="SimSun" w:cs="SimSun" w:hint="eastAsia"/>
          <w:color w:val="000000"/>
          <w:kern w:val="0"/>
          <w:sz w:val="20"/>
          <w:szCs w:val="20"/>
        </w:rPr>
        <w:t>方格</w:t>
      </w:r>
      <w:r w:rsidRPr="00FD6780">
        <w:rPr>
          <w:color w:val="000000"/>
          <w:kern w:val="0"/>
          <w:sz w:val="20"/>
          <w:szCs w:val="20"/>
        </w:rPr>
        <w:t xml:space="preserve">, </w:t>
      </w:r>
      <w:r w:rsidRPr="00FD6780">
        <w:rPr>
          <w:rFonts w:ascii="SimSun" w:cs="SimSun" w:hint="eastAsia"/>
          <w:color w:val="000000"/>
          <w:kern w:val="0"/>
          <w:sz w:val="20"/>
          <w:szCs w:val="20"/>
        </w:rPr>
        <w:t>李娟</w:t>
      </w:r>
      <w:r w:rsidRPr="00FD6780">
        <w:rPr>
          <w:color w:val="000000"/>
          <w:kern w:val="0"/>
          <w:sz w:val="20"/>
          <w:szCs w:val="20"/>
        </w:rPr>
        <w:t xml:space="preserve">, </w:t>
      </w:r>
      <w:r w:rsidRPr="00FD6780">
        <w:rPr>
          <w:rFonts w:ascii="SimSun" w:cs="SimSun" w:hint="eastAsia"/>
          <w:color w:val="000000"/>
          <w:kern w:val="0"/>
          <w:sz w:val="20"/>
          <w:szCs w:val="20"/>
        </w:rPr>
        <w:t>韩布新</w:t>
      </w:r>
      <w:r w:rsidRPr="00FD6780">
        <w:rPr>
          <w:color w:val="000000"/>
          <w:kern w:val="0"/>
          <w:sz w:val="20"/>
          <w:szCs w:val="20"/>
        </w:rPr>
        <w:t xml:space="preserve">, </w:t>
      </w:r>
      <w:r w:rsidRPr="00FD6780">
        <w:rPr>
          <w:rFonts w:ascii="SimSun" w:cs="SimSun" w:hint="eastAsia"/>
          <w:color w:val="000000"/>
          <w:kern w:val="0"/>
          <w:sz w:val="20"/>
          <w:szCs w:val="20"/>
        </w:rPr>
        <w:t>陈祉妍</w:t>
      </w:r>
      <w:r w:rsidRPr="00FD6780">
        <w:rPr>
          <w:color w:val="000000"/>
          <w:kern w:val="0"/>
          <w:sz w:val="20"/>
          <w:szCs w:val="20"/>
        </w:rPr>
        <w:t xml:space="preserve">. (2010). </w:t>
      </w:r>
      <w:r w:rsidRPr="00FD6780">
        <w:rPr>
          <w:rFonts w:ascii="SimSun" w:cs="SimSun" w:hint="eastAsia"/>
          <w:color w:val="000000"/>
          <w:kern w:val="0"/>
          <w:sz w:val="20"/>
          <w:szCs w:val="20"/>
        </w:rPr>
        <w:t>流调中心抑郁量表全国城市常模的建立</w:t>
      </w:r>
      <w:r w:rsidRPr="00FD6780">
        <w:rPr>
          <w:color w:val="000000"/>
          <w:kern w:val="0"/>
          <w:sz w:val="20"/>
          <w:szCs w:val="20"/>
        </w:rPr>
        <w:t xml:space="preserve">. </w:t>
      </w:r>
      <w:r w:rsidRPr="00FD6780">
        <w:rPr>
          <w:rFonts w:ascii="SimSun" w:cs="SimSun"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24</w:t>
      </w:r>
      <w:r w:rsidRPr="00FD6780">
        <w:rPr>
          <w:color w:val="000000"/>
          <w:kern w:val="0"/>
          <w:sz w:val="20"/>
          <w:szCs w:val="20"/>
        </w:rPr>
        <w:t>(02), 139-143.</w:t>
      </w:r>
      <w:bookmarkEnd w:id="188"/>
    </w:p>
    <w:p w14:paraId="1B57A512" w14:textId="77777777" w:rsidR="00FD6780" w:rsidRPr="00FD6780" w:rsidRDefault="00FD6780" w:rsidP="00FD6780">
      <w:pPr>
        <w:autoSpaceDE w:val="0"/>
        <w:autoSpaceDN w:val="0"/>
        <w:adjustRightInd w:val="0"/>
        <w:ind w:left="240" w:firstLineChars="0" w:hanging="240"/>
        <w:rPr>
          <w:rFonts w:ascii="SimSun"/>
          <w:kern w:val="0"/>
          <w:szCs w:val="24"/>
        </w:rPr>
      </w:pPr>
      <w:bookmarkStart w:id="189" w:name="_neb32966D4F_ABAA_4A4A_A5D6_8B4B166145A2"/>
      <w:r w:rsidRPr="00FD6780">
        <w:rPr>
          <w:color w:val="000000"/>
          <w:kern w:val="0"/>
          <w:sz w:val="20"/>
          <w:szCs w:val="20"/>
        </w:rPr>
        <w:t xml:space="preserve">Gu, J., &amp; Chen, S. (2020). Association between active travel to school and depressive symptoms among early adolescents. </w:t>
      </w:r>
      <w:r w:rsidRPr="00FD6780">
        <w:rPr>
          <w:i/>
          <w:iCs/>
          <w:color w:val="000000"/>
          <w:kern w:val="0"/>
          <w:sz w:val="20"/>
          <w:szCs w:val="20"/>
        </w:rPr>
        <w:t>Children</w:t>
      </w:r>
      <w:r w:rsidRPr="00FD6780">
        <w:rPr>
          <w:color w:val="000000"/>
          <w:kern w:val="0"/>
          <w:sz w:val="20"/>
          <w:szCs w:val="20"/>
        </w:rPr>
        <w:t xml:space="preserve">, </w:t>
      </w:r>
      <w:r w:rsidRPr="00FD6780">
        <w:rPr>
          <w:i/>
          <w:iCs/>
          <w:color w:val="000000"/>
          <w:kern w:val="0"/>
          <w:sz w:val="20"/>
          <w:szCs w:val="20"/>
        </w:rPr>
        <w:t>7</w:t>
      </w:r>
      <w:r w:rsidRPr="00FD6780">
        <w:rPr>
          <w:color w:val="000000"/>
          <w:kern w:val="0"/>
          <w:sz w:val="20"/>
          <w:szCs w:val="20"/>
        </w:rPr>
        <w:t>(5), 41.</w:t>
      </w:r>
      <w:bookmarkEnd w:id="189"/>
    </w:p>
    <w:p w14:paraId="0C64573E" w14:textId="77777777" w:rsidR="00FD6780" w:rsidRPr="00FD6780" w:rsidRDefault="00FD6780" w:rsidP="00FD6780">
      <w:pPr>
        <w:autoSpaceDE w:val="0"/>
        <w:autoSpaceDN w:val="0"/>
        <w:adjustRightInd w:val="0"/>
        <w:ind w:left="240" w:firstLineChars="0" w:hanging="240"/>
        <w:rPr>
          <w:rFonts w:ascii="SimSun"/>
          <w:kern w:val="0"/>
          <w:szCs w:val="24"/>
        </w:rPr>
      </w:pPr>
      <w:bookmarkStart w:id="190" w:name="_nebD58E1DFF_9714_4BB5_AD72_88472B304819"/>
      <w:r w:rsidRPr="00FD6780">
        <w:rPr>
          <w:rFonts w:ascii="SimSun" w:cs="SimSun" w:hint="eastAsia"/>
          <w:color w:val="000000"/>
          <w:kern w:val="0"/>
          <w:sz w:val="20"/>
          <w:szCs w:val="20"/>
        </w:rPr>
        <w:t>季成叶</w:t>
      </w:r>
      <w:r w:rsidRPr="00FD6780">
        <w:rPr>
          <w:color w:val="000000"/>
          <w:kern w:val="0"/>
          <w:sz w:val="20"/>
          <w:szCs w:val="20"/>
        </w:rPr>
        <w:t xml:space="preserve">. (2007). </w:t>
      </w:r>
      <w:r w:rsidRPr="00FD6780">
        <w:rPr>
          <w:rFonts w:ascii="SimSun" w:cs="SimSun" w:hint="eastAsia"/>
          <w:i/>
          <w:iCs/>
          <w:color w:val="000000"/>
          <w:kern w:val="0"/>
          <w:sz w:val="20"/>
          <w:szCs w:val="20"/>
        </w:rPr>
        <w:t>中国青少年健康相关</w:t>
      </w:r>
      <w:r w:rsidRPr="00FD6780">
        <w:rPr>
          <w:i/>
          <w:iCs/>
          <w:color w:val="000000"/>
          <w:kern w:val="0"/>
          <w:sz w:val="20"/>
          <w:szCs w:val="20"/>
        </w:rPr>
        <w:t>/</w:t>
      </w:r>
      <w:r w:rsidRPr="00FD6780">
        <w:rPr>
          <w:rFonts w:ascii="SimSun" w:cs="SimSun" w:hint="eastAsia"/>
          <w:i/>
          <w:iCs/>
          <w:color w:val="000000"/>
          <w:kern w:val="0"/>
          <w:sz w:val="20"/>
          <w:szCs w:val="20"/>
        </w:rPr>
        <w:t>危险行为调查综合报告</w:t>
      </w:r>
      <w:r w:rsidRPr="00FD6780">
        <w:rPr>
          <w:i/>
          <w:iCs/>
          <w:color w:val="000000"/>
          <w:kern w:val="0"/>
          <w:sz w:val="20"/>
          <w:szCs w:val="20"/>
        </w:rPr>
        <w:t>-2005</w:t>
      </w:r>
      <w:r w:rsidRPr="00FD6780">
        <w:rPr>
          <w:color w:val="000000"/>
          <w:kern w:val="0"/>
          <w:sz w:val="20"/>
          <w:szCs w:val="20"/>
        </w:rPr>
        <w:t xml:space="preserve">. </w:t>
      </w:r>
      <w:r w:rsidRPr="00FD6780">
        <w:rPr>
          <w:rFonts w:ascii="SimSun" w:cs="SimSun" w:hint="eastAsia"/>
          <w:color w:val="000000"/>
          <w:kern w:val="0"/>
          <w:sz w:val="20"/>
          <w:szCs w:val="20"/>
        </w:rPr>
        <w:t>北京大学医学出版社</w:t>
      </w:r>
      <w:r w:rsidRPr="00FD6780">
        <w:rPr>
          <w:color w:val="000000"/>
          <w:kern w:val="0"/>
          <w:sz w:val="20"/>
          <w:szCs w:val="20"/>
        </w:rPr>
        <w:t>.</w:t>
      </w:r>
      <w:bookmarkEnd w:id="190"/>
    </w:p>
    <w:p w14:paraId="0073A5BE" w14:textId="77777777" w:rsidR="00FD6780" w:rsidRPr="00FD6780" w:rsidRDefault="00FD6780" w:rsidP="00FD6780">
      <w:pPr>
        <w:autoSpaceDE w:val="0"/>
        <w:autoSpaceDN w:val="0"/>
        <w:adjustRightInd w:val="0"/>
        <w:ind w:left="240" w:firstLineChars="0" w:hanging="240"/>
        <w:rPr>
          <w:rFonts w:ascii="SimSun"/>
          <w:kern w:val="0"/>
          <w:szCs w:val="24"/>
        </w:rPr>
      </w:pPr>
      <w:bookmarkStart w:id="191" w:name="_neb361B2D9D_D0EE_4640_8792_D72F9BA85879"/>
      <w:r w:rsidRPr="00FD6780">
        <w:rPr>
          <w:rFonts w:ascii="SimSun" w:cs="SimSun" w:hint="eastAsia"/>
          <w:color w:val="000000"/>
          <w:kern w:val="0"/>
          <w:sz w:val="20"/>
          <w:szCs w:val="20"/>
        </w:rPr>
        <w:t>张明园</w:t>
      </w:r>
      <w:r w:rsidRPr="00FD6780">
        <w:rPr>
          <w:color w:val="000000"/>
          <w:kern w:val="0"/>
          <w:sz w:val="20"/>
          <w:szCs w:val="20"/>
        </w:rPr>
        <w:t xml:space="preserve">. (1998). </w:t>
      </w:r>
      <w:r w:rsidRPr="00FD6780">
        <w:rPr>
          <w:rFonts w:ascii="SimSun" w:cs="SimSun" w:hint="eastAsia"/>
          <w:i/>
          <w:iCs/>
          <w:color w:val="000000"/>
          <w:kern w:val="0"/>
          <w:sz w:val="20"/>
          <w:szCs w:val="20"/>
        </w:rPr>
        <w:t>精神科评定量表手册</w:t>
      </w:r>
      <w:r w:rsidRPr="00FD6780">
        <w:rPr>
          <w:color w:val="000000"/>
          <w:kern w:val="0"/>
          <w:sz w:val="20"/>
          <w:szCs w:val="20"/>
        </w:rPr>
        <w:t xml:space="preserve">. </w:t>
      </w:r>
      <w:r w:rsidRPr="00FD6780">
        <w:rPr>
          <w:rFonts w:ascii="SimSun" w:cs="SimSun" w:hint="eastAsia"/>
          <w:color w:val="000000"/>
          <w:kern w:val="0"/>
          <w:sz w:val="20"/>
          <w:szCs w:val="20"/>
        </w:rPr>
        <w:t>湖南科学技术出版社</w:t>
      </w:r>
      <w:r w:rsidRPr="00FD6780">
        <w:rPr>
          <w:color w:val="000000"/>
          <w:kern w:val="0"/>
          <w:sz w:val="20"/>
          <w:szCs w:val="20"/>
        </w:rPr>
        <w:t>.</w:t>
      </w:r>
      <w:bookmarkEnd w:id="191"/>
    </w:p>
    <w:p w14:paraId="6FAA10AF" w14:textId="77777777" w:rsidR="00FD6780" w:rsidRPr="00FD6780" w:rsidRDefault="00FD6780" w:rsidP="00FD6780">
      <w:pPr>
        <w:autoSpaceDE w:val="0"/>
        <w:autoSpaceDN w:val="0"/>
        <w:adjustRightInd w:val="0"/>
        <w:ind w:left="240" w:firstLineChars="0" w:hanging="240"/>
        <w:rPr>
          <w:rFonts w:ascii="SimSun"/>
          <w:kern w:val="0"/>
          <w:szCs w:val="24"/>
        </w:rPr>
      </w:pPr>
      <w:bookmarkStart w:id="192" w:name="_neb630B990F_84E5_480C_B579_CC8C841AC512"/>
      <w:r w:rsidRPr="00FD6780">
        <w:rPr>
          <w:rFonts w:ascii="SimSun" w:cs="SimSun" w:hint="eastAsia"/>
          <w:color w:val="000000"/>
          <w:kern w:val="0"/>
          <w:sz w:val="20"/>
          <w:szCs w:val="20"/>
        </w:rPr>
        <w:t>陈姜</w:t>
      </w:r>
      <w:r w:rsidRPr="00FD6780">
        <w:rPr>
          <w:color w:val="000000"/>
          <w:kern w:val="0"/>
          <w:sz w:val="20"/>
          <w:szCs w:val="20"/>
        </w:rPr>
        <w:t xml:space="preserve">, </w:t>
      </w:r>
      <w:r w:rsidRPr="00FD6780">
        <w:rPr>
          <w:rFonts w:ascii="SimSun" w:cs="SimSun" w:hint="eastAsia"/>
          <w:color w:val="000000"/>
          <w:kern w:val="0"/>
          <w:sz w:val="20"/>
          <w:szCs w:val="20"/>
        </w:rPr>
        <w:t>张德甫</w:t>
      </w:r>
      <w:r w:rsidRPr="00FD6780">
        <w:rPr>
          <w:color w:val="000000"/>
          <w:kern w:val="0"/>
          <w:sz w:val="20"/>
          <w:szCs w:val="20"/>
        </w:rPr>
        <w:t xml:space="preserve">, </w:t>
      </w:r>
      <w:r w:rsidRPr="00FD6780">
        <w:rPr>
          <w:rFonts w:ascii="SimSun" w:cs="SimSun" w:hint="eastAsia"/>
          <w:color w:val="000000"/>
          <w:kern w:val="0"/>
          <w:sz w:val="20"/>
          <w:szCs w:val="20"/>
        </w:rPr>
        <w:t>吴敏</w:t>
      </w:r>
      <w:r w:rsidRPr="00FD6780">
        <w:rPr>
          <w:color w:val="000000"/>
          <w:kern w:val="0"/>
          <w:sz w:val="20"/>
          <w:szCs w:val="20"/>
        </w:rPr>
        <w:t xml:space="preserve">, </w:t>
      </w:r>
      <w:r w:rsidRPr="00FD6780">
        <w:rPr>
          <w:rFonts w:ascii="SimSun" w:cs="SimSun" w:hint="eastAsia"/>
          <w:color w:val="000000"/>
          <w:kern w:val="0"/>
          <w:sz w:val="20"/>
          <w:szCs w:val="20"/>
        </w:rPr>
        <w:t>胡巧云</w:t>
      </w:r>
      <w:r w:rsidRPr="00FD6780">
        <w:rPr>
          <w:color w:val="000000"/>
          <w:kern w:val="0"/>
          <w:sz w:val="20"/>
          <w:szCs w:val="20"/>
        </w:rPr>
        <w:t xml:space="preserve">, </w:t>
      </w:r>
      <w:r w:rsidRPr="00FD6780">
        <w:rPr>
          <w:rFonts w:ascii="SimSun" w:cs="SimSun" w:hint="eastAsia"/>
          <w:color w:val="000000"/>
          <w:kern w:val="0"/>
          <w:sz w:val="20"/>
          <w:szCs w:val="20"/>
        </w:rPr>
        <w:t>徐俊娥</w:t>
      </w:r>
      <w:r w:rsidRPr="00FD6780">
        <w:rPr>
          <w:color w:val="000000"/>
          <w:kern w:val="0"/>
          <w:sz w:val="20"/>
          <w:szCs w:val="20"/>
        </w:rPr>
        <w:t xml:space="preserve">, </w:t>
      </w:r>
      <w:r w:rsidRPr="00FD6780">
        <w:rPr>
          <w:rFonts w:ascii="SimSun" w:cs="SimSun" w:hint="eastAsia"/>
          <w:color w:val="000000"/>
          <w:kern w:val="0"/>
          <w:sz w:val="20"/>
          <w:szCs w:val="20"/>
        </w:rPr>
        <w:t>付喜成</w:t>
      </w:r>
      <w:r w:rsidRPr="00FD6780">
        <w:rPr>
          <w:color w:val="000000"/>
          <w:kern w:val="0"/>
          <w:sz w:val="20"/>
          <w:szCs w:val="20"/>
        </w:rPr>
        <w:t xml:space="preserve">. (2000). </w:t>
      </w:r>
      <w:r w:rsidRPr="00FD6780">
        <w:rPr>
          <w:rFonts w:ascii="SimSun" w:cs="SimSun" w:hint="eastAsia"/>
          <w:color w:val="000000"/>
          <w:kern w:val="0"/>
          <w:sz w:val="20"/>
          <w:szCs w:val="20"/>
        </w:rPr>
        <w:t>中学生焦虑情绪调查</w:t>
      </w:r>
      <w:r w:rsidRPr="00FD6780">
        <w:rPr>
          <w:color w:val="000000"/>
          <w:kern w:val="0"/>
          <w:sz w:val="20"/>
          <w:szCs w:val="20"/>
        </w:rPr>
        <w:t xml:space="preserve">. </w:t>
      </w:r>
      <w:r w:rsidRPr="00FD6780">
        <w:rPr>
          <w:rFonts w:ascii="SimSun" w:cs="SimSun" w:hint="eastAsia"/>
          <w:i/>
          <w:iCs/>
          <w:color w:val="000000"/>
          <w:kern w:val="0"/>
          <w:sz w:val="20"/>
          <w:szCs w:val="20"/>
        </w:rPr>
        <w:t>中国校医</w:t>
      </w:r>
      <w:r w:rsidRPr="00FD6780">
        <w:rPr>
          <w:color w:val="000000"/>
          <w:kern w:val="0"/>
          <w:sz w:val="20"/>
          <w:szCs w:val="20"/>
        </w:rPr>
        <w:t>(04), 257-258.</w:t>
      </w:r>
      <w:bookmarkEnd w:id="192"/>
    </w:p>
    <w:p w14:paraId="6A4EFF49" w14:textId="77777777" w:rsidR="00FD6780" w:rsidRPr="00FD6780" w:rsidRDefault="00FD6780" w:rsidP="00FD6780">
      <w:pPr>
        <w:autoSpaceDE w:val="0"/>
        <w:autoSpaceDN w:val="0"/>
        <w:adjustRightInd w:val="0"/>
        <w:ind w:left="240" w:firstLineChars="0" w:hanging="240"/>
        <w:rPr>
          <w:rFonts w:ascii="SimSun"/>
          <w:kern w:val="0"/>
          <w:szCs w:val="24"/>
        </w:rPr>
      </w:pPr>
      <w:bookmarkStart w:id="193" w:name="_neb2E3A72C1_B248_4C81_98D8_73D3D8A3AC03"/>
      <w:r w:rsidRPr="00FD6780">
        <w:rPr>
          <w:color w:val="000000"/>
          <w:kern w:val="0"/>
          <w:sz w:val="20"/>
          <w:szCs w:val="20"/>
        </w:rPr>
        <w:t xml:space="preserve">Jordan, K. M., Ayers, P. M., Jahn, S. C., Taylor, K. K., Huang, C., Richman, J., &amp; Jason, L. A. (2000). Prevalence of fatigue and chronic fatigue syndrome-like illness in children and adolescents. </w:t>
      </w:r>
      <w:r w:rsidRPr="00FD6780">
        <w:rPr>
          <w:i/>
          <w:iCs/>
          <w:color w:val="000000"/>
          <w:kern w:val="0"/>
          <w:sz w:val="20"/>
          <w:szCs w:val="20"/>
        </w:rPr>
        <w:t>Journal of Chronic Fatigue Syndrome</w:t>
      </w:r>
      <w:r w:rsidRPr="00FD6780">
        <w:rPr>
          <w:color w:val="000000"/>
          <w:kern w:val="0"/>
          <w:sz w:val="20"/>
          <w:szCs w:val="20"/>
        </w:rPr>
        <w:t xml:space="preserve">, </w:t>
      </w:r>
      <w:r w:rsidRPr="00FD6780">
        <w:rPr>
          <w:i/>
          <w:iCs/>
          <w:color w:val="000000"/>
          <w:kern w:val="0"/>
          <w:sz w:val="20"/>
          <w:szCs w:val="20"/>
        </w:rPr>
        <w:t>6</w:t>
      </w:r>
      <w:r w:rsidRPr="00FD6780">
        <w:rPr>
          <w:color w:val="000000"/>
          <w:kern w:val="0"/>
          <w:sz w:val="20"/>
          <w:szCs w:val="20"/>
        </w:rPr>
        <w:t>(1), 3-21.</w:t>
      </w:r>
      <w:bookmarkEnd w:id="193"/>
    </w:p>
    <w:p w14:paraId="73A486AE" w14:textId="77777777" w:rsidR="00FD6780" w:rsidRPr="00FD6780" w:rsidRDefault="00FD6780" w:rsidP="00FD6780">
      <w:pPr>
        <w:autoSpaceDE w:val="0"/>
        <w:autoSpaceDN w:val="0"/>
        <w:adjustRightInd w:val="0"/>
        <w:ind w:left="240" w:firstLineChars="0" w:hanging="240"/>
        <w:rPr>
          <w:rFonts w:ascii="SimSun"/>
          <w:kern w:val="0"/>
          <w:szCs w:val="24"/>
        </w:rPr>
      </w:pPr>
      <w:bookmarkStart w:id="194" w:name="_neb3F8CCE6C_585D_467A_9538_3D31B41B5615"/>
      <w:r w:rsidRPr="00FD6780">
        <w:rPr>
          <w:rFonts w:ascii="SimSun" w:cs="SimSun" w:hint="eastAsia"/>
          <w:color w:val="000000"/>
          <w:kern w:val="0"/>
          <w:sz w:val="20"/>
          <w:szCs w:val="20"/>
        </w:rPr>
        <w:t>王汝展</w:t>
      </w:r>
      <w:r w:rsidRPr="00FD6780">
        <w:rPr>
          <w:color w:val="000000"/>
          <w:kern w:val="0"/>
          <w:sz w:val="20"/>
          <w:szCs w:val="20"/>
        </w:rPr>
        <w:t xml:space="preserve">, </w:t>
      </w:r>
      <w:r w:rsidRPr="00FD6780">
        <w:rPr>
          <w:rFonts w:ascii="SimSun" w:cs="SimSun" w:hint="eastAsia"/>
          <w:color w:val="000000"/>
          <w:kern w:val="0"/>
          <w:sz w:val="20"/>
          <w:szCs w:val="20"/>
        </w:rPr>
        <w:t>刘兰芬</w:t>
      </w:r>
      <w:r w:rsidRPr="00FD6780">
        <w:rPr>
          <w:color w:val="000000"/>
          <w:kern w:val="0"/>
          <w:sz w:val="20"/>
          <w:szCs w:val="20"/>
        </w:rPr>
        <w:t xml:space="preserve">, </w:t>
      </w:r>
      <w:r w:rsidRPr="00FD6780">
        <w:rPr>
          <w:rFonts w:ascii="SimSun" w:cs="SimSun" w:hint="eastAsia"/>
          <w:color w:val="000000"/>
          <w:kern w:val="0"/>
          <w:sz w:val="20"/>
          <w:szCs w:val="20"/>
        </w:rPr>
        <w:t>葛红敏</w:t>
      </w:r>
      <w:r w:rsidRPr="00FD6780">
        <w:rPr>
          <w:color w:val="000000"/>
          <w:kern w:val="0"/>
          <w:sz w:val="20"/>
          <w:szCs w:val="20"/>
        </w:rPr>
        <w:t xml:space="preserve">, </w:t>
      </w:r>
      <w:r w:rsidRPr="00FD6780">
        <w:rPr>
          <w:rFonts w:ascii="SimSun" w:cs="SimSun" w:hint="eastAsia"/>
          <w:color w:val="000000"/>
          <w:kern w:val="0"/>
          <w:sz w:val="20"/>
          <w:szCs w:val="20"/>
        </w:rPr>
        <w:t>韩建波</w:t>
      </w:r>
      <w:r w:rsidRPr="00FD6780">
        <w:rPr>
          <w:color w:val="000000"/>
          <w:kern w:val="0"/>
          <w:sz w:val="20"/>
          <w:szCs w:val="20"/>
        </w:rPr>
        <w:t>. (2009). ZUNG</w:t>
      </w:r>
      <w:r w:rsidRPr="00FD6780">
        <w:rPr>
          <w:rFonts w:ascii="SimSun" w:cs="SimSun" w:hint="eastAsia"/>
          <w:color w:val="000000"/>
          <w:kern w:val="0"/>
          <w:sz w:val="20"/>
          <w:szCs w:val="20"/>
        </w:rPr>
        <w:t>氏抑郁自评量表</w:t>
      </w:r>
      <w:r w:rsidRPr="00FD6780">
        <w:rPr>
          <w:color w:val="000000"/>
          <w:kern w:val="0"/>
          <w:sz w:val="20"/>
          <w:szCs w:val="20"/>
        </w:rPr>
        <w:t>(SDS)</w:t>
      </w:r>
      <w:r w:rsidRPr="00FD6780">
        <w:rPr>
          <w:rFonts w:ascii="SimSun" w:cs="SimSun" w:hint="eastAsia"/>
          <w:color w:val="000000"/>
          <w:kern w:val="0"/>
          <w:sz w:val="20"/>
          <w:szCs w:val="20"/>
        </w:rPr>
        <w:t>作为外科住院患者抑郁障碍常规筛查工具的可行性研究</w:t>
      </w:r>
      <w:r w:rsidRPr="00FD6780">
        <w:rPr>
          <w:color w:val="000000"/>
          <w:kern w:val="0"/>
          <w:sz w:val="20"/>
          <w:szCs w:val="20"/>
        </w:rPr>
        <w:t xml:space="preserve">. </w:t>
      </w:r>
      <w:r w:rsidRPr="00FD6780">
        <w:rPr>
          <w:rFonts w:ascii="SimSun" w:cs="SimSun" w:hint="eastAsia"/>
          <w:i/>
          <w:iCs/>
          <w:color w:val="000000"/>
          <w:kern w:val="0"/>
          <w:sz w:val="20"/>
          <w:szCs w:val="20"/>
        </w:rPr>
        <w:t>精神医学杂志</w:t>
      </w:r>
      <w:r w:rsidRPr="00FD6780">
        <w:rPr>
          <w:color w:val="000000"/>
          <w:kern w:val="0"/>
          <w:sz w:val="20"/>
          <w:szCs w:val="20"/>
        </w:rPr>
        <w:t xml:space="preserve">, </w:t>
      </w:r>
      <w:r w:rsidRPr="00FD6780">
        <w:rPr>
          <w:i/>
          <w:iCs/>
          <w:color w:val="000000"/>
          <w:kern w:val="0"/>
          <w:sz w:val="20"/>
          <w:szCs w:val="20"/>
        </w:rPr>
        <w:t>22</w:t>
      </w:r>
      <w:r w:rsidRPr="00FD6780">
        <w:rPr>
          <w:color w:val="000000"/>
          <w:kern w:val="0"/>
          <w:sz w:val="20"/>
          <w:szCs w:val="20"/>
        </w:rPr>
        <w:t>(04), 251-253.</w:t>
      </w:r>
      <w:bookmarkEnd w:id="194"/>
    </w:p>
    <w:p w14:paraId="09CFC863" w14:textId="77777777" w:rsidR="00FD6780" w:rsidRPr="00FD6780" w:rsidRDefault="00FD6780" w:rsidP="00FD6780">
      <w:pPr>
        <w:autoSpaceDE w:val="0"/>
        <w:autoSpaceDN w:val="0"/>
        <w:adjustRightInd w:val="0"/>
        <w:ind w:left="240" w:firstLineChars="0" w:hanging="240"/>
        <w:rPr>
          <w:rFonts w:ascii="SimSun"/>
          <w:kern w:val="0"/>
          <w:szCs w:val="24"/>
        </w:rPr>
      </w:pPr>
      <w:bookmarkStart w:id="195" w:name="_neb72BBE4F6_45EE_4801_821A_B86D94308A60"/>
      <w:r w:rsidRPr="00FD6780">
        <w:rPr>
          <w:color w:val="000000"/>
          <w:kern w:val="0"/>
          <w:sz w:val="20"/>
          <w:szCs w:val="20"/>
        </w:rPr>
        <w:t xml:space="preserve">Zung, W. W. (1965). A self-rating depression scale. </w:t>
      </w:r>
      <w:r w:rsidRPr="00FD6780">
        <w:rPr>
          <w:i/>
          <w:iCs/>
          <w:color w:val="000000"/>
          <w:kern w:val="0"/>
          <w:sz w:val="20"/>
          <w:szCs w:val="20"/>
        </w:rPr>
        <w:t>Archives of General Psychiatry</w:t>
      </w:r>
      <w:r w:rsidRPr="00FD6780">
        <w:rPr>
          <w:color w:val="000000"/>
          <w:kern w:val="0"/>
          <w:sz w:val="20"/>
          <w:szCs w:val="20"/>
        </w:rPr>
        <w:t xml:space="preserve">, </w:t>
      </w:r>
      <w:r w:rsidRPr="00FD6780">
        <w:rPr>
          <w:i/>
          <w:iCs/>
          <w:color w:val="000000"/>
          <w:kern w:val="0"/>
          <w:sz w:val="20"/>
          <w:szCs w:val="20"/>
        </w:rPr>
        <w:t>12</w:t>
      </w:r>
      <w:r w:rsidRPr="00FD6780">
        <w:rPr>
          <w:color w:val="000000"/>
          <w:kern w:val="0"/>
          <w:sz w:val="20"/>
          <w:szCs w:val="20"/>
        </w:rPr>
        <w:t>(1), 63-70.</w:t>
      </w:r>
      <w:bookmarkEnd w:id="195"/>
    </w:p>
    <w:p w14:paraId="03472528" w14:textId="77777777" w:rsidR="00FD6780" w:rsidRPr="00FD6780" w:rsidRDefault="00FD6780" w:rsidP="00FD6780">
      <w:pPr>
        <w:autoSpaceDE w:val="0"/>
        <w:autoSpaceDN w:val="0"/>
        <w:adjustRightInd w:val="0"/>
        <w:ind w:left="240" w:firstLineChars="0" w:hanging="240"/>
        <w:rPr>
          <w:rFonts w:ascii="SimSun"/>
          <w:kern w:val="0"/>
          <w:szCs w:val="24"/>
        </w:rPr>
      </w:pPr>
      <w:bookmarkStart w:id="196" w:name="_nebD23E8758_C28F_4555_ADD8_AE4433BD5A6D"/>
      <w:r w:rsidRPr="00FD6780">
        <w:rPr>
          <w:rFonts w:ascii="SimSun" w:cs="SimSun" w:hint="eastAsia"/>
          <w:color w:val="000000"/>
          <w:kern w:val="0"/>
          <w:sz w:val="20"/>
          <w:szCs w:val="20"/>
        </w:rPr>
        <w:t>任艳峰</w:t>
      </w:r>
      <w:r w:rsidRPr="00FD6780">
        <w:rPr>
          <w:color w:val="000000"/>
          <w:kern w:val="0"/>
          <w:sz w:val="20"/>
          <w:szCs w:val="20"/>
        </w:rPr>
        <w:t xml:space="preserve">, </w:t>
      </w:r>
      <w:r w:rsidRPr="00FD6780">
        <w:rPr>
          <w:rFonts w:ascii="SimSun" w:cs="SimSun" w:hint="eastAsia"/>
          <w:color w:val="000000"/>
          <w:kern w:val="0"/>
          <w:sz w:val="20"/>
          <w:szCs w:val="20"/>
        </w:rPr>
        <w:t>翟强</w:t>
      </w:r>
      <w:r w:rsidRPr="00FD6780">
        <w:rPr>
          <w:color w:val="000000"/>
          <w:kern w:val="0"/>
          <w:sz w:val="20"/>
          <w:szCs w:val="20"/>
        </w:rPr>
        <w:t xml:space="preserve">, </w:t>
      </w:r>
      <w:r w:rsidRPr="00FD6780">
        <w:rPr>
          <w:rFonts w:ascii="SimSun" w:cs="SimSun" w:hint="eastAsia"/>
          <w:color w:val="000000"/>
          <w:kern w:val="0"/>
          <w:sz w:val="20"/>
          <w:szCs w:val="20"/>
        </w:rPr>
        <w:t>王素珍</w:t>
      </w:r>
      <w:r w:rsidRPr="00FD6780">
        <w:rPr>
          <w:color w:val="000000"/>
          <w:kern w:val="0"/>
          <w:sz w:val="20"/>
          <w:szCs w:val="20"/>
        </w:rPr>
        <w:t xml:space="preserve">. (2015). </w:t>
      </w:r>
      <w:r w:rsidRPr="00FD6780">
        <w:rPr>
          <w:rFonts w:ascii="SimSun" w:cs="SimSun" w:hint="eastAsia"/>
          <w:color w:val="000000"/>
          <w:kern w:val="0"/>
          <w:sz w:val="20"/>
          <w:szCs w:val="20"/>
        </w:rPr>
        <w:t>初中生睡眠质量与肥胖的相关性分析</w:t>
      </w:r>
      <w:r w:rsidRPr="00FD6780">
        <w:rPr>
          <w:color w:val="000000"/>
          <w:kern w:val="0"/>
          <w:sz w:val="20"/>
          <w:szCs w:val="20"/>
        </w:rPr>
        <w:t xml:space="preserve">. </w:t>
      </w:r>
      <w:r w:rsidRPr="00FD6780">
        <w:rPr>
          <w:rFonts w:ascii="SimSun" w:cs="SimSun" w:hint="eastAsia"/>
          <w:i/>
          <w:iCs/>
          <w:color w:val="000000"/>
          <w:kern w:val="0"/>
          <w:sz w:val="20"/>
          <w:szCs w:val="20"/>
        </w:rPr>
        <w:t>中国学校卫生</w:t>
      </w:r>
      <w:r w:rsidRPr="00FD6780">
        <w:rPr>
          <w:color w:val="000000"/>
          <w:kern w:val="0"/>
          <w:sz w:val="20"/>
          <w:szCs w:val="20"/>
        </w:rPr>
        <w:t xml:space="preserve">, </w:t>
      </w:r>
      <w:r w:rsidRPr="00FD6780">
        <w:rPr>
          <w:i/>
          <w:iCs/>
          <w:color w:val="000000"/>
          <w:kern w:val="0"/>
          <w:sz w:val="20"/>
          <w:szCs w:val="20"/>
        </w:rPr>
        <w:t>36</w:t>
      </w:r>
      <w:r w:rsidRPr="00FD6780">
        <w:rPr>
          <w:color w:val="000000"/>
          <w:kern w:val="0"/>
          <w:sz w:val="20"/>
          <w:szCs w:val="20"/>
        </w:rPr>
        <w:t>(09), 1316-1318.</w:t>
      </w:r>
      <w:bookmarkEnd w:id="196"/>
    </w:p>
    <w:p w14:paraId="5B6922EE" w14:textId="77777777" w:rsidR="00FD6780" w:rsidRPr="00FD6780" w:rsidRDefault="00FD6780" w:rsidP="00FD6780">
      <w:pPr>
        <w:autoSpaceDE w:val="0"/>
        <w:autoSpaceDN w:val="0"/>
        <w:adjustRightInd w:val="0"/>
        <w:ind w:left="240" w:firstLineChars="0" w:hanging="240"/>
        <w:rPr>
          <w:rFonts w:ascii="SimSun"/>
          <w:kern w:val="0"/>
          <w:szCs w:val="24"/>
        </w:rPr>
      </w:pPr>
      <w:bookmarkStart w:id="197" w:name="_neb357BB6B7_3EDE_4236_A0D6_F7F7648A74A5"/>
      <w:r w:rsidRPr="00FD6780">
        <w:rPr>
          <w:rFonts w:ascii="SimSun" w:cs="SimSun" w:hint="eastAsia"/>
          <w:color w:val="000000"/>
          <w:kern w:val="0"/>
          <w:sz w:val="20"/>
          <w:szCs w:val="20"/>
        </w:rPr>
        <w:t>苏春燕</w:t>
      </w:r>
      <w:r w:rsidRPr="00FD6780">
        <w:rPr>
          <w:color w:val="000000"/>
          <w:kern w:val="0"/>
          <w:sz w:val="20"/>
          <w:szCs w:val="20"/>
        </w:rPr>
        <w:t xml:space="preserve">, </w:t>
      </w:r>
      <w:r w:rsidRPr="00FD6780">
        <w:rPr>
          <w:rFonts w:ascii="SimSun" w:cs="SimSun" w:hint="eastAsia"/>
          <w:color w:val="000000"/>
          <w:kern w:val="0"/>
          <w:sz w:val="20"/>
          <w:szCs w:val="20"/>
        </w:rPr>
        <w:t>张洪君</w:t>
      </w:r>
      <w:r w:rsidRPr="00FD6780">
        <w:rPr>
          <w:color w:val="000000"/>
          <w:kern w:val="0"/>
          <w:sz w:val="20"/>
          <w:szCs w:val="20"/>
        </w:rPr>
        <w:t xml:space="preserve">, </w:t>
      </w:r>
      <w:r w:rsidRPr="00FD6780">
        <w:rPr>
          <w:rFonts w:ascii="SimSun" w:cs="SimSun" w:hint="eastAsia"/>
          <w:color w:val="000000"/>
          <w:kern w:val="0"/>
          <w:sz w:val="20"/>
          <w:szCs w:val="20"/>
        </w:rPr>
        <w:t>王宜芝</w:t>
      </w:r>
      <w:r w:rsidRPr="00FD6780">
        <w:rPr>
          <w:color w:val="000000"/>
          <w:kern w:val="0"/>
          <w:sz w:val="20"/>
          <w:szCs w:val="20"/>
        </w:rPr>
        <w:t xml:space="preserve">. (2003). </w:t>
      </w:r>
      <w:r w:rsidRPr="00FD6780">
        <w:rPr>
          <w:rFonts w:ascii="SimSun" w:cs="SimSun" w:hint="eastAsia"/>
          <w:color w:val="000000"/>
          <w:kern w:val="0"/>
          <w:sz w:val="20"/>
          <w:szCs w:val="20"/>
        </w:rPr>
        <w:t>癌症末期病人家属感受和需求的调查</w:t>
      </w:r>
      <w:r w:rsidRPr="00FD6780">
        <w:rPr>
          <w:color w:val="000000"/>
          <w:kern w:val="0"/>
          <w:sz w:val="20"/>
          <w:szCs w:val="20"/>
        </w:rPr>
        <w:t xml:space="preserve">. </w:t>
      </w:r>
      <w:r w:rsidRPr="00FD6780">
        <w:rPr>
          <w:rFonts w:ascii="SimSun" w:cs="SimSun" w:hint="eastAsia"/>
          <w:i/>
          <w:iCs/>
          <w:color w:val="000000"/>
          <w:kern w:val="0"/>
          <w:sz w:val="20"/>
          <w:szCs w:val="20"/>
        </w:rPr>
        <w:t>护理研究</w:t>
      </w:r>
      <w:r w:rsidRPr="00FD6780">
        <w:rPr>
          <w:color w:val="000000"/>
          <w:kern w:val="0"/>
          <w:sz w:val="20"/>
          <w:szCs w:val="20"/>
        </w:rPr>
        <w:t>(09), 519-520.</w:t>
      </w:r>
      <w:bookmarkEnd w:id="197"/>
    </w:p>
    <w:p w14:paraId="6B6DF587" w14:textId="77777777" w:rsidR="00FD6780" w:rsidRPr="00FD6780" w:rsidRDefault="00FD6780" w:rsidP="00FD6780">
      <w:pPr>
        <w:autoSpaceDE w:val="0"/>
        <w:autoSpaceDN w:val="0"/>
        <w:adjustRightInd w:val="0"/>
        <w:ind w:left="240" w:firstLineChars="0" w:hanging="240"/>
        <w:rPr>
          <w:rFonts w:ascii="SimSun"/>
          <w:kern w:val="0"/>
          <w:szCs w:val="24"/>
        </w:rPr>
      </w:pPr>
      <w:bookmarkStart w:id="198" w:name="_neb1288E970_48E8_4684_92ED_1EA07F937122"/>
      <w:r w:rsidRPr="00FD6780">
        <w:rPr>
          <w:rFonts w:ascii="SimSun" w:cs="SimSun" w:hint="eastAsia"/>
          <w:color w:val="000000"/>
          <w:kern w:val="0"/>
          <w:sz w:val="20"/>
          <w:szCs w:val="20"/>
        </w:rPr>
        <w:t>张作记</w:t>
      </w:r>
      <w:r w:rsidRPr="00FD6780">
        <w:rPr>
          <w:color w:val="000000"/>
          <w:kern w:val="0"/>
          <w:sz w:val="20"/>
          <w:szCs w:val="20"/>
        </w:rPr>
        <w:t xml:space="preserve">. (2005). </w:t>
      </w:r>
      <w:r w:rsidRPr="00FD6780">
        <w:rPr>
          <w:rFonts w:ascii="SimSun" w:cs="SimSun" w:hint="eastAsia"/>
          <w:i/>
          <w:iCs/>
          <w:color w:val="000000"/>
          <w:kern w:val="0"/>
          <w:sz w:val="20"/>
          <w:szCs w:val="20"/>
        </w:rPr>
        <w:t>行为医学量表手册</w:t>
      </w:r>
      <w:r w:rsidRPr="00FD6780">
        <w:rPr>
          <w:color w:val="000000"/>
          <w:kern w:val="0"/>
          <w:sz w:val="20"/>
          <w:szCs w:val="20"/>
        </w:rPr>
        <w:t xml:space="preserve">. </w:t>
      </w:r>
      <w:r w:rsidRPr="00FD6780">
        <w:rPr>
          <w:rFonts w:ascii="SimSun" w:cs="SimSun" w:hint="eastAsia"/>
          <w:color w:val="000000"/>
          <w:kern w:val="0"/>
          <w:sz w:val="20"/>
          <w:szCs w:val="20"/>
        </w:rPr>
        <w:t>行为医学量表手册</w:t>
      </w:r>
      <w:r w:rsidRPr="00FD6780">
        <w:rPr>
          <w:color w:val="000000"/>
          <w:kern w:val="0"/>
          <w:sz w:val="20"/>
          <w:szCs w:val="20"/>
        </w:rPr>
        <w:t>.</w:t>
      </w:r>
      <w:bookmarkEnd w:id="198"/>
    </w:p>
    <w:p w14:paraId="7471308E" w14:textId="77777777" w:rsidR="00FD6780" w:rsidRPr="00FD6780" w:rsidRDefault="00FD6780" w:rsidP="00FD6780">
      <w:pPr>
        <w:autoSpaceDE w:val="0"/>
        <w:autoSpaceDN w:val="0"/>
        <w:adjustRightInd w:val="0"/>
        <w:ind w:left="240" w:firstLineChars="0" w:hanging="240"/>
        <w:rPr>
          <w:rFonts w:ascii="SimSun"/>
          <w:kern w:val="0"/>
          <w:szCs w:val="24"/>
        </w:rPr>
      </w:pPr>
      <w:bookmarkStart w:id="199" w:name="_neb916675DA_D1F9_44DA_AF0F_5DBFA0842DA5"/>
      <w:r w:rsidRPr="00FD6780">
        <w:rPr>
          <w:rFonts w:ascii="SimSun" w:cs="SimSun" w:hint="eastAsia"/>
          <w:color w:val="000000"/>
          <w:kern w:val="0"/>
          <w:sz w:val="20"/>
          <w:szCs w:val="20"/>
        </w:rPr>
        <w:t>姚树桥</w:t>
      </w:r>
      <w:r w:rsidRPr="00FD6780">
        <w:rPr>
          <w:color w:val="000000"/>
          <w:kern w:val="0"/>
          <w:sz w:val="20"/>
          <w:szCs w:val="20"/>
        </w:rPr>
        <w:t xml:space="preserve">, </w:t>
      </w:r>
      <w:r w:rsidRPr="00FD6780">
        <w:rPr>
          <w:rFonts w:ascii="SimSun" w:cs="SimSun" w:hint="eastAsia"/>
          <w:color w:val="000000"/>
          <w:kern w:val="0"/>
          <w:sz w:val="20"/>
          <w:szCs w:val="20"/>
        </w:rPr>
        <w:t>孙学礼</w:t>
      </w:r>
      <w:r w:rsidRPr="00FD6780">
        <w:rPr>
          <w:color w:val="000000"/>
          <w:kern w:val="0"/>
          <w:sz w:val="20"/>
          <w:szCs w:val="20"/>
        </w:rPr>
        <w:t xml:space="preserve">. (2008). </w:t>
      </w:r>
      <w:r w:rsidRPr="00FD6780">
        <w:rPr>
          <w:rFonts w:ascii="SimSun" w:cs="SimSun" w:hint="eastAsia"/>
          <w:i/>
          <w:iCs/>
          <w:color w:val="000000"/>
          <w:kern w:val="0"/>
          <w:sz w:val="20"/>
          <w:szCs w:val="20"/>
        </w:rPr>
        <w:t>医学心理学</w:t>
      </w:r>
      <w:r w:rsidRPr="00FD6780">
        <w:rPr>
          <w:i/>
          <w:iCs/>
          <w:color w:val="000000"/>
          <w:kern w:val="0"/>
          <w:sz w:val="20"/>
          <w:szCs w:val="20"/>
        </w:rPr>
        <w:t>.</w:t>
      </w:r>
      <w:r w:rsidRPr="00FD6780">
        <w:rPr>
          <w:rFonts w:ascii="SimSun" w:cs="SimSun" w:hint="eastAsia"/>
          <w:i/>
          <w:iCs/>
          <w:color w:val="000000"/>
          <w:kern w:val="0"/>
          <w:sz w:val="20"/>
          <w:szCs w:val="20"/>
        </w:rPr>
        <w:t>第</w:t>
      </w:r>
      <w:r w:rsidRPr="00FD6780">
        <w:rPr>
          <w:i/>
          <w:iCs/>
          <w:color w:val="000000"/>
          <w:kern w:val="0"/>
          <w:sz w:val="20"/>
          <w:szCs w:val="20"/>
        </w:rPr>
        <w:t>5</w:t>
      </w:r>
      <w:r w:rsidRPr="00FD6780">
        <w:rPr>
          <w:rFonts w:ascii="SimSun" w:cs="SimSun" w:hint="eastAsia"/>
          <w:i/>
          <w:iCs/>
          <w:color w:val="000000"/>
          <w:kern w:val="0"/>
          <w:sz w:val="20"/>
          <w:szCs w:val="20"/>
        </w:rPr>
        <w:t>版</w:t>
      </w:r>
      <w:r w:rsidRPr="00FD6780">
        <w:rPr>
          <w:color w:val="000000"/>
          <w:kern w:val="0"/>
          <w:sz w:val="20"/>
          <w:szCs w:val="20"/>
        </w:rPr>
        <w:t xml:space="preserve">. </w:t>
      </w:r>
      <w:r w:rsidRPr="00FD6780">
        <w:rPr>
          <w:rFonts w:ascii="SimSun" w:cs="SimSun" w:hint="eastAsia"/>
          <w:color w:val="000000"/>
          <w:kern w:val="0"/>
          <w:sz w:val="20"/>
          <w:szCs w:val="20"/>
        </w:rPr>
        <w:t>医学心理学</w:t>
      </w:r>
      <w:r w:rsidRPr="00FD6780">
        <w:rPr>
          <w:color w:val="000000"/>
          <w:kern w:val="0"/>
          <w:sz w:val="20"/>
          <w:szCs w:val="20"/>
        </w:rPr>
        <w:t>.</w:t>
      </w:r>
      <w:r w:rsidRPr="00FD6780">
        <w:rPr>
          <w:rFonts w:ascii="SimSun" w:cs="SimSun" w:hint="eastAsia"/>
          <w:color w:val="000000"/>
          <w:kern w:val="0"/>
          <w:sz w:val="20"/>
          <w:szCs w:val="20"/>
        </w:rPr>
        <w:t>第</w:t>
      </w:r>
      <w:r w:rsidRPr="00FD6780">
        <w:rPr>
          <w:color w:val="000000"/>
          <w:kern w:val="0"/>
          <w:sz w:val="20"/>
          <w:szCs w:val="20"/>
        </w:rPr>
        <w:t>5</w:t>
      </w:r>
      <w:r w:rsidRPr="00FD6780">
        <w:rPr>
          <w:rFonts w:ascii="SimSun" w:cs="SimSun" w:hint="eastAsia"/>
          <w:color w:val="000000"/>
          <w:kern w:val="0"/>
          <w:sz w:val="20"/>
          <w:szCs w:val="20"/>
        </w:rPr>
        <w:t>版</w:t>
      </w:r>
      <w:r w:rsidRPr="00FD6780">
        <w:rPr>
          <w:color w:val="000000"/>
          <w:kern w:val="0"/>
          <w:sz w:val="20"/>
          <w:szCs w:val="20"/>
        </w:rPr>
        <w:t>.</w:t>
      </w:r>
      <w:bookmarkEnd w:id="199"/>
    </w:p>
    <w:p w14:paraId="3560A2CF" w14:textId="77777777" w:rsidR="00FD6780" w:rsidRPr="00FD6780" w:rsidRDefault="00FD6780" w:rsidP="00FD6780">
      <w:pPr>
        <w:autoSpaceDE w:val="0"/>
        <w:autoSpaceDN w:val="0"/>
        <w:adjustRightInd w:val="0"/>
        <w:ind w:left="240" w:firstLineChars="0" w:hanging="240"/>
        <w:rPr>
          <w:rFonts w:ascii="SimSun"/>
          <w:kern w:val="0"/>
          <w:szCs w:val="24"/>
        </w:rPr>
      </w:pPr>
      <w:bookmarkStart w:id="200" w:name="_nebB4C5C8B2_0074_4168_BC50_57B95A8AB575"/>
      <w:r w:rsidRPr="00FD6780">
        <w:rPr>
          <w:rFonts w:ascii="SimSun" w:cs="SimSun" w:hint="eastAsia"/>
          <w:color w:val="000000"/>
          <w:kern w:val="0"/>
          <w:sz w:val="20"/>
          <w:szCs w:val="20"/>
        </w:rPr>
        <w:t>戴晓阳</w:t>
      </w:r>
      <w:r w:rsidRPr="00FD6780">
        <w:rPr>
          <w:color w:val="000000"/>
          <w:kern w:val="0"/>
          <w:sz w:val="20"/>
          <w:szCs w:val="20"/>
        </w:rPr>
        <w:t xml:space="preserve">. (2010). </w:t>
      </w:r>
      <w:r w:rsidRPr="00FD6780">
        <w:rPr>
          <w:rFonts w:ascii="SimSun" w:cs="SimSun" w:hint="eastAsia"/>
          <w:i/>
          <w:iCs/>
          <w:color w:val="000000"/>
          <w:kern w:val="0"/>
          <w:sz w:val="20"/>
          <w:szCs w:val="20"/>
        </w:rPr>
        <w:t>常用心理评估量表手册</w:t>
      </w:r>
      <w:r w:rsidRPr="00FD6780">
        <w:rPr>
          <w:color w:val="000000"/>
          <w:kern w:val="0"/>
          <w:sz w:val="20"/>
          <w:szCs w:val="20"/>
        </w:rPr>
        <w:t xml:space="preserve">. </w:t>
      </w:r>
      <w:r w:rsidRPr="00FD6780">
        <w:rPr>
          <w:rFonts w:ascii="SimSun" w:cs="SimSun" w:hint="eastAsia"/>
          <w:color w:val="000000"/>
          <w:kern w:val="0"/>
          <w:sz w:val="20"/>
          <w:szCs w:val="20"/>
        </w:rPr>
        <w:t>人民军医出版社</w:t>
      </w:r>
      <w:r w:rsidRPr="00FD6780">
        <w:rPr>
          <w:color w:val="000000"/>
          <w:kern w:val="0"/>
          <w:sz w:val="20"/>
          <w:szCs w:val="20"/>
        </w:rPr>
        <w:t>.</w:t>
      </w:r>
      <w:bookmarkEnd w:id="200"/>
    </w:p>
    <w:p w14:paraId="5752B657" w14:textId="77777777" w:rsidR="00FD6780" w:rsidRPr="00FD6780" w:rsidRDefault="00FD6780" w:rsidP="00FD6780">
      <w:pPr>
        <w:autoSpaceDE w:val="0"/>
        <w:autoSpaceDN w:val="0"/>
        <w:adjustRightInd w:val="0"/>
        <w:ind w:left="240" w:firstLineChars="0" w:hanging="240"/>
        <w:rPr>
          <w:rFonts w:ascii="SimSun"/>
          <w:kern w:val="0"/>
          <w:szCs w:val="24"/>
        </w:rPr>
      </w:pPr>
      <w:bookmarkStart w:id="201" w:name="_neb91EB00FB_3DA0_4011_A726_2E465EF7F786"/>
      <w:r w:rsidRPr="00FD6780">
        <w:rPr>
          <w:rFonts w:ascii="SimSun" w:cs="SimSun" w:hint="eastAsia"/>
          <w:color w:val="000000"/>
          <w:kern w:val="0"/>
          <w:sz w:val="20"/>
          <w:szCs w:val="20"/>
        </w:rPr>
        <w:t>王俊</w:t>
      </w:r>
      <w:r w:rsidRPr="00FD6780">
        <w:rPr>
          <w:color w:val="000000"/>
          <w:kern w:val="0"/>
          <w:sz w:val="20"/>
          <w:szCs w:val="20"/>
        </w:rPr>
        <w:t xml:space="preserve">, </w:t>
      </w:r>
      <w:r w:rsidRPr="00FD6780">
        <w:rPr>
          <w:rFonts w:ascii="SimSun" w:cs="SimSun" w:hint="eastAsia"/>
          <w:color w:val="000000"/>
          <w:kern w:val="0"/>
          <w:sz w:val="20"/>
          <w:szCs w:val="20"/>
        </w:rPr>
        <w:t>金岳龙</w:t>
      </w:r>
      <w:r w:rsidRPr="00FD6780">
        <w:rPr>
          <w:color w:val="000000"/>
          <w:kern w:val="0"/>
          <w:sz w:val="20"/>
          <w:szCs w:val="20"/>
        </w:rPr>
        <w:t xml:space="preserve">, </w:t>
      </w:r>
      <w:r w:rsidRPr="00FD6780">
        <w:rPr>
          <w:rFonts w:ascii="SimSun" w:cs="SimSun" w:hint="eastAsia"/>
          <w:color w:val="000000"/>
          <w:kern w:val="0"/>
          <w:sz w:val="20"/>
          <w:szCs w:val="20"/>
        </w:rPr>
        <w:t>陈燕</w:t>
      </w:r>
      <w:r w:rsidRPr="00FD6780">
        <w:rPr>
          <w:color w:val="000000"/>
          <w:kern w:val="0"/>
          <w:sz w:val="20"/>
          <w:szCs w:val="20"/>
        </w:rPr>
        <w:t xml:space="preserve">, </w:t>
      </w:r>
      <w:r w:rsidRPr="00FD6780">
        <w:rPr>
          <w:rFonts w:ascii="SimSun" w:cs="SimSun" w:hint="eastAsia"/>
          <w:color w:val="000000"/>
          <w:kern w:val="0"/>
          <w:sz w:val="20"/>
          <w:szCs w:val="20"/>
        </w:rPr>
        <w:t>余结根</w:t>
      </w:r>
      <w:r w:rsidRPr="00FD6780">
        <w:rPr>
          <w:color w:val="000000"/>
          <w:kern w:val="0"/>
          <w:sz w:val="20"/>
          <w:szCs w:val="20"/>
        </w:rPr>
        <w:t xml:space="preserve">, </w:t>
      </w:r>
      <w:r w:rsidRPr="00FD6780">
        <w:rPr>
          <w:rFonts w:ascii="SimSun" w:cs="SimSun" w:hint="eastAsia"/>
          <w:color w:val="000000"/>
          <w:kern w:val="0"/>
          <w:sz w:val="20"/>
          <w:szCs w:val="20"/>
        </w:rPr>
        <w:t>贺连平</w:t>
      </w:r>
      <w:r w:rsidRPr="00FD6780">
        <w:rPr>
          <w:color w:val="000000"/>
          <w:kern w:val="0"/>
          <w:sz w:val="20"/>
          <w:szCs w:val="20"/>
        </w:rPr>
        <w:t xml:space="preserve">, </w:t>
      </w:r>
      <w:r w:rsidRPr="00FD6780">
        <w:rPr>
          <w:rFonts w:ascii="SimSun" w:cs="SimSun" w:hint="eastAsia"/>
          <w:color w:val="000000"/>
          <w:kern w:val="0"/>
          <w:sz w:val="20"/>
          <w:szCs w:val="20"/>
        </w:rPr>
        <w:t>姚应水</w:t>
      </w:r>
      <w:r w:rsidRPr="00FD6780">
        <w:rPr>
          <w:color w:val="000000"/>
          <w:kern w:val="0"/>
          <w:sz w:val="20"/>
          <w:szCs w:val="20"/>
        </w:rPr>
        <w:t xml:space="preserve">. (2013). </w:t>
      </w:r>
      <w:r w:rsidRPr="00FD6780">
        <w:rPr>
          <w:rFonts w:ascii="SimSun" w:cs="SimSun" w:hint="eastAsia"/>
          <w:color w:val="000000"/>
          <w:kern w:val="0"/>
          <w:sz w:val="20"/>
          <w:szCs w:val="20"/>
        </w:rPr>
        <w:t>医学院校大学生抑郁情绪与生活事件的相关分析</w:t>
      </w:r>
      <w:r w:rsidRPr="00FD6780">
        <w:rPr>
          <w:color w:val="000000"/>
          <w:kern w:val="0"/>
          <w:sz w:val="20"/>
          <w:szCs w:val="20"/>
        </w:rPr>
        <w:t xml:space="preserve">. </w:t>
      </w:r>
      <w:r w:rsidRPr="00FD6780">
        <w:rPr>
          <w:rFonts w:ascii="SimSun" w:cs="SimSun" w:hint="eastAsia"/>
          <w:i/>
          <w:iCs/>
          <w:color w:val="000000"/>
          <w:kern w:val="0"/>
          <w:sz w:val="20"/>
          <w:szCs w:val="20"/>
        </w:rPr>
        <w:t>皖南医学院学报</w:t>
      </w:r>
      <w:r w:rsidRPr="00FD6780">
        <w:rPr>
          <w:color w:val="000000"/>
          <w:kern w:val="0"/>
          <w:sz w:val="20"/>
          <w:szCs w:val="20"/>
        </w:rPr>
        <w:t xml:space="preserve">, </w:t>
      </w:r>
      <w:r w:rsidRPr="00FD6780">
        <w:rPr>
          <w:i/>
          <w:iCs/>
          <w:color w:val="000000"/>
          <w:kern w:val="0"/>
          <w:sz w:val="20"/>
          <w:szCs w:val="20"/>
        </w:rPr>
        <w:t>32</w:t>
      </w:r>
      <w:r w:rsidRPr="00FD6780">
        <w:rPr>
          <w:color w:val="000000"/>
          <w:kern w:val="0"/>
          <w:sz w:val="20"/>
          <w:szCs w:val="20"/>
        </w:rPr>
        <w:t>(02), 151-153.</w:t>
      </w:r>
      <w:bookmarkEnd w:id="201"/>
    </w:p>
    <w:p w14:paraId="1B2A0AF7" w14:textId="77777777" w:rsidR="00FD6780" w:rsidRPr="00FD6780" w:rsidRDefault="00FD6780" w:rsidP="00FD6780">
      <w:pPr>
        <w:autoSpaceDE w:val="0"/>
        <w:autoSpaceDN w:val="0"/>
        <w:adjustRightInd w:val="0"/>
        <w:ind w:left="240" w:firstLineChars="0" w:hanging="240"/>
        <w:rPr>
          <w:rFonts w:ascii="SimSun"/>
          <w:kern w:val="0"/>
          <w:szCs w:val="24"/>
        </w:rPr>
      </w:pPr>
      <w:bookmarkStart w:id="202" w:name="_neb1CB0A5F4_A826_4511_9985_3B5B342759B6"/>
      <w:r w:rsidRPr="00FD6780">
        <w:rPr>
          <w:rFonts w:ascii="SimSun" w:cs="SimSun" w:hint="eastAsia"/>
          <w:color w:val="000000"/>
          <w:kern w:val="0"/>
          <w:sz w:val="20"/>
          <w:szCs w:val="20"/>
        </w:rPr>
        <w:t>崔庆霞</w:t>
      </w:r>
      <w:r w:rsidRPr="00FD6780">
        <w:rPr>
          <w:color w:val="000000"/>
          <w:kern w:val="0"/>
          <w:sz w:val="20"/>
          <w:szCs w:val="20"/>
        </w:rPr>
        <w:t xml:space="preserve">, </w:t>
      </w:r>
      <w:r w:rsidRPr="00FD6780">
        <w:rPr>
          <w:rFonts w:ascii="SimSun" w:cs="SimSun" w:hint="eastAsia"/>
          <w:color w:val="000000"/>
          <w:kern w:val="0"/>
          <w:sz w:val="20"/>
          <w:szCs w:val="20"/>
        </w:rPr>
        <w:t>王在翔</w:t>
      </w:r>
      <w:r w:rsidRPr="00FD6780">
        <w:rPr>
          <w:color w:val="000000"/>
          <w:kern w:val="0"/>
          <w:sz w:val="20"/>
          <w:szCs w:val="20"/>
        </w:rPr>
        <w:t xml:space="preserve">. (2014). </w:t>
      </w:r>
      <w:r w:rsidRPr="00FD6780">
        <w:rPr>
          <w:rFonts w:ascii="SimSun" w:cs="SimSun" w:hint="eastAsia"/>
          <w:color w:val="000000"/>
          <w:kern w:val="0"/>
          <w:sz w:val="20"/>
          <w:szCs w:val="20"/>
        </w:rPr>
        <w:t>大学生抑郁现状调查及影响因素研究</w:t>
      </w:r>
      <w:r w:rsidRPr="00FD6780">
        <w:rPr>
          <w:color w:val="000000"/>
          <w:kern w:val="0"/>
          <w:sz w:val="20"/>
          <w:szCs w:val="20"/>
        </w:rPr>
        <w:t xml:space="preserve">. </w:t>
      </w:r>
      <w:r w:rsidRPr="00FD6780">
        <w:rPr>
          <w:rFonts w:ascii="SimSun" w:cs="SimSun" w:hint="eastAsia"/>
          <w:i/>
          <w:iCs/>
          <w:color w:val="000000"/>
          <w:kern w:val="0"/>
          <w:sz w:val="20"/>
          <w:szCs w:val="20"/>
        </w:rPr>
        <w:t>中国卫生事业管理</w:t>
      </w:r>
      <w:r w:rsidRPr="00FD6780">
        <w:rPr>
          <w:color w:val="000000"/>
          <w:kern w:val="0"/>
          <w:sz w:val="20"/>
          <w:szCs w:val="20"/>
        </w:rPr>
        <w:t xml:space="preserve">, </w:t>
      </w:r>
      <w:r w:rsidRPr="00FD6780">
        <w:rPr>
          <w:i/>
          <w:iCs/>
          <w:color w:val="000000"/>
          <w:kern w:val="0"/>
          <w:sz w:val="20"/>
          <w:szCs w:val="20"/>
        </w:rPr>
        <w:t>31</w:t>
      </w:r>
      <w:r w:rsidRPr="00FD6780">
        <w:rPr>
          <w:color w:val="000000"/>
          <w:kern w:val="0"/>
          <w:sz w:val="20"/>
          <w:szCs w:val="20"/>
        </w:rPr>
        <w:t>(08), 629-630.</w:t>
      </w:r>
      <w:bookmarkEnd w:id="202"/>
    </w:p>
    <w:p w14:paraId="36F353AA" w14:textId="77777777" w:rsidR="00FD6780" w:rsidRPr="00FD6780" w:rsidRDefault="00FD6780" w:rsidP="00FD6780">
      <w:pPr>
        <w:autoSpaceDE w:val="0"/>
        <w:autoSpaceDN w:val="0"/>
        <w:adjustRightInd w:val="0"/>
        <w:ind w:left="240" w:firstLineChars="0" w:hanging="240"/>
        <w:rPr>
          <w:rFonts w:ascii="SimSun"/>
          <w:kern w:val="0"/>
          <w:szCs w:val="24"/>
        </w:rPr>
      </w:pPr>
      <w:bookmarkStart w:id="203" w:name="_nebEF74CF9C_ACAA_4014_90A6_36352F94E03A"/>
      <w:r w:rsidRPr="00FD6780">
        <w:rPr>
          <w:rFonts w:ascii="SimSun" w:cs="SimSun" w:hint="eastAsia"/>
          <w:color w:val="000000"/>
          <w:kern w:val="0"/>
          <w:sz w:val="20"/>
          <w:szCs w:val="20"/>
        </w:rPr>
        <w:t>段泉泉</w:t>
      </w:r>
      <w:r w:rsidRPr="00FD6780">
        <w:rPr>
          <w:color w:val="000000"/>
          <w:kern w:val="0"/>
          <w:sz w:val="20"/>
          <w:szCs w:val="20"/>
        </w:rPr>
        <w:t xml:space="preserve">, </w:t>
      </w:r>
      <w:r w:rsidRPr="00FD6780">
        <w:rPr>
          <w:rFonts w:ascii="SimSun" w:cs="SimSun" w:hint="eastAsia"/>
          <w:color w:val="000000"/>
          <w:kern w:val="0"/>
          <w:sz w:val="20"/>
          <w:szCs w:val="20"/>
        </w:rPr>
        <w:t>胜利</w:t>
      </w:r>
      <w:r w:rsidRPr="00FD6780">
        <w:rPr>
          <w:color w:val="000000"/>
          <w:kern w:val="0"/>
          <w:sz w:val="20"/>
          <w:szCs w:val="20"/>
        </w:rPr>
        <w:t xml:space="preserve">. (2012). </w:t>
      </w:r>
      <w:r w:rsidRPr="00FD6780">
        <w:rPr>
          <w:rFonts w:ascii="SimSun" w:cs="SimSun" w:hint="eastAsia"/>
          <w:color w:val="000000"/>
          <w:kern w:val="0"/>
          <w:sz w:val="20"/>
          <w:szCs w:val="20"/>
        </w:rPr>
        <w:t>焦虑及抑郁自评量表的临床效度</w:t>
      </w:r>
      <w:r w:rsidRPr="00FD6780">
        <w:rPr>
          <w:color w:val="000000"/>
          <w:kern w:val="0"/>
          <w:sz w:val="20"/>
          <w:szCs w:val="20"/>
        </w:rPr>
        <w:t xml:space="preserve">. </w:t>
      </w:r>
      <w:r w:rsidRPr="00FD6780">
        <w:rPr>
          <w:rFonts w:ascii="SimSun" w:cs="SimSun"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26</w:t>
      </w:r>
      <w:r w:rsidRPr="00FD6780">
        <w:rPr>
          <w:color w:val="000000"/>
          <w:kern w:val="0"/>
          <w:sz w:val="20"/>
          <w:szCs w:val="20"/>
        </w:rPr>
        <w:t>(09), 676-679.</w:t>
      </w:r>
      <w:bookmarkEnd w:id="203"/>
    </w:p>
    <w:p w14:paraId="2FDD617F" w14:textId="77777777" w:rsidR="00FD6780" w:rsidRPr="00FD6780" w:rsidRDefault="00FD6780" w:rsidP="00FD6780">
      <w:pPr>
        <w:autoSpaceDE w:val="0"/>
        <w:autoSpaceDN w:val="0"/>
        <w:adjustRightInd w:val="0"/>
        <w:ind w:left="240" w:firstLineChars="0" w:hanging="240"/>
        <w:rPr>
          <w:rFonts w:ascii="SimSun"/>
          <w:kern w:val="0"/>
          <w:szCs w:val="24"/>
        </w:rPr>
      </w:pPr>
      <w:bookmarkStart w:id="204" w:name="_neb6B7E8F4B_8651_4E81_9C48_F58FE20146C3"/>
      <w:r w:rsidRPr="00FD6780">
        <w:rPr>
          <w:rFonts w:ascii="SimSun" w:cs="SimSun" w:hint="eastAsia"/>
          <w:color w:val="000000"/>
          <w:kern w:val="0"/>
          <w:sz w:val="20"/>
          <w:szCs w:val="20"/>
        </w:rPr>
        <w:t>郑世华</w:t>
      </w:r>
      <w:r w:rsidRPr="00FD6780">
        <w:rPr>
          <w:color w:val="000000"/>
          <w:kern w:val="0"/>
          <w:sz w:val="20"/>
          <w:szCs w:val="20"/>
        </w:rPr>
        <w:t xml:space="preserve">, </w:t>
      </w:r>
      <w:r w:rsidRPr="00FD6780">
        <w:rPr>
          <w:rFonts w:ascii="SimSun" w:cs="SimSun" w:hint="eastAsia"/>
          <w:color w:val="000000"/>
          <w:kern w:val="0"/>
          <w:sz w:val="20"/>
          <w:szCs w:val="20"/>
        </w:rPr>
        <w:t>仝巧云</w:t>
      </w:r>
      <w:r w:rsidRPr="00FD6780">
        <w:rPr>
          <w:color w:val="000000"/>
          <w:kern w:val="0"/>
          <w:sz w:val="20"/>
          <w:szCs w:val="20"/>
        </w:rPr>
        <w:t xml:space="preserve">, </w:t>
      </w:r>
      <w:r w:rsidRPr="00FD6780">
        <w:rPr>
          <w:rFonts w:ascii="SimSun" w:cs="SimSun" w:hint="eastAsia"/>
          <w:color w:val="000000"/>
          <w:kern w:val="0"/>
          <w:sz w:val="20"/>
          <w:szCs w:val="20"/>
        </w:rPr>
        <w:t>郑爱军</w:t>
      </w:r>
      <w:r w:rsidRPr="00FD6780">
        <w:rPr>
          <w:color w:val="000000"/>
          <w:kern w:val="0"/>
          <w:sz w:val="20"/>
          <w:szCs w:val="20"/>
        </w:rPr>
        <w:t xml:space="preserve">. (2016). </w:t>
      </w:r>
      <w:r w:rsidRPr="00FD6780">
        <w:rPr>
          <w:rFonts w:ascii="SimSun" w:cs="SimSun" w:hint="eastAsia"/>
          <w:color w:val="000000"/>
          <w:kern w:val="0"/>
          <w:sz w:val="20"/>
          <w:szCs w:val="20"/>
        </w:rPr>
        <w:t>大学生抑郁和焦虑状况调查及相关因素分析</w:t>
      </w:r>
      <w:r w:rsidRPr="00FD6780">
        <w:rPr>
          <w:color w:val="000000"/>
          <w:kern w:val="0"/>
          <w:sz w:val="20"/>
          <w:szCs w:val="20"/>
        </w:rPr>
        <w:t xml:space="preserve">. </w:t>
      </w:r>
      <w:r w:rsidRPr="00FD6780">
        <w:rPr>
          <w:rFonts w:ascii="SimSun" w:cs="SimSun" w:hint="eastAsia"/>
          <w:i/>
          <w:iCs/>
          <w:color w:val="000000"/>
          <w:kern w:val="0"/>
          <w:sz w:val="20"/>
          <w:szCs w:val="20"/>
        </w:rPr>
        <w:t>重庆医学</w:t>
      </w:r>
      <w:r w:rsidRPr="00FD6780">
        <w:rPr>
          <w:color w:val="000000"/>
          <w:kern w:val="0"/>
          <w:sz w:val="20"/>
          <w:szCs w:val="20"/>
        </w:rPr>
        <w:t xml:space="preserve">, </w:t>
      </w:r>
      <w:r w:rsidRPr="00FD6780">
        <w:rPr>
          <w:i/>
          <w:iCs/>
          <w:color w:val="000000"/>
          <w:kern w:val="0"/>
          <w:sz w:val="20"/>
          <w:szCs w:val="20"/>
        </w:rPr>
        <w:t>45</w:t>
      </w:r>
      <w:r w:rsidRPr="00FD6780">
        <w:rPr>
          <w:color w:val="000000"/>
          <w:kern w:val="0"/>
          <w:sz w:val="20"/>
          <w:szCs w:val="20"/>
        </w:rPr>
        <w:t xml:space="preserve">(20), </w:t>
      </w:r>
      <w:r w:rsidRPr="00FD6780">
        <w:rPr>
          <w:color w:val="000000"/>
          <w:kern w:val="0"/>
          <w:sz w:val="20"/>
          <w:szCs w:val="20"/>
        </w:rPr>
        <w:lastRenderedPageBreak/>
        <w:t>2835-2837.</w:t>
      </w:r>
      <w:bookmarkEnd w:id="204"/>
    </w:p>
    <w:p w14:paraId="5AF21C94" w14:textId="77777777" w:rsidR="00FD6780" w:rsidRPr="00FD6780" w:rsidRDefault="00FD6780" w:rsidP="00FD6780">
      <w:pPr>
        <w:autoSpaceDE w:val="0"/>
        <w:autoSpaceDN w:val="0"/>
        <w:adjustRightInd w:val="0"/>
        <w:ind w:left="240" w:firstLineChars="0" w:hanging="240"/>
        <w:rPr>
          <w:rFonts w:ascii="SimSun"/>
          <w:kern w:val="0"/>
          <w:szCs w:val="24"/>
        </w:rPr>
      </w:pPr>
      <w:bookmarkStart w:id="205" w:name="_neb82000F90_00AC_4A0A_BDC4_2EDE5C17D525"/>
      <w:r w:rsidRPr="00FD6780">
        <w:rPr>
          <w:rFonts w:ascii="SimSun" w:cs="SimSun" w:hint="eastAsia"/>
          <w:color w:val="000000"/>
          <w:kern w:val="0"/>
          <w:sz w:val="20"/>
          <w:szCs w:val="20"/>
        </w:rPr>
        <w:t>王征宇</w:t>
      </w:r>
      <w:r w:rsidRPr="00FD6780">
        <w:rPr>
          <w:color w:val="000000"/>
          <w:kern w:val="0"/>
          <w:sz w:val="20"/>
          <w:szCs w:val="20"/>
        </w:rPr>
        <w:t xml:space="preserve">, </w:t>
      </w:r>
      <w:r w:rsidRPr="00FD6780">
        <w:rPr>
          <w:rFonts w:ascii="SimSun" w:cs="SimSun" w:hint="eastAsia"/>
          <w:color w:val="000000"/>
          <w:kern w:val="0"/>
          <w:sz w:val="20"/>
          <w:szCs w:val="20"/>
        </w:rPr>
        <w:t>迟玉芬</w:t>
      </w:r>
      <w:r w:rsidRPr="00FD6780">
        <w:rPr>
          <w:color w:val="000000"/>
          <w:kern w:val="0"/>
          <w:sz w:val="20"/>
          <w:szCs w:val="20"/>
        </w:rPr>
        <w:t xml:space="preserve">. (1984). </w:t>
      </w:r>
      <w:r w:rsidRPr="00FD6780">
        <w:rPr>
          <w:rFonts w:ascii="SimSun" w:cs="SimSun" w:hint="eastAsia"/>
          <w:color w:val="000000"/>
          <w:kern w:val="0"/>
          <w:sz w:val="20"/>
          <w:szCs w:val="20"/>
        </w:rPr>
        <w:t>抑郁自评量表</w:t>
      </w:r>
      <w:r w:rsidRPr="00FD6780">
        <w:rPr>
          <w:color w:val="000000"/>
          <w:kern w:val="0"/>
          <w:sz w:val="20"/>
          <w:szCs w:val="20"/>
        </w:rPr>
        <w:t xml:space="preserve">(SDS). </w:t>
      </w:r>
      <w:r w:rsidRPr="00FD6780">
        <w:rPr>
          <w:rFonts w:ascii="SimSun" w:cs="SimSun" w:hint="eastAsia"/>
          <w:i/>
          <w:iCs/>
          <w:color w:val="000000"/>
          <w:kern w:val="0"/>
          <w:sz w:val="20"/>
          <w:szCs w:val="20"/>
        </w:rPr>
        <w:t>上海精神医学</w:t>
      </w:r>
      <w:r w:rsidRPr="00FD6780">
        <w:rPr>
          <w:color w:val="000000"/>
          <w:kern w:val="0"/>
          <w:sz w:val="20"/>
          <w:szCs w:val="20"/>
        </w:rPr>
        <w:t>(02), 71-72.</w:t>
      </w:r>
      <w:bookmarkEnd w:id="205"/>
    </w:p>
    <w:p w14:paraId="153F32A2" w14:textId="77777777" w:rsidR="00FD6780" w:rsidRPr="00FD6780" w:rsidRDefault="00FD6780" w:rsidP="00FD6780">
      <w:pPr>
        <w:autoSpaceDE w:val="0"/>
        <w:autoSpaceDN w:val="0"/>
        <w:adjustRightInd w:val="0"/>
        <w:ind w:left="240" w:firstLineChars="0" w:hanging="240"/>
        <w:rPr>
          <w:rFonts w:ascii="SimSun"/>
          <w:kern w:val="0"/>
          <w:szCs w:val="24"/>
        </w:rPr>
      </w:pPr>
      <w:bookmarkStart w:id="206" w:name="_neb8AA96650_A6DD_4895_9BC3_6F32565E73FE"/>
      <w:r w:rsidRPr="00FD6780">
        <w:rPr>
          <w:rFonts w:ascii="SimSun" w:cs="SimSun" w:hint="eastAsia"/>
          <w:color w:val="000000"/>
          <w:kern w:val="0"/>
          <w:sz w:val="20"/>
          <w:szCs w:val="20"/>
        </w:rPr>
        <w:t>张明园等</w:t>
      </w:r>
      <w:r w:rsidRPr="00FD6780">
        <w:rPr>
          <w:color w:val="000000"/>
          <w:kern w:val="0"/>
          <w:sz w:val="20"/>
          <w:szCs w:val="20"/>
        </w:rPr>
        <w:t xml:space="preserve">. (2015). </w:t>
      </w:r>
      <w:r w:rsidRPr="00FD6780">
        <w:rPr>
          <w:rFonts w:ascii="SimSun" w:cs="SimSun" w:hint="eastAsia"/>
          <w:i/>
          <w:iCs/>
          <w:color w:val="000000"/>
          <w:kern w:val="0"/>
          <w:sz w:val="20"/>
          <w:szCs w:val="20"/>
        </w:rPr>
        <w:t>精神科评定量表手册</w:t>
      </w:r>
      <w:r w:rsidRPr="00FD6780">
        <w:rPr>
          <w:color w:val="000000"/>
          <w:kern w:val="0"/>
          <w:sz w:val="20"/>
          <w:szCs w:val="20"/>
        </w:rPr>
        <w:t xml:space="preserve">. </w:t>
      </w:r>
      <w:r w:rsidRPr="00FD6780">
        <w:rPr>
          <w:rFonts w:ascii="SimSun" w:cs="SimSun" w:hint="eastAsia"/>
          <w:color w:val="000000"/>
          <w:kern w:val="0"/>
          <w:sz w:val="20"/>
          <w:szCs w:val="20"/>
        </w:rPr>
        <w:t>湖南科学技术出版社</w:t>
      </w:r>
      <w:r w:rsidRPr="00FD6780">
        <w:rPr>
          <w:color w:val="000000"/>
          <w:kern w:val="0"/>
          <w:sz w:val="20"/>
          <w:szCs w:val="20"/>
        </w:rPr>
        <w:t>.</w:t>
      </w:r>
      <w:bookmarkEnd w:id="206"/>
    </w:p>
    <w:p w14:paraId="348634AA" w14:textId="77777777" w:rsidR="00FD6780" w:rsidRPr="00FD6780" w:rsidRDefault="00FD6780" w:rsidP="00FD6780">
      <w:pPr>
        <w:autoSpaceDE w:val="0"/>
        <w:autoSpaceDN w:val="0"/>
        <w:adjustRightInd w:val="0"/>
        <w:ind w:left="240" w:firstLineChars="0" w:hanging="240"/>
        <w:rPr>
          <w:rFonts w:ascii="SimSun"/>
          <w:kern w:val="0"/>
          <w:szCs w:val="24"/>
        </w:rPr>
      </w:pPr>
      <w:bookmarkStart w:id="207" w:name="_neb27A1AE37_BC1A_48DB_A62D_B309324E7DBF"/>
      <w:r w:rsidRPr="00FD6780">
        <w:rPr>
          <w:color w:val="000000"/>
          <w:kern w:val="0"/>
          <w:sz w:val="20"/>
          <w:szCs w:val="20"/>
        </w:rPr>
        <w:t xml:space="preserve">Zung, W. W. (1969). A cross-cultural survey of symptoms in depression. </w:t>
      </w:r>
      <w:r w:rsidRPr="00FD6780">
        <w:rPr>
          <w:i/>
          <w:iCs/>
          <w:color w:val="000000"/>
          <w:kern w:val="0"/>
          <w:sz w:val="20"/>
          <w:szCs w:val="20"/>
        </w:rPr>
        <w:t>American Journal of Psychiatry</w:t>
      </w:r>
      <w:r w:rsidRPr="00FD6780">
        <w:rPr>
          <w:color w:val="000000"/>
          <w:kern w:val="0"/>
          <w:sz w:val="20"/>
          <w:szCs w:val="20"/>
        </w:rPr>
        <w:t xml:space="preserve">, </w:t>
      </w:r>
      <w:r w:rsidRPr="00FD6780">
        <w:rPr>
          <w:i/>
          <w:iCs/>
          <w:color w:val="000000"/>
          <w:kern w:val="0"/>
          <w:sz w:val="20"/>
          <w:szCs w:val="20"/>
        </w:rPr>
        <w:t>126</w:t>
      </w:r>
      <w:r w:rsidRPr="00FD6780">
        <w:rPr>
          <w:color w:val="000000"/>
          <w:kern w:val="0"/>
          <w:sz w:val="20"/>
          <w:szCs w:val="20"/>
        </w:rPr>
        <w:t>(1), 116-121.</w:t>
      </w:r>
      <w:bookmarkEnd w:id="207"/>
    </w:p>
    <w:p w14:paraId="1B9F1FFF" w14:textId="77777777" w:rsidR="00FD6780" w:rsidRPr="00FD6780" w:rsidRDefault="00FD6780" w:rsidP="00FD6780">
      <w:pPr>
        <w:autoSpaceDE w:val="0"/>
        <w:autoSpaceDN w:val="0"/>
        <w:adjustRightInd w:val="0"/>
        <w:ind w:left="240" w:firstLineChars="0" w:hanging="240"/>
        <w:rPr>
          <w:rFonts w:ascii="SimSun"/>
          <w:kern w:val="0"/>
          <w:szCs w:val="24"/>
        </w:rPr>
      </w:pPr>
      <w:bookmarkStart w:id="208" w:name="_neb7D7D87C1_8DD4_4D94_9369_659C09F617C3"/>
      <w:r w:rsidRPr="00FD6780">
        <w:rPr>
          <w:rFonts w:ascii="SimSun" w:cs="SimSun" w:hint="eastAsia"/>
          <w:color w:val="000000"/>
          <w:kern w:val="0"/>
          <w:sz w:val="20"/>
          <w:szCs w:val="20"/>
        </w:rPr>
        <w:t>崔杰诚</w:t>
      </w:r>
      <w:r w:rsidRPr="00FD6780">
        <w:rPr>
          <w:color w:val="000000"/>
          <w:kern w:val="0"/>
          <w:sz w:val="20"/>
          <w:szCs w:val="20"/>
        </w:rPr>
        <w:t xml:space="preserve">, </w:t>
      </w:r>
      <w:r w:rsidRPr="00FD6780">
        <w:rPr>
          <w:rFonts w:ascii="SimSun" w:cs="SimSun" w:hint="eastAsia"/>
          <w:color w:val="000000"/>
          <w:kern w:val="0"/>
          <w:sz w:val="20"/>
          <w:szCs w:val="20"/>
        </w:rPr>
        <w:t>陈国生</w:t>
      </w:r>
      <w:r w:rsidRPr="00FD6780">
        <w:rPr>
          <w:color w:val="000000"/>
          <w:kern w:val="0"/>
          <w:sz w:val="20"/>
          <w:szCs w:val="20"/>
        </w:rPr>
        <w:t xml:space="preserve">. (1998). </w:t>
      </w:r>
      <w:r w:rsidRPr="00FD6780">
        <w:rPr>
          <w:rFonts w:ascii="SimSun" w:cs="SimSun" w:hint="eastAsia"/>
          <w:color w:val="000000"/>
          <w:kern w:val="0"/>
          <w:sz w:val="20"/>
          <w:szCs w:val="20"/>
        </w:rPr>
        <w:t>《心理卫生与精神科评定量表》专辑</w:t>
      </w:r>
      <w:r w:rsidRPr="00FD6780">
        <w:rPr>
          <w:color w:val="000000"/>
          <w:kern w:val="0"/>
          <w:sz w:val="20"/>
          <w:szCs w:val="20"/>
        </w:rPr>
        <w:t xml:space="preserve">. </w:t>
      </w:r>
      <w:r w:rsidRPr="00FD6780">
        <w:rPr>
          <w:rFonts w:ascii="SimSun" w:cs="SimSun" w:hint="eastAsia"/>
          <w:i/>
          <w:iCs/>
          <w:color w:val="000000"/>
          <w:kern w:val="0"/>
          <w:sz w:val="20"/>
          <w:szCs w:val="20"/>
        </w:rPr>
        <w:t>健康心理学杂志</w:t>
      </w:r>
      <w:r w:rsidRPr="00FD6780">
        <w:rPr>
          <w:color w:val="000000"/>
          <w:kern w:val="0"/>
          <w:sz w:val="20"/>
          <w:szCs w:val="20"/>
        </w:rPr>
        <w:t xml:space="preserve">, </w:t>
      </w:r>
      <w:r w:rsidRPr="00FD6780">
        <w:rPr>
          <w:rFonts w:ascii="SimSun" w:cs="SimSun" w:hint="eastAsia"/>
          <w:i/>
          <w:iCs/>
          <w:color w:val="000000"/>
          <w:kern w:val="0"/>
          <w:sz w:val="20"/>
          <w:szCs w:val="20"/>
        </w:rPr>
        <w:t>６</w:t>
      </w:r>
      <w:r w:rsidRPr="00FD6780">
        <w:rPr>
          <w:color w:val="000000"/>
          <w:kern w:val="0"/>
          <w:sz w:val="20"/>
          <w:szCs w:val="20"/>
        </w:rPr>
        <w:t>(10), 140-141.</w:t>
      </w:r>
      <w:bookmarkEnd w:id="208"/>
    </w:p>
    <w:p w14:paraId="429B42FE" w14:textId="77777777" w:rsidR="00FD6780" w:rsidRPr="00FD6780" w:rsidRDefault="00FD6780" w:rsidP="00FD6780">
      <w:pPr>
        <w:autoSpaceDE w:val="0"/>
        <w:autoSpaceDN w:val="0"/>
        <w:adjustRightInd w:val="0"/>
        <w:ind w:left="240" w:firstLineChars="0" w:hanging="240"/>
        <w:rPr>
          <w:rFonts w:ascii="SimSun"/>
          <w:kern w:val="0"/>
          <w:szCs w:val="24"/>
        </w:rPr>
      </w:pPr>
      <w:bookmarkStart w:id="209" w:name="_nebD60539B8_7B24_48A3_8330_40E26C3FBE5A"/>
      <w:r w:rsidRPr="00FD6780">
        <w:rPr>
          <w:rFonts w:ascii="SimSun" w:cs="SimSun" w:hint="eastAsia"/>
          <w:color w:val="000000"/>
          <w:kern w:val="0"/>
          <w:sz w:val="20"/>
          <w:szCs w:val="20"/>
        </w:rPr>
        <w:t>戴海崎</w:t>
      </w:r>
      <w:r w:rsidRPr="00FD6780">
        <w:rPr>
          <w:color w:val="000000"/>
          <w:kern w:val="0"/>
          <w:sz w:val="20"/>
          <w:szCs w:val="20"/>
        </w:rPr>
        <w:t xml:space="preserve">, </w:t>
      </w:r>
      <w:r w:rsidRPr="00FD6780">
        <w:rPr>
          <w:rFonts w:ascii="SimSun" w:cs="SimSun" w:hint="eastAsia"/>
          <w:color w:val="000000"/>
          <w:kern w:val="0"/>
          <w:sz w:val="20"/>
          <w:szCs w:val="20"/>
        </w:rPr>
        <w:t>张锋</w:t>
      </w:r>
      <w:r w:rsidRPr="00FD6780">
        <w:rPr>
          <w:color w:val="000000"/>
          <w:kern w:val="0"/>
          <w:sz w:val="20"/>
          <w:szCs w:val="20"/>
        </w:rPr>
        <w:t xml:space="preserve">, </w:t>
      </w:r>
      <w:r w:rsidRPr="00FD6780">
        <w:rPr>
          <w:rFonts w:ascii="SimSun" w:cs="SimSun" w:hint="eastAsia"/>
          <w:color w:val="000000"/>
          <w:kern w:val="0"/>
          <w:sz w:val="20"/>
          <w:szCs w:val="20"/>
        </w:rPr>
        <w:t>陈雪枫</w:t>
      </w:r>
      <w:r w:rsidRPr="00FD6780">
        <w:rPr>
          <w:color w:val="000000"/>
          <w:kern w:val="0"/>
          <w:sz w:val="20"/>
          <w:szCs w:val="20"/>
        </w:rPr>
        <w:t xml:space="preserve">. (2007). </w:t>
      </w:r>
      <w:r w:rsidRPr="00FD6780">
        <w:rPr>
          <w:rFonts w:ascii="SimSun" w:cs="SimSun" w:hint="eastAsia"/>
          <w:i/>
          <w:iCs/>
          <w:color w:val="000000"/>
          <w:kern w:val="0"/>
          <w:sz w:val="20"/>
          <w:szCs w:val="20"/>
        </w:rPr>
        <w:t>心理与教育测量</w:t>
      </w:r>
      <w:r w:rsidRPr="00FD6780">
        <w:rPr>
          <w:i/>
          <w:iCs/>
          <w:color w:val="000000"/>
          <w:kern w:val="0"/>
          <w:sz w:val="20"/>
          <w:szCs w:val="20"/>
        </w:rPr>
        <w:t xml:space="preserve">: </w:t>
      </w:r>
      <w:r w:rsidRPr="00FD6780">
        <w:rPr>
          <w:rFonts w:ascii="SimSun" w:cs="SimSun" w:hint="eastAsia"/>
          <w:i/>
          <w:iCs/>
          <w:color w:val="000000"/>
          <w:kern w:val="0"/>
          <w:sz w:val="20"/>
          <w:szCs w:val="20"/>
        </w:rPr>
        <w:t>修订版</w:t>
      </w:r>
      <w:r w:rsidRPr="00FD6780">
        <w:rPr>
          <w:color w:val="000000"/>
          <w:kern w:val="0"/>
          <w:sz w:val="20"/>
          <w:szCs w:val="20"/>
        </w:rPr>
        <w:t xml:space="preserve">. </w:t>
      </w:r>
      <w:r w:rsidRPr="00FD6780">
        <w:rPr>
          <w:rFonts w:ascii="SimSun" w:cs="SimSun" w:hint="eastAsia"/>
          <w:color w:val="000000"/>
          <w:kern w:val="0"/>
          <w:sz w:val="20"/>
          <w:szCs w:val="20"/>
        </w:rPr>
        <w:t>广州</w:t>
      </w:r>
      <w:r w:rsidRPr="00FD6780">
        <w:rPr>
          <w:color w:val="000000"/>
          <w:kern w:val="0"/>
          <w:sz w:val="20"/>
          <w:szCs w:val="20"/>
        </w:rPr>
        <w:t xml:space="preserve">: </w:t>
      </w:r>
      <w:r w:rsidRPr="00FD6780">
        <w:rPr>
          <w:rFonts w:ascii="SimSun" w:cs="SimSun" w:hint="eastAsia"/>
          <w:color w:val="000000"/>
          <w:kern w:val="0"/>
          <w:sz w:val="20"/>
          <w:szCs w:val="20"/>
        </w:rPr>
        <w:t>暨南大学出版社</w:t>
      </w:r>
      <w:r w:rsidRPr="00FD6780">
        <w:rPr>
          <w:color w:val="000000"/>
          <w:kern w:val="0"/>
          <w:sz w:val="20"/>
          <w:szCs w:val="20"/>
        </w:rPr>
        <w:t>.</w:t>
      </w:r>
      <w:bookmarkEnd w:id="209"/>
    </w:p>
    <w:p w14:paraId="5965DD71" w14:textId="77777777" w:rsidR="00FD6780" w:rsidRPr="00FD6780" w:rsidRDefault="00FD6780" w:rsidP="00FD6780">
      <w:pPr>
        <w:autoSpaceDE w:val="0"/>
        <w:autoSpaceDN w:val="0"/>
        <w:adjustRightInd w:val="0"/>
        <w:ind w:left="240" w:firstLineChars="0" w:hanging="240"/>
        <w:rPr>
          <w:rFonts w:ascii="SimSun"/>
          <w:kern w:val="0"/>
          <w:szCs w:val="24"/>
        </w:rPr>
      </w:pPr>
      <w:bookmarkStart w:id="210" w:name="_nebBC59E537_6537_4CD5_86DE_15BCABE18DA0"/>
      <w:r w:rsidRPr="00FD6780">
        <w:rPr>
          <w:rFonts w:ascii="SimSun" w:cs="SimSun" w:hint="eastAsia"/>
          <w:color w:val="000000"/>
          <w:kern w:val="0"/>
          <w:sz w:val="20"/>
          <w:szCs w:val="20"/>
        </w:rPr>
        <w:t>仲稳山</w:t>
      </w:r>
      <w:r w:rsidRPr="00FD6780">
        <w:rPr>
          <w:color w:val="000000"/>
          <w:kern w:val="0"/>
          <w:sz w:val="20"/>
          <w:szCs w:val="20"/>
        </w:rPr>
        <w:t xml:space="preserve">. (2009). </w:t>
      </w:r>
      <w:r w:rsidRPr="00FD6780">
        <w:rPr>
          <w:rFonts w:ascii="SimSun" w:cs="SimSun" w:hint="eastAsia"/>
          <w:i/>
          <w:iCs/>
          <w:color w:val="000000"/>
          <w:kern w:val="0"/>
          <w:sz w:val="20"/>
          <w:szCs w:val="20"/>
        </w:rPr>
        <w:t>心理诊断学</w:t>
      </w:r>
      <w:r w:rsidRPr="00FD6780">
        <w:rPr>
          <w:color w:val="000000"/>
          <w:kern w:val="0"/>
          <w:sz w:val="20"/>
          <w:szCs w:val="20"/>
        </w:rPr>
        <w:t xml:space="preserve">. </w:t>
      </w:r>
      <w:r w:rsidRPr="00FD6780">
        <w:rPr>
          <w:rFonts w:ascii="SimSun" w:cs="SimSun" w:hint="eastAsia"/>
          <w:color w:val="000000"/>
          <w:kern w:val="0"/>
          <w:sz w:val="20"/>
          <w:szCs w:val="20"/>
        </w:rPr>
        <w:t>苏州</w:t>
      </w:r>
      <w:r w:rsidRPr="00FD6780">
        <w:rPr>
          <w:color w:val="000000"/>
          <w:kern w:val="0"/>
          <w:sz w:val="20"/>
          <w:szCs w:val="20"/>
        </w:rPr>
        <w:t xml:space="preserve">: </w:t>
      </w:r>
      <w:r w:rsidRPr="00FD6780">
        <w:rPr>
          <w:rFonts w:ascii="SimSun" w:cs="SimSun" w:hint="eastAsia"/>
          <w:color w:val="000000"/>
          <w:kern w:val="0"/>
          <w:sz w:val="20"/>
          <w:szCs w:val="20"/>
        </w:rPr>
        <w:t>苏州大学出版社</w:t>
      </w:r>
      <w:r w:rsidRPr="00FD6780">
        <w:rPr>
          <w:color w:val="000000"/>
          <w:kern w:val="0"/>
          <w:sz w:val="20"/>
          <w:szCs w:val="20"/>
        </w:rPr>
        <w:t>.</w:t>
      </w:r>
      <w:bookmarkEnd w:id="210"/>
    </w:p>
    <w:p w14:paraId="33ED29B8" w14:textId="77777777" w:rsidR="00FD6780" w:rsidRPr="00FD6780" w:rsidRDefault="00FD6780" w:rsidP="00FD6780">
      <w:pPr>
        <w:autoSpaceDE w:val="0"/>
        <w:autoSpaceDN w:val="0"/>
        <w:adjustRightInd w:val="0"/>
        <w:ind w:left="240" w:firstLineChars="0" w:hanging="240"/>
        <w:rPr>
          <w:rFonts w:ascii="SimSun"/>
          <w:kern w:val="0"/>
          <w:szCs w:val="24"/>
        </w:rPr>
      </w:pPr>
      <w:bookmarkStart w:id="211" w:name="_nebE3F6DB33_B538_40D1_88A5_D9942D6B8DE7"/>
      <w:r w:rsidRPr="00FD6780">
        <w:rPr>
          <w:rFonts w:ascii="SimSun" w:cs="SimSun" w:hint="eastAsia"/>
          <w:color w:val="000000"/>
          <w:kern w:val="0"/>
          <w:sz w:val="20"/>
          <w:szCs w:val="20"/>
        </w:rPr>
        <w:t>王征宇</w:t>
      </w:r>
      <w:r w:rsidRPr="00FD6780">
        <w:rPr>
          <w:color w:val="000000"/>
          <w:kern w:val="0"/>
          <w:sz w:val="20"/>
          <w:szCs w:val="20"/>
        </w:rPr>
        <w:t xml:space="preserve">. (1984). </w:t>
      </w:r>
      <w:r w:rsidRPr="00FD6780">
        <w:rPr>
          <w:rFonts w:ascii="SimSun" w:cs="SimSun" w:hint="eastAsia"/>
          <w:color w:val="000000"/>
          <w:kern w:val="0"/>
          <w:sz w:val="20"/>
          <w:szCs w:val="20"/>
        </w:rPr>
        <w:t>症状自评量表</w:t>
      </w:r>
      <w:r w:rsidRPr="00FD6780">
        <w:rPr>
          <w:color w:val="000000"/>
          <w:kern w:val="0"/>
          <w:sz w:val="20"/>
          <w:szCs w:val="20"/>
        </w:rPr>
        <w:t xml:space="preserve">(SCL-90). </w:t>
      </w:r>
      <w:r w:rsidRPr="00FD6780">
        <w:rPr>
          <w:rFonts w:ascii="SimSun" w:cs="SimSun" w:hint="eastAsia"/>
          <w:i/>
          <w:iCs/>
          <w:color w:val="000000"/>
          <w:kern w:val="0"/>
          <w:sz w:val="20"/>
          <w:szCs w:val="20"/>
        </w:rPr>
        <w:t>上海精神医学</w:t>
      </w:r>
      <w:r w:rsidRPr="00FD6780">
        <w:rPr>
          <w:color w:val="000000"/>
          <w:kern w:val="0"/>
          <w:sz w:val="20"/>
          <w:szCs w:val="20"/>
        </w:rPr>
        <w:t>(02), 68-70.</w:t>
      </w:r>
      <w:bookmarkEnd w:id="211"/>
    </w:p>
    <w:p w14:paraId="2C664060" w14:textId="77777777" w:rsidR="00FD6780" w:rsidRPr="00FD6780" w:rsidRDefault="00FD6780" w:rsidP="00FD6780">
      <w:pPr>
        <w:autoSpaceDE w:val="0"/>
        <w:autoSpaceDN w:val="0"/>
        <w:adjustRightInd w:val="0"/>
        <w:ind w:left="240" w:firstLineChars="0" w:hanging="240"/>
        <w:rPr>
          <w:rFonts w:ascii="SimSun"/>
          <w:kern w:val="0"/>
          <w:szCs w:val="24"/>
        </w:rPr>
      </w:pPr>
      <w:bookmarkStart w:id="212" w:name="_neb59714559_91FD_4859_B998_5C334EE0F415"/>
      <w:r w:rsidRPr="00FD6780">
        <w:rPr>
          <w:rFonts w:ascii="SimSun" w:cs="SimSun" w:hint="eastAsia"/>
          <w:color w:val="000000"/>
          <w:kern w:val="0"/>
          <w:sz w:val="20"/>
          <w:szCs w:val="20"/>
        </w:rPr>
        <w:t>高成阁</w:t>
      </w:r>
      <w:r w:rsidRPr="00FD6780">
        <w:rPr>
          <w:color w:val="000000"/>
          <w:kern w:val="0"/>
          <w:sz w:val="20"/>
          <w:szCs w:val="20"/>
        </w:rPr>
        <w:t xml:space="preserve">, </w:t>
      </w:r>
      <w:r w:rsidRPr="00FD6780">
        <w:rPr>
          <w:rFonts w:ascii="SimSun" w:cs="SimSun" w:hint="eastAsia"/>
          <w:color w:val="000000"/>
          <w:kern w:val="0"/>
          <w:sz w:val="20"/>
          <w:szCs w:val="20"/>
        </w:rPr>
        <w:t>王友平</w:t>
      </w:r>
      <w:r w:rsidRPr="00FD6780">
        <w:rPr>
          <w:color w:val="000000"/>
          <w:kern w:val="0"/>
          <w:sz w:val="20"/>
          <w:szCs w:val="20"/>
        </w:rPr>
        <w:t xml:space="preserve">, </w:t>
      </w:r>
      <w:r w:rsidRPr="00FD6780">
        <w:rPr>
          <w:rFonts w:ascii="SimSun" w:cs="SimSun" w:hint="eastAsia"/>
          <w:color w:val="000000"/>
          <w:kern w:val="0"/>
          <w:sz w:val="20"/>
          <w:szCs w:val="20"/>
        </w:rPr>
        <w:t>亢万虎</w:t>
      </w:r>
      <w:r w:rsidRPr="00FD6780">
        <w:rPr>
          <w:color w:val="000000"/>
          <w:kern w:val="0"/>
          <w:sz w:val="20"/>
          <w:szCs w:val="20"/>
        </w:rPr>
        <w:t xml:space="preserve">, </w:t>
      </w:r>
      <w:r w:rsidRPr="00FD6780">
        <w:rPr>
          <w:rFonts w:ascii="SimSun" w:cs="SimSun" w:hint="eastAsia"/>
          <w:color w:val="000000"/>
          <w:kern w:val="0"/>
          <w:sz w:val="20"/>
          <w:szCs w:val="20"/>
        </w:rPr>
        <w:t>张西生</w:t>
      </w:r>
      <w:r w:rsidRPr="00FD6780">
        <w:rPr>
          <w:color w:val="000000"/>
          <w:kern w:val="0"/>
          <w:sz w:val="20"/>
          <w:szCs w:val="20"/>
        </w:rPr>
        <w:t xml:space="preserve">, </w:t>
      </w:r>
      <w:r w:rsidRPr="00FD6780">
        <w:rPr>
          <w:rFonts w:ascii="SimSun" w:cs="SimSun" w:hint="eastAsia"/>
          <w:color w:val="000000"/>
          <w:kern w:val="0"/>
          <w:sz w:val="20"/>
          <w:szCs w:val="20"/>
        </w:rPr>
        <w:t>李强</w:t>
      </w:r>
      <w:r w:rsidRPr="00FD6780">
        <w:rPr>
          <w:color w:val="000000"/>
          <w:kern w:val="0"/>
          <w:sz w:val="20"/>
          <w:szCs w:val="20"/>
        </w:rPr>
        <w:t xml:space="preserve">, </w:t>
      </w:r>
      <w:r w:rsidRPr="00FD6780">
        <w:rPr>
          <w:rFonts w:ascii="SimSun" w:cs="SimSun" w:hint="eastAsia"/>
          <w:color w:val="000000"/>
          <w:kern w:val="0"/>
          <w:sz w:val="20"/>
          <w:szCs w:val="20"/>
        </w:rPr>
        <w:t>方明</w:t>
      </w:r>
      <w:r w:rsidRPr="00FD6780">
        <w:rPr>
          <w:color w:val="000000"/>
          <w:kern w:val="0"/>
          <w:sz w:val="20"/>
          <w:szCs w:val="20"/>
        </w:rPr>
        <w:t xml:space="preserve">,... </w:t>
      </w:r>
      <w:r w:rsidRPr="00FD6780">
        <w:rPr>
          <w:rFonts w:ascii="SimSun" w:cs="SimSun" w:hint="eastAsia"/>
          <w:color w:val="000000"/>
          <w:kern w:val="0"/>
          <w:sz w:val="20"/>
          <w:szCs w:val="20"/>
        </w:rPr>
        <w:t>何瑞嫦</w:t>
      </w:r>
      <w:r w:rsidRPr="00FD6780">
        <w:rPr>
          <w:color w:val="000000"/>
          <w:kern w:val="0"/>
          <w:sz w:val="20"/>
          <w:szCs w:val="20"/>
        </w:rPr>
        <w:t xml:space="preserve">. (1997). </w:t>
      </w:r>
      <w:r w:rsidRPr="00FD6780">
        <w:rPr>
          <w:rFonts w:ascii="SimSun" w:cs="SimSun" w:hint="eastAsia"/>
          <w:color w:val="000000"/>
          <w:kern w:val="0"/>
          <w:sz w:val="20"/>
          <w:szCs w:val="20"/>
        </w:rPr>
        <w:t>陕西省大中学生心理健康水平调查</w:t>
      </w:r>
      <w:r w:rsidRPr="00FD6780">
        <w:rPr>
          <w:color w:val="000000"/>
          <w:kern w:val="0"/>
          <w:sz w:val="20"/>
          <w:szCs w:val="20"/>
        </w:rPr>
        <w:t xml:space="preserve">. </w:t>
      </w:r>
      <w:r w:rsidRPr="00FD6780">
        <w:rPr>
          <w:rFonts w:ascii="SimSun" w:cs="SimSun" w:hint="eastAsia"/>
          <w:i/>
          <w:iCs/>
          <w:color w:val="000000"/>
          <w:kern w:val="0"/>
          <w:sz w:val="20"/>
          <w:szCs w:val="20"/>
        </w:rPr>
        <w:t>中国临床心理学杂志</w:t>
      </w:r>
      <w:r w:rsidRPr="00FD6780">
        <w:rPr>
          <w:color w:val="000000"/>
          <w:kern w:val="0"/>
          <w:sz w:val="20"/>
          <w:szCs w:val="20"/>
        </w:rPr>
        <w:t>(01), 42-43.</w:t>
      </w:r>
      <w:bookmarkEnd w:id="212"/>
    </w:p>
    <w:p w14:paraId="69C0761E" w14:textId="77777777" w:rsidR="00FD6780" w:rsidRPr="00FD6780" w:rsidRDefault="00FD6780" w:rsidP="00FD6780">
      <w:pPr>
        <w:autoSpaceDE w:val="0"/>
        <w:autoSpaceDN w:val="0"/>
        <w:adjustRightInd w:val="0"/>
        <w:ind w:left="240" w:firstLineChars="0" w:hanging="240"/>
        <w:rPr>
          <w:rFonts w:ascii="SimSun"/>
          <w:kern w:val="0"/>
          <w:szCs w:val="24"/>
        </w:rPr>
      </w:pPr>
      <w:bookmarkStart w:id="213" w:name="_neb5DECCC4C_0E09_4EA9_81A7_86EEBE9F9644"/>
      <w:r w:rsidRPr="00FD6780">
        <w:rPr>
          <w:color w:val="000000"/>
          <w:kern w:val="0"/>
          <w:sz w:val="20"/>
          <w:szCs w:val="20"/>
        </w:rPr>
        <w:t xml:space="preserve">Derogatis, L. R., Rickels, K., &amp; Rock, A. F. (1976). The SCL-90 and the MMPI: A step in the validation of a new self-report scale. </w:t>
      </w:r>
      <w:r w:rsidRPr="00FD6780">
        <w:rPr>
          <w:i/>
          <w:iCs/>
          <w:color w:val="000000"/>
          <w:kern w:val="0"/>
          <w:sz w:val="20"/>
          <w:szCs w:val="20"/>
        </w:rPr>
        <w:t>The British Journal of Psychiatry</w:t>
      </w:r>
      <w:r w:rsidRPr="00FD6780">
        <w:rPr>
          <w:color w:val="000000"/>
          <w:kern w:val="0"/>
          <w:sz w:val="20"/>
          <w:szCs w:val="20"/>
        </w:rPr>
        <w:t xml:space="preserve">, </w:t>
      </w:r>
      <w:r w:rsidRPr="00FD6780">
        <w:rPr>
          <w:i/>
          <w:iCs/>
          <w:color w:val="000000"/>
          <w:kern w:val="0"/>
          <w:sz w:val="20"/>
          <w:szCs w:val="20"/>
        </w:rPr>
        <w:t>128</w:t>
      </w:r>
      <w:r w:rsidRPr="00FD6780">
        <w:rPr>
          <w:color w:val="000000"/>
          <w:kern w:val="0"/>
          <w:sz w:val="20"/>
          <w:szCs w:val="20"/>
        </w:rPr>
        <w:t>(3), 280-289.</w:t>
      </w:r>
      <w:bookmarkEnd w:id="213"/>
    </w:p>
    <w:p w14:paraId="17805589" w14:textId="77777777" w:rsidR="00FD6780" w:rsidRPr="00FD6780" w:rsidRDefault="00FD6780" w:rsidP="00FD6780">
      <w:pPr>
        <w:autoSpaceDE w:val="0"/>
        <w:autoSpaceDN w:val="0"/>
        <w:adjustRightInd w:val="0"/>
        <w:ind w:left="240" w:firstLineChars="0" w:hanging="240"/>
        <w:rPr>
          <w:rFonts w:ascii="SimSun"/>
          <w:kern w:val="0"/>
          <w:szCs w:val="24"/>
        </w:rPr>
      </w:pPr>
      <w:bookmarkStart w:id="214" w:name="_neb66AA31EB_083D_4C14_914D_3CBF2F3B4C84"/>
      <w:r w:rsidRPr="00FD6780">
        <w:rPr>
          <w:rFonts w:ascii="SimSun" w:cs="SimSun" w:hint="eastAsia"/>
          <w:color w:val="000000"/>
          <w:kern w:val="0"/>
          <w:sz w:val="20"/>
          <w:szCs w:val="20"/>
        </w:rPr>
        <w:t>陈树林</w:t>
      </w:r>
      <w:r w:rsidRPr="00FD6780">
        <w:rPr>
          <w:color w:val="000000"/>
          <w:kern w:val="0"/>
          <w:sz w:val="20"/>
          <w:szCs w:val="20"/>
        </w:rPr>
        <w:t xml:space="preserve">, </w:t>
      </w:r>
      <w:r w:rsidRPr="00FD6780">
        <w:rPr>
          <w:rFonts w:ascii="SimSun" w:cs="SimSun" w:hint="eastAsia"/>
          <w:color w:val="000000"/>
          <w:kern w:val="0"/>
          <w:sz w:val="20"/>
          <w:szCs w:val="20"/>
        </w:rPr>
        <w:t>李凌江</w:t>
      </w:r>
      <w:r w:rsidRPr="00FD6780">
        <w:rPr>
          <w:color w:val="000000"/>
          <w:kern w:val="0"/>
          <w:sz w:val="20"/>
          <w:szCs w:val="20"/>
        </w:rPr>
        <w:t>. (2003). SCL-90</w:t>
      </w:r>
      <w:r w:rsidRPr="00FD6780">
        <w:rPr>
          <w:rFonts w:ascii="SimSun" w:cs="SimSun" w:hint="eastAsia"/>
          <w:color w:val="000000"/>
          <w:kern w:val="0"/>
          <w:sz w:val="20"/>
          <w:szCs w:val="20"/>
        </w:rPr>
        <w:t>信度效度检验和常模的再比较</w:t>
      </w:r>
      <w:r w:rsidRPr="00FD6780">
        <w:rPr>
          <w:color w:val="000000"/>
          <w:kern w:val="0"/>
          <w:sz w:val="20"/>
          <w:szCs w:val="20"/>
        </w:rPr>
        <w:t xml:space="preserve">. </w:t>
      </w:r>
      <w:r w:rsidRPr="00FD6780">
        <w:rPr>
          <w:rFonts w:ascii="SimSun" w:cs="SimSun" w:hint="eastAsia"/>
          <w:i/>
          <w:iCs/>
          <w:color w:val="000000"/>
          <w:kern w:val="0"/>
          <w:sz w:val="20"/>
          <w:szCs w:val="20"/>
        </w:rPr>
        <w:t>中国神经精神疾病杂志</w:t>
      </w:r>
      <w:r w:rsidRPr="00FD6780">
        <w:rPr>
          <w:color w:val="000000"/>
          <w:kern w:val="0"/>
          <w:sz w:val="20"/>
          <w:szCs w:val="20"/>
        </w:rPr>
        <w:t>(05), 323-327.</w:t>
      </w:r>
      <w:bookmarkEnd w:id="214"/>
    </w:p>
    <w:p w14:paraId="315E2D2E" w14:textId="77777777" w:rsidR="00FD6780" w:rsidRPr="00FD6780" w:rsidRDefault="00FD6780" w:rsidP="00FD6780">
      <w:pPr>
        <w:autoSpaceDE w:val="0"/>
        <w:autoSpaceDN w:val="0"/>
        <w:adjustRightInd w:val="0"/>
        <w:ind w:left="240" w:firstLineChars="0" w:hanging="240"/>
        <w:rPr>
          <w:rFonts w:ascii="SimSun"/>
          <w:kern w:val="0"/>
          <w:szCs w:val="24"/>
        </w:rPr>
      </w:pPr>
      <w:bookmarkStart w:id="215" w:name="_nebEC3085C6_B701_41FC_A15E_6AE05D7091CF"/>
      <w:r w:rsidRPr="00FD6780">
        <w:rPr>
          <w:rFonts w:ascii="SimSun" w:cs="SimSun" w:hint="eastAsia"/>
          <w:color w:val="000000"/>
          <w:kern w:val="0"/>
          <w:sz w:val="20"/>
          <w:szCs w:val="20"/>
        </w:rPr>
        <w:t>黄赐英</w:t>
      </w:r>
      <w:r w:rsidRPr="00FD6780">
        <w:rPr>
          <w:color w:val="000000"/>
          <w:kern w:val="0"/>
          <w:sz w:val="20"/>
          <w:szCs w:val="20"/>
        </w:rPr>
        <w:t xml:space="preserve">, </w:t>
      </w:r>
      <w:r w:rsidRPr="00FD6780">
        <w:rPr>
          <w:rFonts w:ascii="SimSun" w:cs="SimSun" w:hint="eastAsia"/>
          <w:color w:val="000000"/>
          <w:kern w:val="0"/>
          <w:sz w:val="20"/>
          <w:szCs w:val="20"/>
        </w:rPr>
        <w:t>裴利华</w:t>
      </w:r>
      <w:r w:rsidRPr="00FD6780">
        <w:rPr>
          <w:color w:val="000000"/>
          <w:kern w:val="0"/>
          <w:sz w:val="20"/>
          <w:szCs w:val="20"/>
        </w:rPr>
        <w:t xml:space="preserve">. (2005). </w:t>
      </w:r>
      <w:r w:rsidRPr="00FD6780">
        <w:rPr>
          <w:rFonts w:ascii="SimSun" w:cs="SimSun" w:hint="eastAsia"/>
          <w:color w:val="000000"/>
          <w:kern w:val="0"/>
          <w:sz w:val="20"/>
          <w:szCs w:val="20"/>
        </w:rPr>
        <w:t>大学新生</w:t>
      </w:r>
      <w:r w:rsidRPr="00FD6780">
        <w:rPr>
          <w:color w:val="000000"/>
          <w:kern w:val="0"/>
          <w:sz w:val="20"/>
          <w:szCs w:val="20"/>
        </w:rPr>
        <w:t>SCL</w:t>
      </w:r>
      <w:r w:rsidRPr="00FD6780">
        <w:rPr>
          <w:rFonts w:ascii="SimSun" w:cs="SimSun" w:hint="eastAsia"/>
          <w:color w:val="000000"/>
          <w:kern w:val="0"/>
          <w:sz w:val="20"/>
          <w:szCs w:val="20"/>
        </w:rPr>
        <w:t>—</w:t>
      </w:r>
      <w:r w:rsidRPr="00FD6780">
        <w:rPr>
          <w:color w:val="000000"/>
          <w:kern w:val="0"/>
          <w:sz w:val="20"/>
          <w:szCs w:val="20"/>
        </w:rPr>
        <w:t>90</w:t>
      </w:r>
      <w:r w:rsidRPr="00FD6780">
        <w:rPr>
          <w:rFonts w:ascii="SimSun" w:cs="SimSun" w:hint="eastAsia"/>
          <w:color w:val="000000"/>
          <w:kern w:val="0"/>
          <w:sz w:val="20"/>
          <w:szCs w:val="20"/>
        </w:rPr>
        <w:t>调查结果与分析</w:t>
      </w:r>
      <w:r w:rsidRPr="00FD6780">
        <w:rPr>
          <w:color w:val="000000"/>
          <w:kern w:val="0"/>
          <w:sz w:val="20"/>
          <w:szCs w:val="20"/>
        </w:rPr>
        <w:t xml:space="preserve">. </w:t>
      </w:r>
      <w:r w:rsidRPr="00FD6780">
        <w:rPr>
          <w:rFonts w:ascii="SimSun" w:cs="SimSun" w:hint="eastAsia"/>
          <w:i/>
          <w:iCs/>
          <w:color w:val="000000"/>
          <w:kern w:val="0"/>
          <w:sz w:val="20"/>
          <w:szCs w:val="20"/>
        </w:rPr>
        <w:t>株洲师范高等专科学校学报</w:t>
      </w:r>
      <w:r w:rsidRPr="00FD6780">
        <w:rPr>
          <w:color w:val="000000"/>
          <w:kern w:val="0"/>
          <w:sz w:val="20"/>
          <w:szCs w:val="20"/>
        </w:rPr>
        <w:t>(03), 29-32.</w:t>
      </w:r>
      <w:bookmarkEnd w:id="215"/>
    </w:p>
    <w:p w14:paraId="04F81156" w14:textId="77777777" w:rsidR="00FD6780" w:rsidRPr="00FD6780" w:rsidRDefault="00FD6780" w:rsidP="00FD6780">
      <w:pPr>
        <w:autoSpaceDE w:val="0"/>
        <w:autoSpaceDN w:val="0"/>
        <w:adjustRightInd w:val="0"/>
        <w:ind w:left="240" w:firstLineChars="0" w:hanging="240"/>
        <w:rPr>
          <w:rFonts w:ascii="SimSun"/>
          <w:kern w:val="0"/>
          <w:szCs w:val="24"/>
        </w:rPr>
      </w:pPr>
      <w:bookmarkStart w:id="216" w:name="_neb57987740_B035_44E4_BAC0_16CB5CF7A7D7"/>
      <w:r w:rsidRPr="00FD6780">
        <w:rPr>
          <w:rFonts w:ascii="SimSun" w:cs="SimSun" w:hint="eastAsia"/>
          <w:color w:val="000000"/>
          <w:kern w:val="0"/>
          <w:sz w:val="20"/>
          <w:szCs w:val="20"/>
        </w:rPr>
        <w:t>陈国鹏</w:t>
      </w:r>
      <w:r w:rsidRPr="00FD6780">
        <w:rPr>
          <w:color w:val="000000"/>
          <w:kern w:val="0"/>
          <w:sz w:val="20"/>
          <w:szCs w:val="20"/>
        </w:rPr>
        <w:t xml:space="preserve">. (2005). </w:t>
      </w:r>
      <w:r w:rsidRPr="00FD6780">
        <w:rPr>
          <w:rFonts w:ascii="SimSun" w:cs="SimSun" w:hint="eastAsia"/>
          <w:i/>
          <w:iCs/>
          <w:color w:val="000000"/>
          <w:kern w:val="0"/>
          <w:sz w:val="20"/>
          <w:szCs w:val="20"/>
        </w:rPr>
        <w:t>心理测验与常用量表</w:t>
      </w:r>
      <w:r w:rsidRPr="00FD6780">
        <w:rPr>
          <w:color w:val="000000"/>
          <w:kern w:val="0"/>
          <w:sz w:val="20"/>
          <w:szCs w:val="20"/>
        </w:rPr>
        <w:t xml:space="preserve">. </w:t>
      </w:r>
      <w:r w:rsidRPr="00FD6780">
        <w:rPr>
          <w:rFonts w:ascii="SimSun" w:cs="SimSun" w:hint="eastAsia"/>
          <w:color w:val="000000"/>
          <w:kern w:val="0"/>
          <w:sz w:val="20"/>
          <w:szCs w:val="20"/>
        </w:rPr>
        <w:t>上海</w:t>
      </w:r>
      <w:r w:rsidRPr="00FD6780">
        <w:rPr>
          <w:color w:val="000000"/>
          <w:kern w:val="0"/>
          <w:sz w:val="20"/>
          <w:szCs w:val="20"/>
        </w:rPr>
        <w:t xml:space="preserve">: </w:t>
      </w:r>
      <w:r w:rsidRPr="00FD6780">
        <w:rPr>
          <w:rFonts w:ascii="SimSun" w:cs="SimSun" w:hint="eastAsia"/>
          <w:color w:val="000000"/>
          <w:kern w:val="0"/>
          <w:sz w:val="20"/>
          <w:szCs w:val="20"/>
        </w:rPr>
        <w:t>上海科学普及出版社</w:t>
      </w:r>
      <w:r w:rsidRPr="00FD6780">
        <w:rPr>
          <w:color w:val="000000"/>
          <w:kern w:val="0"/>
          <w:sz w:val="20"/>
          <w:szCs w:val="20"/>
        </w:rPr>
        <w:t>.</w:t>
      </w:r>
      <w:bookmarkEnd w:id="216"/>
    </w:p>
    <w:p w14:paraId="3BBDB8A1" w14:textId="77777777" w:rsidR="00FD6780" w:rsidRPr="00FD6780" w:rsidRDefault="00FD6780" w:rsidP="00FD6780">
      <w:pPr>
        <w:autoSpaceDE w:val="0"/>
        <w:autoSpaceDN w:val="0"/>
        <w:adjustRightInd w:val="0"/>
        <w:ind w:left="240" w:firstLineChars="0" w:hanging="240"/>
        <w:rPr>
          <w:rFonts w:ascii="SimSun"/>
          <w:kern w:val="0"/>
          <w:szCs w:val="24"/>
        </w:rPr>
      </w:pPr>
      <w:bookmarkStart w:id="217" w:name="_neb17067CA8_C9F3_4548_8D81_815C0C08A748"/>
      <w:r w:rsidRPr="00FD6780">
        <w:rPr>
          <w:color w:val="000000"/>
          <w:kern w:val="0"/>
          <w:sz w:val="20"/>
          <w:szCs w:val="20"/>
        </w:rPr>
        <w:t>Mensah, F. K., &amp; Kiernan, K. E. (2010). Parents</w:t>
      </w:r>
      <w:r w:rsidRPr="00FD6780">
        <w:rPr>
          <w:rFonts w:ascii="SimSun" w:cs="SimSun" w:hint="eastAsia"/>
          <w:color w:val="000000"/>
          <w:kern w:val="0"/>
          <w:sz w:val="20"/>
          <w:szCs w:val="20"/>
        </w:rPr>
        <w:t>’</w:t>
      </w:r>
      <w:r w:rsidRPr="00FD6780">
        <w:rPr>
          <w:color w:val="000000"/>
          <w:kern w:val="0"/>
          <w:sz w:val="20"/>
          <w:szCs w:val="20"/>
        </w:rPr>
        <w:t xml:space="preserve"> mental health and children</w:t>
      </w:r>
      <w:r w:rsidRPr="00FD6780">
        <w:rPr>
          <w:rFonts w:ascii="SimSun" w:cs="SimSun" w:hint="eastAsia"/>
          <w:color w:val="000000"/>
          <w:kern w:val="0"/>
          <w:sz w:val="20"/>
          <w:szCs w:val="20"/>
        </w:rPr>
        <w:t>’</w:t>
      </w:r>
      <w:r w:rsidRPr="00FD6780">
        <w:rPr>
          <w:color w:val="000000"/>
          <w:kern w:val="0"/>
          <w:sz w:val="20"/>
          <w:szCs w:val="20"/>
        </w:rPr>
        <w:t xml:space="preserve">s cognitive and social development: families in England in the Millennium Cohort Study. </w:t>
      </w:r>
      <w:r w:rsidRPr="00FD6780">
        <w:rPr>
          <w:i/>
          <w:iCs/>
          <w:color w:val="000000"/>
          <w:kern w:val="0"/>
          <w:sz w:val="20"/>
          <w:szCs w:val="20"/>
        </w:rPr>
        <w:t>Social Psychiatry and Psychiatric Epidemiology</w:t>
      </w:r>
      <w:r w:rsidRPr="00FD6780">
        <w:rPr>
          <w:color w:val="000000"/>
          <w:kern w:val="0"/>
          <w:sz w:val="20"/>
          <w:szCs w:val="20"/>
        </w:rPr>
        <w:t xml:space="preserve">, </w:t>
      </w:r>
      <w:r w:rsidRPr="00FD6780">
        <w:rPr>
          <w:i/>
          <w:iCs/>
          <w:color w:val="000000"/>
          <w:kern w:val="0"/>
          <w:sz w:val="20"/>
          <w:szCs w:val="20"/>
        </w:rPr>
        <w:t>45</w:t>
      </w:r>
      <w:r w:rsidRPr="00FD6780">
        <w:rPr>
          <w:color w:val="000000"/>
          <w:kern w:val="0"/>
          <w:sz w:val="20"/>
          <w:szCs w:val="20"/>
        </w:rPr>
        <w:t>, 1023-1035.</w:t>
      </w:r>
      <w:bookmarkEnd w:id="217"/>
    </w:p>
    <w:p w14:paraId="7860CEA7" w14:textId="77777777" w:rsidR="00FD6780" w:rsidRPr="00FD6780" w:rsidRDefault="00FD6780" w:rsidP="00FD6780">
      <w:pPr>
        <w:autoSpaceDE w:val="0"/>
        <w:autoSpaceDN w:val="0"/>
        <w:adjustRightInd w:val="0"/>
        <w:ind w:left="240" w:firstLineChars="0" w:hanging="240"/>
        <w:rPr>
          <w:rFonts w:ascii="SimSun"/>
          <w:kern w:val="0"/>
          <w:szCs w:val="24"/>
        </w:rPr>
      </w:pPr>
      <w:bookmarkStart w:id="218" w:name="_nebDDCEF502_1841_4572_874B_FC537D3841AF"/>
      <w:r w:rsidRPr="00FD6780">
        <w:rPr>
          <w:rFonts w:ascii="SimSun" w:cs="SimSun" w:hint="eastAsia"/>
          <w:color w:val="000000"/>
          <w:kern w:val="0"/>
          <w:sz w:val="20"/>
          <w:szCs w:val="20"/>
        </w:rPr>
        <w:t>金华</w:t>
      </w:r>
      <w:r w:rsidRPr="00FD6780">
        <w:rPr>
          <w:color w:val="000000"/>
          <w:kern w:val="0"/>
          <w:sz w:val="20"/>
          <w:szCs w:val="20"/>
        </w:rPr>
        <w:t xml:space="preserve">, </w:t>
      </w:r>
      <w:r w:rsidRPr="00FD6780">
        <w:rPr>
          <w:rFonts w:ascii="SimSun" w:cs="SimSun" w:hint="eastAsia"/>
          <w:color w:val="000000"/>
          <w:kern w:val="0"/>
          <w:sz w:val="20"/>
          <w:szCs w:val="20"/>
        </w:rPr>
        <w:t>吴文源</w:t>
      </w:r>
      <w:r w:rsidRPr="00FD6780">
        <w:rPr>
          <w:color w:val="000000"/>
          <w:kern w:val="0"/>
          <w:sz w:val="20"/>
          <w:szCs w:val="20"/>
        </w:rPr>
        <w:t xml:space="preserve">, </w:t>
      </w:r>
      <w:r w:rsidRPr="00FD6780">
        <w:rPr>
          <w:rFonts w:ascii="SimSun" w:cs="SimSun" w:hint="eastAsia"/>
          <w:color w:val="000000"/>
          <w:kern w:val="0"/>
          <w:sz w:val="20"/>
          <w:szCs w:val="20"/>
        </w:rPr>
        <w:t>张明园</w:t>
      </w:r>
      <w:r w:rsidRPr="00FD6780">
        <w:rPr>
          <w:color w:val="000000"/>
          <w:kern w:val="0"/>
          <w:sz w:val="20"/>
          <w:szCs w:val="20"/>
        </w:rPr>
        <w:t xml:space="preserve">. (1986). </w:t>
      </w:r>
      <w:r w:rsidRPr="00FD6780">
        <w:rPr>
          <w:rFonts w:ascii="SimSun" w:cs="SimSun" w:hint="eastAsia"/>
          <w:color w:val="000000"/>
          <w:kern w:val="0"/>
          <w:sz w:val="20"/>
          <w:szCs w:val="20"/>
        </w:rPr>
        <w:t>中国正常人</w:t>
      </w:r>
      <w:r w:rsidRPr="00FD6780">
        <w:rPr>
          <w:color w:val="000000"/>
          <w:kern w:val="0"/>
          <w:sz w:val="20"/>
          <w:szCs w:val="20"/>
        </w:rPr>
        <w:t>SCL-90</w:t>
      </w:r>
      <w:r w:rsidRPr="00FD6780">
        <w:rPr>
          <w:rFonts w:ascii="SimSun" w:cs="SimSun" w:hint="eastAsia"/>
          <w:color w:val="000000"/>
          <w:kern w:val="0"/>
          <w:sz w:val="20"/>
          <w:szCs w:val="20"/>
        </w:rPr>
        <w:t>评定结果的初步分析</w:t>
      </w:r>
      <w:r w:rsidRPr="00FD6780">
        <w:rPr>
          <w:color w:val="000000"/>
          <w:kern w:val="0"/>
          <w:sz w:val="20"/>
          <w:szCs w:val="20"/>
        </w:rPr>
        <w:t xml:space="preserve">. </w:t>
      </w:r>
      <w:r w:rsidRPr="00FD6780">
        <w:rPr>
          <w:rFonts w:ascii="SimSun" w:cs="SimSun" w:hint="eastAsia"/>
          <w:i/>
          <w:iCs/>
          <w:color w:val="000000"/>
          <w:kern w:val="0"/>
          <w:sz w:val="20"/>
          <w:szCs w:val="20"/>
        </w:rPr>
        <w:t>中国神经精神疾病杂志</w:t>
      </w:r>
      <w:r w:rsidRPr="00FD6780">
        <w:rPr>
          <w:color w:val="000000"/>
          <w:kern w:val="0"/>
          <w:sz w:val="20"/>
          <w:szCs w:val="20"/>
        </w:rPr>
        <w:t>(05), 260-263.</w:t>
      </w:r>
      <w:bookmarkEnd w:id="218"/>
    </w:p>
    <w:p w14:paraId="34E4D887" w14:textId="77777777" w:rsidR="00FD6780" w:rsidRPr="00FD6780" w:rsidRDefault="00FD6780" w:rsidP="00FD6780">
      <w:pPr>
        <w:autoSpaceDE w:val="0"/>
        <w:autoSpaceDN w:val="0"/>
        <w:adjustRightInd w:val="0"/>
        <w:ind w:left="240" w:firstLineChars="0" w:hanging="240"/>
        <w:rPr>
          <w:rFonts w:ascii="SimSun"/>
          <w:kern w:val="0"/>
          <w:szCs w:val="24"/>
        </w:rPr>
      </w:pPr>
      <w:bookmarkStart w:id="219" w:name="_nebD67D8778_7A49_4A5F_90D4_743E60B63E85"/>
      <w:r w:rsidRPr="00FD6780">
        <w:rPr>
          <w:color w:val="000000"/>
          <w:kern w:val="0"/>
          <w:sz w:val="20"/>
          <w:szCs w:val="20"/>
        </w:rPr>
        <w:t xml:space="preserve">Derogatis, L. R. (1973). SCL-90: an outpatient psychiatric rating scale-preliminary report. </w:t>
      </w:r>
      <w:r w:rsidRPr="00FD6780">
        <w:rPr>
          <w:i/>
          <w:iCs/>
          <w:color w:val="000000"/>
          <w:kern w:val="0"/>
          <w:sz w:val="20"/>
          <w:szCs w:val="20"/>
        </w:rPr>
        <w:t>Psychopharmacol Bull</w:t>
      </w:r>
      <w:r w:rsidRPr="00FD6780">
        <w:rPr>
          <w:color w:val="000000"/>
          <w:kern w:val="0"/>
          <w:sz w:val="20"/>
          <w:szCs w:val="20"/>
        </w:rPr>
        <w:t xml:space="preserve">, </w:t>
      </w:r>
      <w:r w:rsidRPr="00FD6780">
        <w:rPr>
          <w:i/>
          <w:iCs/>
          <w:color w:val="000000"/>
          <w:kern w:val="0"/>
          <w:sz w:val="20"/>
          <w:szCs w:val="20"/>
        </w:rPr>
        <w:t>9</w:t>
      </w:r>
      <w:r w:rsidRPr="00FD6780">
        <w:rPr>
          <w:color w:val="000000"/>
          <w:kern w:val="0"/>
          <w:sz w:val="20"/>
          <w:szCs w:val="20"/>
        </w:rPr>
        <w:t>, 13-28.</w:t>
      </w:r>
      <w:bookmarkEnd w:id="219"/>
    </w:p>
    <w:p w14:paraId="4A537042" w14:textId="77777777" w:rsidR="00FD6780" w:rsidRPr="00FD6780" w:rsidRDefault="00FD6780" w:rsidP="00FD6780">
      <w:pPr>
        <w:autoSpaceDE w:val="0"/>
        <w:autoSpaceDN w:val="0"/>
        <w:adjustRightInd w:val="0"/>
        <w:ind w:left="240" w:firstLineChars="0" w:hanging="240"/>
        <w:rPr>
          <w:rFonts w:ascii="SimSun"/>
          <w:kern w:val="0"/>
          <w:szCs w:val="24"/>
        </w:rPr>
      </w:pPr>
      <w:bookmarkStart w:id="220" w:name="_neb98859084_5A0C_444A_A621_4097BE0E297C"/>
      <w:r w:rsidRPr="00FD6780">
        <w:rPr>
          <w:color w:val="000000"/>
          <w:kern w:val="0"/>
          <w:sz w:val="20"/>
          <w:szCs w:val="20"/>
        </w:rPr>
        <w:t xml:space="preserve">Derogatis, L. R. (1977). </w:t>
      </w:r>
      <w:r w:rsidRPr="00FD6780">
        <w:rPr>
          <w:i/>
          <w:iCs/>
          <w:color w:val="000000"/>
          <w:kern w:val="0"/>
          <w:sz w:val="20"/>
          <w:szCs w:val="20"/>
        </w:rPr>
        <w:t>The SCL</w:t>
      </w:r>
      <w:r w:rsidRPr="00FD6780">
        <w:rPr>
          <w:rFonts w:ascii="SimSun" w:cs="SimSun" w:hint="eastAsia"/>
          <w:i/>
          <w:iCs/>
          <w:color w:val="000000"/>
          <w:kern w:val="0"/>
          <w:sz w:val="20"/>
          <w:szCs w:val="20"/>
        </w:rPr>
        <w:t>‐</w:t>
      </w:r>
      <w:r w:rsidRPr="00FD6780">
        <w:rPr>
          <w:i/>
          <w:iCs/>
          <w:color w:val="000000"/>
          <w:kern w:val="0"/>
          <w:sz w:val="20"/>
          <w:szCs w:val="20"/>
        </w:rPr>
        <w:t>90: Administration, Scoring and Procedures Manual</w:t>
      </w:r>
      <w:r w:rsidRPr="00FD6780">
        <w:rPr>
          <w:color w:val="000000"/>
          <w:kern w:val="0"/>
          <w:sz w:val="20"/>
          <w:szCs w:val="20"/>
        </w:rPr>
        <w:t>. Baltimore, MD, USA: John Hopkins University Press.</w:t>
      </w:r>
      <w:bookmarkEnd w:id="220"/>
    </w:p>
    <w:p w14:paraId="7E067D2C" w14:textId="77777777" w:rsidR="00FD6780" w:rsidRPr="00FD6780" w:rsidRDefault="00FD6780" w:rsidP="00FD6780">
      <w:pPr>
        <w:autoSpaceDE w:val="0"/>
        <w:autoSpaceDN w:val="0"/>
        <w:adjustRightInd w:val="0"/>
        <w:ind w:left="240" w:firstLineChars="0" w:hanging="240"/>
        <w:rPr>
          <w:rFonts w:ascii="SimSun"/>
          <w:kern w:val="0"/>
          <w:szCs w:val="24"/>
        </w:rPr>
      </w:pPr>
      <w:bookmarkStart w:id="221" w:name="_nebA14C0043_FCE1_4208_869F_D0B37D7F9D4D"/>
      <w:r w:rsidRPr="00FD6780">
        <w:rPr>
          <w:color w:val="000000"/>
          <w:kern w:val="0"/>
          <w:sz w:val="20"/>
          <w:szCs w:val="20"/>
        </w:rPr>
        <w:t xml:space="preserve">Hoffmann, N. G., &amp; Overall, P. B. (1978). Factor structure of the SCL-90 in a psychiatric population. </w:t>
      </w:r>
      <w:r w:rsidRPr="00FD6780">
        <w:rPr>
          <w:i/>
          <w:iCs/>
          <w:color w:val="000000"/>
          <w:kern w:val="0"/>
          <w:sz w:val="20"/>
          <w:szCs w:val="20"/>
        </w:rPr>
        <w:t>Journal of Consulting and Clinical Psychology</w:t>
      </w:r>
      <w:r w:rsidRPr="00FD6780">
        <w:rPr>
          <w:color w:val="000000"/>
          <w:kern w:val="0"/>
          <w:sz w:val="20"/>
          <w:szCs w:val="20"/>
        </w:rPr>
        <w:t xml:space="preserve">, </w:t>
      </w:r>
      <w:r w:rsidRPr="00FD6780">
        <w:rPr>
          <w:i/>
          <w:iCs/>
          <w:color w:val="000000"/>
          <w:kern w:val="0"/>
          <w:sz w:val="20"/>
          <w:szCs w:val="20"/>
        </w:rPr>
        <w:t>46</w:t>
      </w:r>
      <w:r w:rsidRPr="00FD6780">
        <w:rPr>
          <w:color w:val="000000"/>
          <w:kern w:val="0"/>
          <w:sz w:val="20"/>
          <w:szCs w:val="20"/>
        </w:rPr>
        <w:t>(6), 1187.</w:t>
      </w:r>
      <w:bookmarkEnd w:id="221"/>
    </w:p>
    <w:p w14:paraId="59FD0216" w14:textId="77777777" w:rsidR="00FD6780" w:rsidRPr="00FD6780" w:rsidRDefault="00FD6780" w:rsidP="00FD6780">
      <w:pPr>
        <w:autoSpaceDE w:val="0"/>
        <w:autoSpaceDN w:val="0"/>
        <w:adjustRightInd w:val="0"/>
        <w:ind w:left="240" w:firstLineChars="0" w:hanging="240"/>
        <w:rPr>
          <w:rFonts w:ascii="SimSun"/>
          <w:kern w:val="0"/>
          <w:szCs w:val="24"/>
        </w:rPr>
      </w:pPr>
      <w:bookmarkStart w:id="222" w:name="_nebC43E6B44_7207_4F0F_810B_4277BD2CD00F"/>
      <w:r w:rsidRPr="00FD6780">
        <w:rPr>
          <w:rFonts w:ascii="SimSun" w:cs="SimSun" w:hint="eastAsia"/>
          <w:color w:val="000000"/>
          <w:kern w:val="0"/>
          <w:sz w:val="20"/>
          <w:szCs w:val="20"/>
        </w:rPr>
        <w:t>史从戎</w:t>
      </w:r>
      <w:r w:rsidRPr="00FD6780">
        <w:rPr>
          <w:color w:val="000000"/>
          <w:kern w:val="0"/>
          <w:sz w:val="20"/>
          <w:szCs w:val="20"/>
        </w:rPr>
        <w:t xml:space="preserve">, </w:t>
      </w:r>
      <w:r w:rsidRPr="00FD6780">
        <w:rPr>
          <w:rFonts w:ascii="SimSun" w:cs="SimSun" w:hint="eastAsia"/>
          <w:color w:val="000000"/>
          <w:kern w:val="0"/>
          <w:sz w:val="20"/>
          <w:szCs w:val="20"/>
        </w:rPr>
        <w:t>张曼华</w:t>
      </w:r>
      <w:r w:rsidRPr="00FD6780">
        <w:rPr>
          <w:color w:val="000000"/>
          <w:kern w:val="0"/>
          <w:sz w:val="20"/>
          <w:szCs w:val="20"/>
        </w:rPr>
        <w:t xml:space="preserve">, </w:t>
      </w:r>
      <w:r w:rsidRPr="00FD6780">
        <w:rPr>
          <w:rFonts w:ascii="SimSun" w:cs="SimSun" w:hint="eastAsia"/>
          <w:color w:val="000000"/>
          <w:kern w:val="0"/>
          <w:sz w:val="20"/>
          <w:szCs w:val="20"/>
        </w:rPr>
        <w:t>王宇</w:t>
      </w:r>
      <w:r w:rsidRPr="00FD6780">
        <w:rPr>
          <w:color w:val="000000"/>
          <w:kern w:val="0"/>
          <w:sz w:val="20"/>
          <w:szCs w:val="20"/>
        </w:rPr>
        <w:t xml:space="preserve">, </w:t>
      </w:r>
      <w:r w:rsidRPr="00FD6780">
        <w:rPr>
          <w:rFonts w:ascii="SimSun" w:cs="SimSun" w:hint="eastAsia"/>
          <w:color w:val="000000"/>
          <w:kern w:val="0"/>
          <w:sz w:val="20"/>
          <w:szCs w:val="20"/>
        </w:rPr>
        <w:t>来源</w:t>
      </w:r>
      <w:r w:rsidRPr="00FD6780">
        <w:rPr>
          <w:color w:val="000000"/>
          <w:kern w:val="0"/>
          <w:sz w:val="20"/>
          <w:szCs w:val="20"/>
        </w:rPr>
        <w:t xml:space="preserve">, </w:t>
      </w:r>
      <w:r w:rsidRPr="00FD6780">
        <w:rPr>
          <w:rFonts w:ascii="SimSun" w:cs="SimSun" w:hint="eastAsia"/>
          <w:color w:val="000000"/>
          <w:kern w:val="0"/>
          <w:sz w:val="20"/>
          <w:szCs w:val="20"/>
        </w:rPr>
        <w:t>高保兴</w:t>
      </w:r>
      <w:r w:rsidRPr="00FD6780">
        <w:rPr>
          <w:color w:val="000000"/>
          <w:kern w:val="0"/>
          <w:sz w:val="20"/>
          <w:szCs w:val="20"/>
        </w:rPr>
        <w:t xml:space="preserve">, </w:t>
      </w:r>
      <w:r w:rsidRPr="00FD6780">
        <w:rPr>
          <w:rFonts w:ascii="SimSun" w:cs="SimSun" w:hint="eastAsia"/>
          <w:color w:val="000000"/>
          <w:kern w:val="0"/>
          <w:sz w:val="20"/>
          <w:szCs w:val="20"/>
        </w:rPr>
        <w:t>乔晓春</w:t>
      </w:r>
      <w:r w:rsidRPr="00FD6780">
        <w:rPr>
          <w:color w:val="000000"/>
          <w:kern w:val="0"/>
          <w:sz w:val="20"/>
          <w:szCs w:val="20"/>
        </w:rPr>
        <w:t xml:space="preserve">. (2011). </w:t>
      </w:r>
      <w:r w:rsidRPr="00FD6780">
        <w:rPr>
          <w:rFonts w:ascii="SimSun" w:cs="SimSun" w:hint="eastAsia"/>
          <w:color w:val="000000"/>
          <w:kern w:val="0"/>
          <w:sz w:val="20"/>
          <w:szCs w:val="20"/>
        </w:rPr>
        <w:t>我国部分农村地区受艾滋病影响儿童心理弹性的保护性因素研究</w:t>
      </w:r>
      <w:r w:rsidRPr="00FD6780">
        <w:rPr>
          <w:color w:val="000000"/>
          <w:kern w:val="0"/>
          <w:sz w:val="20"/>
          <w:szCs w:val="20"/>
        </w:rPr>
        <w:t xml:space="preserve">. </w:t>
      </w:r>
      <w:r w:rsidRPr="00FD6780">
        <w:rPr>
          <w:rFonts w:ascii="SimSun" w:cs="SimSun" w:hint="eastAsia"/>
          <w:i/>
          <w:iCs/>
          <w:color w:val="000000"/>
          <w:kern w:val="0"/>
          <w:sz w:val="20"/>
          <w:szCs w:val="20"/>
        </w:rPr>
        <w:t>中国儿童保健杂志</w:t>
      </w:r>
      <w:r w:rsidRPr="00FD6780">
        <w:rPr>
          <w:color w:val="000000"/>
          <w:kern w:val="0"/>
          <w:sz w:val="20"/>
          <w:szCs w:val="20"/>
        </w:rPr>
        <w:t xml:space="preserve">, </w:t>
      </w:r>
      <w:r w:rsidRPr="00FD6780">
        <w:rPr>
          <w:i/>
          <w:iCs/>
          <w:color w:val="000000"/>
          <w:kern w:val="0"/>
          <w:sz w:val="20"/>
          <w:szCs w:val="20"/>
        </w:rPr>
        <w:t>19</w:t>
      </w:r>
      <w:r w:rsidRPr="00FD6780">
        <w:rPr>
          <w:color w:val="000000"/>
          <w:kern w:val="0"/>
          <w:sz w:val="20"/>
          <w:szCs w:val="20"/>
        </w:rPr>
        <w:t>(01), 10-12.</w:t>
      </w:r>
      <w:bookmarkEnd w:id="222"/>
    </w:p>
    <w:p w14:paraId="5A45DEA2" w14:textId="77777777" w:rsidR="00FD6780" w:rsidRPr="00FD6780" w:rsidRDefault="00FD6780" w:rsidP="00FD6780">
      <w:pPr>
        <w:autoSpaceDE w:val="0"/>
        <w:autoSpaceDN w:val="0"/>
        <w:adjustRightInd w:val="0"/>
        <w:ind w:left="240" w:firstLineChars="0" w:hanging="240"/>
        <w:rPr>
          <w:rFonts w:ascii="SimSun"/>
          <w:kern w:val="0"/>
          <w:szCs w:val="24"/>
        </w:rPr>
      </w:pPr>
      <w:bookmarkStart w:id="223" w:name="_nebDF399C90_A5E6_4D6D_9A3D_E53628022513"/>
      <w:r w:rsidRPr="00FD6780">
        <w:rPr>
          <w:color w:val="000000"/>
          <w:kern w:val="0"/>
          <w:sz w:val="20"/>
          <w:szCs w:val="20"/>
        </w:rPr>
        <w:t xml:space="preserve">Radloff, L. S. (1991). The use of the Center for Epidemiologic Studies Depression Scale in adolescents and young adults. </w:t>
      </w:r>
      <w:r w:rsidRPr="00FD6780">
        <w:rPr>
          <w:i/>
          <w:iCs/>
          <w:color w:val="000000"/>
          <w:kern w:val="0"/>
          <w:sz w:val="20"/>
          <w:szCs w:val="20"/>
        </w:rPr>
        <w:t>Journal of Youth and Adolescence</w:t>
      </w:r>
      <w:r w:rsidRPr="00FD6780">
        <w:rPr>
          <w:color w:val="000000"/>
          <w:kern w:val="0"/>
          <w:sz w:val="20"/>
          <w:szCs w:val="20"/>
        </w:rPr>
        <w:t xml:space="preserve">, </w:t>
      </w:r>
      <w:r w:rsidRPr="00FD6780">
        <w:rPr>
          <w:i/>
          <w:iCs/>
          <w:color w:val="000000"/>
          <w:kern w:val="0"/>
          <w:sz w:val="20"/>
          <w:szCs w:val="20"/>
        </w:rPr>
        <w:t>20</w:t>
      </w:r>
      <w:r w:rsidRPr="00FD6780">
        <w:rPr>
          <w:color w:val="000000"/>
          <w:kern w:val="0"/>
          <w:sz w:val="20"/>
          <w:szCs w:val="20"/>
        </w:rPr>
        <w:t>(2), 149-166.</w:t>
      </w:r>
      <w:bookmarkEnd w:id="223"/>
    </w:p>
    <w:p w14:paraId="457AC21F" w14:textId="77777777" w:rsidR="00FD6780" w:rsidRPr="00FD6780" w:rsidRDefault="00FD6780" w:rsidP="00FD6780">
      <w:pPr>
        <w:autoSpaceDE w:val="0"/>
        <w:autoSpaceDN w:val="0"/>
        <w:adjustRightInd w:val="0"/>
        <w:ind w:left="240" w:firstLineChars="0" w:hanging="240"/>
        <w:rPr>
          <w:rFonts w:ascii="SimSun"/>
          <w:kern w:val="0"/>
          <w:szCs w:val="24"/>
        </w:rPr>
      </w:pPr>
      <w:bookmarkStart w:id="224" w:name="_neb00D5455E_4CFD_4D4F_AAC4_2350C5900BAA"/>
      <w:r w:rsidRPr="00FD6780">
        <w:rPr>
          <w:color w:val="000000"/>
          <w:kern w:val="0"/>
          <w:sz w:val="20"/>
          <w:szCs w:val="20"/>
        </w:rPr>
        <w:t xml:space="preserve">Cheng, C., Yen, C., Ko, C., &amp; Yen, J. (2012). Factor structure of the center for epidemiologic studies depression scale in Taiwanese adolescents. </w:t>
      </w:r>
      <w:r w:rsidRPr="00FD6780">
        <w:rPr>
          <w:i/>
          <w:iCs/>
          <w:color w:val="000000"/>
          <w:kern w:val="0"/>
          <w:sz w:val="20"/>
          <w:szCs w:val="20"/>
        </w:rPr>
        <w:t>Comprehensive Psychiatry</w:t>
      </w:r>
      <w:r w:rsidRPr="00FD6780">
        <w:rPr>
          <w:color w:val="000000"/>
          <w:kern w:val="0"/>
          <w:sz w:val="20"/>
          <w:szCs w:val="20"/>
        </w:rPr>
        <w:t xml:space="preserve">, </w:t>
      </w:r>
      <w:r w:rsidRPr="00FD6780">
        <w:rPr>
          <w:i/>
          <w:iCs/>
          <w:color w:val="000000"/>
          <w:kern w:val="0"/>
          <w:sz w:val="20"/>
          <w:szCs w:val="20"/>
        </w:rPr>
        <w:t>53</w:t>
      </w:r>
      <w:r w:rsidRPr="00FD6780">
        <w:rPr>
          <w:color w:val="000000"/>
          <w:kern w:val="0"/>
          <w:sz w:val="20"/>
          <w:szCs w:val="20"/>
        </w:rPr>
        <w:t>(3), 299-307.</w:t>
      </w:r>
      <w:bookmarkEnd w:id="224"/>
    </w:p>
    <w:p w14:paraId="1175EDDD" w14:textId="77777777" w:rsidR="00FD6780" w:rsidRPr="00FD6780" w:rsidRDefault="00FD6780" w:rsidP="00FD6780">
      <w:pPr>
        <w:autoSpaceDE w:val="0"/>
        <w:autoSpaceDN w:val="0"/>
        <w:adjustRightInd w:val="0"/>
        <w:ind w:left="240" w:firstLineChars="0" w:hanging="240"/>
        <w:rPr>
          <w:rFonts w:ascii="SimSun"/>
          <w:kern w:val="0"/>
          <w:szCs w:val="24"/>
        </w:rPr>
      </w:pPr>
      <w:bookmarkStart w:id="225" w:name="_nebEAD44E50_B4A4_444C_8FE9_4EEEE35664C0"/>
      <w:r w:rsidRPr="00FD6780">
        <w:rPr>
          <w:color w:val="000000"/>
          <w:kern w:val="0"/>
          <w:sz w:val="20"/>
          <w:szCs w:val="20"/>
        </w:rPr>
        <w:t xml:space="preserve">Lee, S. W., Stewart, S. M., Byrne, B. M., Wong, J. P., Ho, S. Y., Lee, P. W., &amp; Lam, T. H. (2008). Factor structure of the Center for Epidemiological Studies Depression scale in Hong Kong adolescents. </w:t>
      </w:r>
      <w:r w:rsidRPr="00FD6780">
        <w:rPr>
          <w:i/>
          <w:iCs/>
          <w:color w:val="000000"/>
          <w:kern w:val="0"/>
          <w:sz w:val="20"/>
          <w:szCs w:val="20"/>
        </w:rPr>
        <w:t>Journal of Personality Assessment</w:t>
      </w:r>
      <w:r w:rsidRPr="00FD6780">
        <w:rPr>
          <w:color w:val="000000"/>
          <w:kern w:val="0"/>
          <w:sz w:val="20"/>
          <w:szCs w:val="20"/>
        </w:rPr>
        <w:t xml:space="preserve">, </w:t>
      </w:r>
      <w:r w:rsidRPr="00FD6780">
        <w:rPr>
          <w:i/>
          <w:iCs/>
          <w:color w:val="000000"/>
          <w:kern w:val="0"/>
          <w:sz w:val="20"/>
          <w:szCs w:val="20"/>
        </w:rPr>
        <w:t>90</w:t>
      </w:r>
      <w:r w:rsidRPr="00FD6780">
        <w:rPr>
          <w:color w:val="000000"/>
          <w:kern w:val="0"/>
          <w:sz w:val="20"/>
          <w:szCs w:val="20"/>
        </w:rPr>
        <w:t>(2), 175-184.</w:t>
      </w:r>
      <w:bookmarkEnd w:id="225"/>
    </w:p>
    <w:p w14:paraId="7432FF83" w14:textId="77777777" w:rsidR="00FD6780" w:rsidRPr="00FD6780" w:rsidRDefault="00FD6780" w:rsidP="00FD6780">
      <w:pPr>
        <w:autoSpaceDE w:val="0"/>
        <w:autoSpaceDN w:val="0"/>
        <w:adjustRightInd w:val="0"/>
        <w:ind w:left="240" w:firstLineChars="0" w:hanging="240"/>
        <w:rPr>
          <w:rFonts w:ascii="SimSun"/>
          <w:kern w:val="0"/>
          <w:szCs w:val="24"/>
        </w:rPr>
      </w:pPr>
      <w:bookmarkStart w:id="226" w:name="_neb991DBBDD_4852_4483_988F_DB566D15F86D"/>
      <w:r w:rsidRPr="00FD6780">
        <w:rPr>
          <w:color w:val="000000"/>
          <w:kern w:val="0"/>
          <w:sz w:val="20"/>
          <w:szCs w:val="20"/>
        </w:rPr>
        <w:lastRenderedPageBreak/>
        <w:t xml:space="preserve">Cheung, C., &amp; Bagley, C. (1998). Validating an American scale in Hong Kong: the center for epidemiological studies depression scale (CES-D). </w:t>
      </w:r>
      <w:r w:rsidRPr="00FD6780">
        <w:rPr>
          <w:i/>
          <w:iCs/>
          <w:color w:val="000000"/>
          <w:kern w:val="0"/>
          <w:sz w:val="20"/>
          <w:szCs w:val="20"/>
        </w:rPr>
        <w:t>The Journal of Psychology</w:t>
      </w:r>
      <w:r w:rsidRPr="00FD6780">
        <w:rPr>
          <w:color w:val="000000"/>
          <w:kern w:val="0"/>
          <w:sz w:val="20"/>
          <w:szCs w:val="20"/>
        </w:rPr>
        <w:t xml:space="preserve">, </w:t>
      </w:r>
      <w:r w:rsidRPr="00FD6780">
        <w:rPr>
          <w:i/>
          <w:iCs/>
          <w:color w:val="000000"/>
          <w:kern w:val="0"/>
          <w:sz w:val="20"/>
          <w:szCs w:val="20"/>
        </w:rPr>
        <w:t>132</w:t>
      </w:r>
      <w:r w:rsidRPr="00FD6780">
        <w:rPr>
          <w:color w:val="000000"/>
          <w:kern w:val="0"/>
          <w:sz w:val="20"/>
          <w:szCs w:val="20"/>
        </w:rPr>
        <w:t>(2), 169-186.</w:t>
      </w:r>
      <w:bookmarkEnd w:id="226"/>
    </w:p>
    <w:p w14:paraId="638148B0" w14:textId="77777777" w:rsidR="00FD6780" w:rsidRPr="00FD6780" w:rsidRDefault="00FD6780" w:rsidP="00FD6780">
      <w:pPr>
        <w:autoSpaceDE w:val="0"/>
        <w:autoSpaceDN w:val="0"/>
        <w:adjustRightInd w:val="0"/>
        <w:ind w:left="240" w:firstLineChars="0" w:hanging="240"/>
        <w:rPr>
          <w:rFonts w:ascii="SimSun"/>
          <w:kern w:val="0"/>
          <w:szCs w:val="24"/>
        </w:rPr>
      </w:pPr>
      <w:bookmarkStart w:id="227" w:name="_nebB647F755_105E_42B2_B495_1AFE794B9276"/>
      <w:r w:rsidRPr="00FD6780">
        <w:rPr>
          <w:rFonts w:ascii="SimSun" w:cs="SimSun" w:hint="eastAsia"/>
          <w:color w:val="000000"/>
          <w:kern w:val="0"/>
          <w:sz w:val="20"/>
          <w:szCs w:val="20"/>
        </w:rPr>
        <w:t>陈祉妍</w:t>
      </w:r>
      <w:r w:rsidRPr="00FD6780">
        <w:rPr>
          <w:color w:val="000000"/>
          <w:kern w:val="0"/>
          <w:sz w:val="20"/>
          <w:szCs w:val="20"/>
        </w:rPr>
        <w:t xml:space="preserve">, </w:t>
      </w:r>
      <w:r w:rsidRPr="00FD6780">
        <w:rPr>
          <w:rFonts w:ascii="SimSun" w:cs="SimSun" w:hint="eastAsia"/>
          <w:color w:val="000000"/>
          <w:kern w:val="0"/>
          <w:sz w:val="20"/>
          <w:szCs w:val="20"/>
        </w:rPr>
        <w:t>杨小冬</w:t>
      </w:r>
      <w:r w:rsidRPr="00FD6780">
        <w:rPr>
          <w:color w:val="000000"/>
          <w:kern w:val="0"/>
          <w:sz w:val="20"/>
          <w:szCs w:val="20"/>
        </w:rPr>
        <w:t xml:space="preserve">, </w:t>
      </w:r>
      <w:r w:rsidRPr="00FD6780">
        <w:rPr>
          <w:rFonts w:ascii="SimSun" w:cs="SimSun" w:hint="eastAsia"/>
          <w:color w:val="000000"/>
          <w:kern w:val="0"/>
          <w:sz w:val="20"/>
          <w:szCs w:val="20"/>
        </w:rPr>
        <w:t>李新影</w:t>
      </w:r>
      <w:r w:rsidRPr="00FD6780">
        <w:rPr>
          <w:color w:val="000000"/>
          <w:kern w:val="0"/>
          <w:sz w:val="20"/>
          <w:szCs w:val="20"/>
        </w:rPr>
        <w:t xml:space="preserve">. (2009). </w:t>
      </w:r>
      <w:r w:rsidRPr="00FD6780">
        <w:rPr>
          <w:rFonts w:ascii="SimSun" w:cs="SimSun" w:hint="eastAsia"/>
          <w:color w:val="000000"/>
          <w:kern w:val="0"/>
          <w:sz w:val="20"/>
          <w:szCs w:val="20"/>
        </w:rPr>
        <w:t>流调中心抑郁量表在我国青少年中的试用</w:t>
      </w:r>
      <w:r w:rsidRPr="00FD6780">
        <w:rPr>
          <w:color w:val="000000"/>
          <w:kern w:val="0"/>
          <w:sz w:val="20"/>
          <w:szCs w:val="20"/>
        </w:rPr>
        <w:t xml:space="preserve">. </w:t>
      </w:r>
      <w:r w:rsidRPr="00FD6780">
        <w:rPr>
          <w:rFonts w:ascii="SimSun" w:cs="SimSun" w:hint="eastAsia"/>
          <w:i/>
          <w:iCs/>
          <w:color w:val="000000"/>
          <w:kern w:val="0"/>
          <w:sz w:val="20"/>
          <w:szCs w:val="20"/>
        </w:rPr>
        <w:t>中国临床心理学杂志</w:t>
      </w:r>
      <w:r w:rsidRPr="00FD6780">
        <w:rPr>
          <w:color w:val="000000"/>
          <w:kern w:val="0"/>
          <w:sz w:val="20"/>
          <w:szCs w:val="20"/>
        </w:rPr>
        <w:t xml:space="preserve">, </w:t>
      </w:r>
      <w:r w:rsidRPr="00FD6780">
        <w:rPr>
          <w:i/>
          <w:iCs/>
          <w:color w:val="000000"/>
          <w:kern w:val="0"/>
          <w:sz w:val="20"/>
          <w:szCs w:val="20"/>
        </w:rPr>
        <w:t>17</w:t>
      </w:r>
      <w:r w:rsidRPr="00FD6780">
        <w:rPr>
          <w:color w:val="000000"/>
          <w:kern w:val="0"/>
          <w:sz w:val="20"/>
          <w:szCs w:val="20"/>
        </w:rPr>
        <w:t>(04), 443-445.</w:t>
      </w:r>
      <w:bookmarkEnd w:id="227"/>
    </w:p>
    <w:p w14:paraId="71CE6AC4" w14:textId="77777777" w:rsidR="00FD6780" w:rsidRPr="00FD6780" w:rsidRDefault="00FD6780" w:rsidP="00FD6780">
      <w:pPr>
        <w:autoSpaceDE w:val="0"/>
        <w:autoSpaceDN w:val="0"/>
        <w:adjustRightInd w:val="0"/>
        <w:ind w:left="240" w:firstLineChars="0" w:hanging="240"/>
        <w:rPr>
          <w:rFonts w:ascii="SimSun"/>
          <w:kern w:val="0"/>
          <w:szCs w:val="24"/>
        </w:rPr>
      </w:pPr>
      <w:bookmarkStart w:id="228" w:name="_neb8B95C85E_EF2C_478B_A406_DA97F36823CB"/>
      <w:r w:rsidRPr="00FD6780">
        <w:rPr>
          <w:color w:val="000000"/>
          <w:kern w:val="0"/>
          <w:sz w:val="20"/>
          <w:szCs w:val="20"/>
        </w:rPr>
        <w:t>Wang, M., Armour, C., Wu, Y., Ren, F., Zhu, X., &amp; Yao, S. (2013). Factor structure of the CES</w:t>
      </w:r>
      <w:r w:rsidRPr="00FD6780">
        <w:rPr>
          <w:rFonts w:ascii="SimSun" w:cs="SimSun" w:hint="eastAsia"/>
          <w:color w:val="000000"/>
          <w:kern w:val="0"/>
          <w:sz w:val="20"/>
          <w:szCs w:val="20"/>
        </w:rPr>
        <w:t>‐</w:t>
      </w:r>
      <w:r w:rsidRPr="00FD6780">
        <w:rPr>
          <w:color w:val="000000"/>
          <w:kern w:val="0"/>
          <w:sz w:val="20"/>
          <w:szCs w:val="20"/>
        </w:rPr>
        <w:t xml:space="preserve">D and measurement invariance across gender in mainland Chinese adolescents. </w:t>
      </w:r>
      <w:r w:rsidRPr="00FD6780">
        <w:rPr>
          <w:i/>
          <w:iCs/>
          <w:color w:val="000000"/>
          <w:kern w:val="0"/>
          <w:sz w:val="20"/>
          <w:szCs w:val="20"/>
        </w:rPr>
        <w:t>Journal of Clinical Psychology</w:t>
      </w:r>
      <w:r w:rsidRPr="00FD6780">
        <w:rPr>
          <w:color w:val="000000"/>
          <w:kern w:val="0"/>
          <w:sz w:val="20"/>
          <w:szCs w:val="20"/>
        </w:rPr>
        <w:t xml:space="preserve">, </w:t>
      </w:r>
      <w:r w:rsidRPr="00FD6780">
        <w:rPr>
          <w:i/>
          <w:iCs/>
          <w:color w:val="000000"/>
          <w:kern w:val="0"/>
          <w:sz w:val="20"/>
          <w:szCs w:val="20"/>
        </w:rPr>
        <w:t>69</w:t>
      </w:r>
      <w:r w:rsidRPr="00FD6780">
        <w:rPr>
          <w:color w:val="000000"/>
          <w:kern w:val="0"/>
          <w:sz w:val="20"/>
          <w:szCs w:val="20"/>
        </w:rPr>
        <w:t>(9), 966-979.</w:t>
      </w:r>
      <w:bookmarkEnd w:id="228"/>
    </w:p>
    <w:p w14:paraId="16E2D173" w14:textId="77777777" w:rsidR="00FD6780" w:rsidRPr="00FD6780" w:rsidRDefault="00FD6780" w:rsidP="00FD6780">
      <w:pPr>
        <w:autoSpaceDE w:val="0"/>
        <w:autoSpaceDN w:val="0"/>
        <w:adjustRightInd w:val="0"/>
        <w:ind w:left="240" w:firstLineChars="0" w:hanging="240"/>
        <w:rPr>
          <w:rFonts w:ascii="SimSun"/>
          <w:kern w:val="0"/>
          <w:szCs w:val="24"/>
        </w:rPr>
      </w:pPr>
      <w:bookmarkStart w:id="229" w:name="_neb6F377297_0137_44A8_980F_86D1E634DF5D"/>
      <w:r w:rsidRPr="00FD6780">
        <w:rPr>
          <w:color w:val="000000"/>
          <w:kern w:val="0"/>
          <w:sz w:val="20"/>
          <w:szCs w:val="20"/>
        </w:rPr>
        <w:t xml:space="preserve">Yang, L., Jia, C., &amp; Qin, P. (2015). Reliability and validity of the Center for Epidemiologic Studies Depression Scale (CES-D) among suicide attempters and comparison residents in rural China. </w:t>
      </w:r>
      <w:r w:rsidRPr="00FD6780">
        <w:rPr>
          <w:i/>
          <w:iCs/>
          <w:color w:val="000000"/>
          <w:kern w:val="0"/>
          <w:sz w:val="20"/>
          <w:szCs w:val="20"/>
        </w:rPr>
        <w:t>BMC Psychiatry</w:t>
      </w:r>
      <w:r w:rsidRPr="00FD6780">
        <w:rPr>
          <w:color w:val="000000"/>
          <w:kern w:val="0"/>
          <w:sz w:val="20"/>
          <w:szCs w:val="20"/>
        </w:rPr>
        <w:t xml:space="preserve">, </w:t>
      </w:r>
      <w:r w:rsidRPr="00FD6780">
        <w:rPr>
          <w:i/>
          <w:iCs/>
          <w:color w:val="000000"/>
          <w:kern w:val="0"/>
          <w:sz w:val="20"/>
          <w:szCs w:val="20"/>
        </w:rPr>
        <w:t>15</w:t>
      </w:r>
      <w:r w:rsidRPr="00FD6780">
        <w:rPr>
          <w:color w:val="000000"/>
          <w:kern w:val="0"/>
          <w:sz w:val="20"/>
          <w:szCs w:val="20"/>
        </w:rPr>
        <w:t>(1), 1-8.</w:t>
      </w:r>
      <w:bookmarkEnd w:id="229"/>
    </w:p>
    <w:p w14:paraId="1689E027" w14:textId="77777777" w:rsidR="00FD6780" w:rsidRPr="00FD6780" w:rsidRDefault="00FD6780" w:rsidP="00FD6780">
      <w:pPr>
        <w:autoSpaceDE w:val="0"/>
        <w:autoSpaceDN w:val="0"/>
        <w:adjustRightInd w:val="0"/>
        <w:ind w:left="240" w:firstLineChars="0" w:hanging="240"/>
        <w:rPr>
          <w:rFonts w:ascii="SimSun"/>
          <w:kern w:val="0"/>
          <w:szCs w:val="24"/>
        </w:rPr>
      </w:pPr>
      <w:bookmarkStart w:id="230" w:name="_neb7ED0C6EF_CC9A_4C10_94EC_6D11B3561672"/>
      <w:r w:rsidRPr="00FD6780">
        <w:rPr>
          <w:color w:val="000000"/>
          <w:kern w:val="0"/>
          <w:sz w:val="20"/>
          <w:szCs w:val="20"/>
        </w:rPr>
        <w:t xml:space="preserve">Radloff, L. S. (1977). The CES-D scale: A self-report depression scale for research in the general population. </w:t>
      </w:r>
      <w:r w:rsidRPr="00FD6780">
        <w:rPr>
          <w:i/>
          <w:iCs/>
          <w:color w:val="000000"/>
          <w:kern w:val="0"/>
          <w:sz w:val="20"/>
          <w:szCs w:val="20"/>
        </w:rPr>
        <w:t>Applied Psychological Measurement</w:t>
      </w:r>
      <w:r w:rsidRPr="00FD6780">
        <w:rPr>
          <w:color w:val="000000"/>
          <w:kern w:val="0"/>
          <w:sz w:val="20"/>
          <w:szCs w:val="20"/>
        </w:rPr>
        <w:t xml:space="preserve">, </w:t>
      </w:r>
      <w:r w:rsidRPr="00FD6780">
        <w:rPr>
          <w:i/>
          <w:iCs/>
          <w:color w:val="000000"/>
          <w:kern w:val="0"/>
          <w:sz w:val="20"/>
          <w:szCs w:val="20"/>
        </w:rPr>
        <w:t>1</w:t>
      </w:r>
      <w:r w:rsidRPr="00FD6780">
        <w:rPr>
          <w:color w:val="000000"/>
          <w:kern w:val="0"/>
          <w:sz w:val="20"/>
          <w:szCs w:val="20"/>
        </w:rPr>
        <w:t>(3), 385-401.</w:t>
      </w:r>
      <w:bookmarkEnd w:id="230"/>
    </w:p>
    <w:p w14:paraId="4268F48F" w14:textId="77777777" w:rsidR="00FD6780" w:rsidRPr="00FD6780" w:rsidRDefault="00FD6780" w:rsidP="00FD6780">
      <w:pPr>
        <w:autoSpaceDE w:val="0"/>
        <w:autoSpaceDN w:val="0"/>
        <w:adjustRightInd w:val="0"/>
        <w:ind w:left="240" w:firstLineChars="0" w:hanging="240"/>
        <w:rPr>
          <w:rFonts w:ascii="SimSun"/>
          <w:kern w:val="0"/>
          <w:szCs w:val="24"/>
        </w:rPr>
      </w:pPr>
      <w:bookmarkStart w:id="231" w:name="_nebE1835335_57AE_43D0_B39F_6325EE6207A3"/>
      <w:r w:rsidRPr="00FD6780">
        <w:rPr>
          <w:rFonts w:ascii="SimSun" w:cs="SimSun" w:hint="eastAsia"/>
          <w:color w:val="000000"/>
          <w:kern w:val="0"/>
          <w:sz w:val="20"/>
          <w:szCs w:val="20"/>
        </w:rPr>
        <w:t>潘丝媛</w:t>
      </w:r>
      <w:r w:rsidRPr="00FD6780">
        <w:rPr>
          <w:color w:val="000000"/>
          <w:kern w:val="0"/>
          <w:sz w:val="20"/>
          <w:szCs w:val="20"/>
        </w:rPr>
        <w:t xml:space="preserve">, </w:t>
      </w:r>
      <w:r w:rsidRPr="00FD6780">
        <w:rPr>
          <w:rFonts w:ascii="SimSun" w:cs="SimSun" w:hint="eastAsia"/>
          <w:color w:val="000000"/>
          <w:kern w:val="0"/>
          <w:sz w:val="20"/>
          <w:szCs w:val="20"/>
        </w:rPr>
        <w:t>李武权</w:t>
      </w:r>
      <w:r w:rsidRPr="00FD6780">
        <w:rPr>
          <w:color w:val="000000"/>
          <w:kern w:val="0"/>
          <w:sz w:val="20"/>
          <w:szCs w:val="20"/>
        </w:rPr>
        <w:t xml:space="preserve">, </w:t>
      </w:r>
      <w:r w:rsidRPr="00FD6780">
        <w:rPr>
          <w:rFonts w:ascii="SimSun" w:cs="SimSun" w:hint="eastAsia"/>
          <w:color w:val="000000"/>
          <w:kern w:val="0"/>
          <w:sz w:val="20"/>
          <w:szCs w:val="20"/>
        </w:rPr>
        <w:t>黎明</w:t>
      </w:r>
      <w:r w:rsidRPr="00FD6780">
        <w:rPr>
          <w:color w:val="000000"/>
          <w:kern w:val="0"/>
          <w:sz w:val="20"/>
          <w:szCs w:val="20"/>
        </w:rPr>
        <w:t xml:space="preserve">, </w:t>
      </w:r>
      <w:r w:rsidRPr="00FD6780">
        <w:rPr>
          <w:rFonts w:ascii="SimSun" w:cs="SimSun" w:hint="eastAsia"/>
          <w:color w:val="000000"/>
          <w:kern w:val="0"/>
          <w:sz w:val="20"/>
          <w:szCs w:val="20"/>
        </w:rPr>
        <w:t>郭蓝</w:t>
      </w:r>
      <w:r w:rsidRPr="00FD6780">
        <w:rPr>
          <w:color w:val="000000"/>
          <w:kern w:val="0"/>
          <w:sz w:val="20"/>
          <w:szCs w:val="20"/>
        </w:rPr>
        <w:t xml:space="preserve">, </w:t>
      </w:r>
      <w:r w:rsidRPr="00FD6780">
        <w:rPr>
          <w:rFonts w:ascii="SimSun" w:cs="SimSun" w:hint="eastAsia"/>
          <w:color w:val="000000"/>
          <w:kern w:val="0"/>
          <w:sz w:val="20"/>
          <w:szCs w:val="20"/>
        </w:rPr>
        <w:t>邓雪清</w:t>
      </w:r>
      <w:r w:rsidRPr="00FD6780">
        <w:rPr>
          <w:color w:val="000000"/>
          <w:kern w:val="0"/>
          <w:sz w:val="20"/>
          <w:szCs w:val="20"/>
        </w:rPr>
        <w:t xml:space="preserve">, </w:t>
      </w:r>
      <w:r w:rsidRPr="00FD6780">
        <w:rPr>
          <w:rFonts w:ascii="SimSun" w:cs="SimSun" w:hint="eastAsia"/>
          <w:color w:val="000000"/>
          <w:kern w:val="0"/>
          <w:sz w:val="20"/>
          <w:szCs w:val="20"/>
        </w:rPr>
        <w:t>卢次勇</w:t>
      </w:r>
      <w:r w:rsidRPr="00FD6780">
        <w:rPr>
          <w:color w:val="000000"/>
          <w:kern w:val="0"/>
          <w:sz w:val="20"/>
          <w:szCs w:val="20"/>
        </w:rPr>
        <w:t xml:space="preserve">. (2018). </w:t>
      </w:r>
      <w:r w:rsidRPr="00FD6780">
        <w:rPr>
          <w:rFonts w:ascii="SimSun" w:cs="SimSun" w:hint="eastAsia"/>
          <w:color w:val="000000"/>
          <w:kern w:val="0"/>
          <w:sz w:val="20"/>
          <w:szCs w:val="20"/>
        </w:rPr>
        <w:t>广州市中学生网络成瘾与自杀相关行为的关系</w:t>
      </w:r>
      <w:r w:rsidRPr="00FD6780">
        <w:rPr>
          <w:color w:val="000000"/>
          <w:kern w:val="0"/>
          <w:sz w:val="20"/>
          <w:szCs w:val="20"/>
        </w:rPr>
        <w:t xml:space="preserve">. </w:t>
      </w:r>
      <w:r w:rsidRPr="00FD6780">
        <w:rPr>
          <w:rFonts w:ascii="SimSun" w:cs="SimSun" w:hint="eastAsia"/>
          <w:i/>
          <w:iCs/>
          <w:color w:val="000000"/>
          <w:kern w:val="0"/>
          <w:sz w:val="20"/>
          <w:szCs w:val="20"/>
        </w:rPr>
        <w:t>中国学校卫生</w:t>
      </w:r>
      <w:r w:rsidRPr="00FD6780">
        <w:rPr>
          <w:color w:val="000000"/>
          <w:kern w:val="0"/>
          <w:sz w:val="20"/>
          <w:szCs w:val="20"/>
        </w:rPr>
        <w:t xml:space="preserve">, </w:t>
      </w:r>
      <w:r w:rsidRPr="00FD6780">
        <w:rPr>
          <w:i/>
          <w:iCs/>
          <w:color w:val="000000"/>
          <w:kern w:val="0"/>
          <w:sz w:val="20"/>
          <w:szCs w:val="20"/>
        </w:rPr>
        <w:t>39</w:t>
      </w:r>
      <w:r w:rsidRPr="00FD6780">
        <w:rPr>
          <w:color w:val="000000"/>
          <w:kern w:val="0"/>
          <w:sz w:val="20"/>
          <w:szCs w:val="20"/>
        </w:rPr>
        <w:t>(02), 229-231.</w:t>
      </w:r>
      <w:bookmarkEnd w:id="231"/>
    </w:p>
    <w:p w14:paraId="4F7AFB39" w14:textId="77777777" w:rsidR="00FD6780" w:rsidRPr="00FD6780" w:rsidRDefault="00FD6780" w:rsidP="00FD6780">
      <w:pPr>
        <w:autoSpaceDE w:val="0"/>
        <w:autoSpaceDN w:val="0"/>
        <w:adjustRightInd w:val="0"/>
        <w:ind w:left="240" w:firstLineChars="0" w:hanging="240"/>
        <w:rPr>
          <w:rFonts w:ascii="SimSun"/>
          <w:kern w:val="0"/>
          <w:szCs w:val="24"/>
        </w:rPr>
      </w:pPr>
      <w:bookmarkStart w:id="232" w:name="_neb68B88979_1D5F_4E02_8E35_86A1BA5AA4B3"/>
      <w:r w:rsidRPr="00FD6780">
        <w:rPr>
          <w:color w:val="000000"/>
          <w:kern w:val="0"/>
          <w:sz w:val="20"/>
          <w:szCs w:val="20"/>
        </w:rPr>
        <w:t xml:space="preserve">Jiang, L., Wang, Y., Zhang, Y., Li, R., Wu, H., Li, C., ... Tao, Q. (2019). The reliability and validity of the center for epidemiologic studies depression scale (CES-D) for Chinese university students. </w:t>
      </w:r>
      <w:r w:rsidRPr="00FD6780">
        <w:rPr>
          <w:i/>
          <w:iCs/>
          <w:color w:val="000000"/>
          <w:kern w:val="0"/>
          <w:sz w:val="20"/>
          <w:szCs w:val="20"/>
        </w:rPr>
        <w:t>Frontiers in Psychiatry</w:t>
      </w:r>
      <w:r w:rsidRPr="00FD6780">
        <w:rPr>
          <w:color w:val="000000"/>
          <w:kern w:val="0"/>
          <w:sz w:val="20"/>
          <w:szCs w:val="20"/>
        </w:rPr>
        <w:t xml:space="preserve">, </w:t>
      </w:r>
      <w:r w:rsidRPr="00FD6780">
        <w:rPr>
          <w:i/>
          <w:iCs/>
          <w:color w:val="000000"/>
          <w:kern w:val="0"/>
          <w:sz w:val="20"/>
          <w:szCs w:val="20"/>
        </w:rPr>
        <w:t>10</w:t>
      </w:r>
      <w:r w:rsidRPr="00FD6780">
        <w:rPr>
          <w:color w:val="000000"/>
          <w:kern w:val="0"/>
          <w:sz w:val="20"/>
          <w:szCs w:val="20"/>
        </w:rPr>
        <w:t>, 315.</w:t>
      </w:r>
      <w:bookmarkEnd w:id="232"/>
    </w:p>
    <w:p w14:paraId="3C049B6A" w14:textId="77777777" w:rsidR="00FD6780" w:rsidRPr="00FD6780" w:rsidRDefault="00FD6780" w:rsidP="00FD6780">
      <w:pPr>
        <w:autoSpaceDE w:val="0"/>
        <w:autoSpaceDN w:val="0"/>
        <w:adjustRightInd w:val="0"/>
        <w:ind w:left="240" w:firstLineChars="0" w:hanging="240"/>
        <w:rPr>
          <w:rFonts w:ascii="SimSun"/>
          <w:kern w:val="0"/>
          <w:szCs w:val="24"/>
        </w:rPr>
      </w:pPr>
      <w:bookmarkStart w:id="233" w:name="_nebB3642D7B_3C3C_400C_B6A3_1975442408F5"/>
      <w:r w:rsidRPr="00FD6780">
        <w:rPr>
          <w:rFonts w:ascii="SimSun" w:cs="SimSun" w:hint="eastAsia"/>
          <w:color w:val="000000"/>
          <w:kern w:val="0"/>
          <w:sz w:val="20"/>
          <w:szCs w:val="20"/>
        </w:rPr>
        <w:t>刘平</w:t>
      </w:r>
      <w:r w:rsidRPr="00FD6780">
        <w:rPr>
          <w:color w:val="000000"/>
          <w:kern w:val="0"/>
          <w:sz w:val="20"/>
          <w:szCs w:val="20"/>
        </w:rPr>
        <w:t xml:space="preserve">. (1999). </w:t>
      </w:r>
      <w:r w:rsidRPr="00FD6780">
        <w:rPr>
          <w:rFonts w:ascii="SimSun" w:cs="SimSun" w:hint="eastAsia"/>
          <w:color w:val="000000"/>
          <w:kern w:val="0"/>
          <w:sz w:val="20"/>
          <w:szCs w:val="20"/>
        </w:rPr>
        <w:t>流调中心用抑郁量表（</w:t>
      </w:r>
      <w:r w:rsidRPr="00FD6780">
        <w:rPr>
          <w:color w:val="000000"/>
          <w:kern w:val="0"/>
          <w:sz w:val="20"/>
          <w:szCs w:val="20"/>
        </w:rPr>
        <w:t>Center for Epidemiological Studies Depression Scale</w:t>
      </w:r>
      <w:r w:rsidRPr="00FD6780">
        <w:rPr>
          <w:rFonts w:ascii="SimSun" w:cs="SimSun" w:hint="eastAsia"/>
          <w:color w:val="000000"/>
          <w:kern w:val="0"/>
          <w:sz w:val="20"/>
          <w:szCs w:val="20"/>
        </w:rPr>
        <w:t>，</w:t>
      </w:r>
      <w:r w:rsidRPr="00FD6780">
        <w:rPr>
          <w:color w:val="000000"/>
          <w:kern w:val="0"/>
          <w:sz w:val="20"/>
          <w:szCs w:val="20"/>
        </w:rPr>
        <w:t>CES-D</w:t>
      </w:r>
      <w:r w:rsidRPr="00FD6780">
        <w:rPr>
          <w:rFonts w:ascii="SimSun" w:cs="SimSun" w:hint="eastAsia"/>
          <w:color w:val="000000"/>
          <w:kern w:val="0"/>
          <w:sz w:val="20"/>
          <w:szCs w:val="20"/>
        </w:rPr>
        <w:t>）</w:t>
      </w:r>
      <w:r w:rsidRPr="00FD6780">
        <w:rPr>
          <w:color w:val="000000"/>
          <w:kern w:val="0"/>
          <w:sz w:val="20"/>
          <w:szCs w:val="20"/>
        </w:rPr>
        <w:t xml:space="preserve">. </w:t>
      </w:r>
      <w:r w:rsidRPr="00FD6780">
        <w:rPr>
          <w:rFonts w:ascii="SimSun" w:cs="SimSun" w:hint="eastAsia"/>
          <w:i/>
          <w:iCs/>
          <w:color w:val="000000"/>
          <w:kern w:val="0"/>
          <w:sz w:val="20"/>
          <w:szCs w:val="20"/>
        </w:rPr>
        <w:t>中国心理卫生杂志（增刊）</w:t>
      </w:r>
      <w:r w:rsidRPr="00FD6780">
        <w:rPr>
          <w:color w:val="000000"/>
          <w:kern w:val="0"/>
          <w:sz w:val="20"/>
          <w:szCs w:val="20"/>
        </w:rPr>
        <w:t>, 200-202.</w:t>
      </w:r>
      <w:bookmarkEnd w:id="233"/>
    </w:p>
    <w:p w14:paraId="17CB05F4" w14:textId="77777777" w:rsidR="00FD6780" w:rsidRPr="00FD6780" w:rsidRDefault="00FD6780" w:rsidP="00FD6780">
      <w:pPr>
        <w:autoSpaceDE w:val="0"/>
        <w:autoSpaceDN w:val="0"/>
        <w:adjustRightInd w:val="0"/>
        <w:ind w:left="240" w:firstLineChars="0" w:hanging="240"/>
        <w:rPr>
          <w:rFonts w:ascii="SimSun"/>
          <w:kern w:val="0"/>
          <w:szCs w:val="24"/>
        </w:rPr>
      </w:pPr>
      <w:bookmarkStart w:id="234" w:name="_nebEDE67427_30E7_4C4E_9198_C36D159066AF"/>
      <w:r w:rsidRPr="00FD6780">
        <w:rPr>
          <w:rFonts w:ascii="SimSun" w:cs="SimSun" w:hint="eastAsia"/>
          <w:color w:val="000000"/>
          <w:kern w:val="0"/>
          <w:sz w:val="20"/>
          <w:szCs w:val="20"/>
        </w:rPr>
        <w:t>刘琰</w:t>
      </w:r>
      <w:r w:rsidRPr="00FD6780">
        <w:rPr>
          <w:color w:val="000000"/>
          <w:kern w:val="0"/>
          <w:sz w:val="20"/>
          <w:szCs w:val="20"/>
        </w:rPr>
        <w:t xml:space="preserve">, </w:t>
      </w:r>
      <w:r w:rsidRPr="00FD6780">
        <w:rPr>
          <w:rFonts w:ascii="SimSun" w:cs="SimSun" w:hint="eastAsia"/>
          <w:color w:val="000000"/>
          <w:kern w:val="0"/>
          <w:sz w:val="20"/>
          <w:szCs w:val="20"/>
        </w:rPr>
        <w:t>谭曦</w:t>
      </w:r>
      <w:r w:rsidRPr="00FD6780">
        <w:rPr>
          <w:color w:val="000000"/>
          <w:kern w:val="0"/>
          <w:sz w:val="20"/>
          <w:szCs w:val="20"/>
        </w:rPr>
        <w:t xml:space="preserve">, </w:t>
      </w:r>
      <w:r w:rsidRPr="00FD6780">
        <w:rPr>
          <w:rFonts w:ascii="SimSun" w:cs="SimSun" w:hint="eastAsia"/>
          <w:color w:val="000000"/>
          <w:kern w:val="0"/>
          <w:sz w:val="20"/>
          <w:szCs w:val="20"/>
        </w:rPr>
        <w:t>李扬</w:t>
      </w:r>
      <w:r w:rsidRPr="00FD6780">
        <w:rPr>
          <w:color w:val="000000"/>
          <w:kern w:val="0"/>
          <w:sz w:val="20"/>
          <w:szCs w:val="20"/>
        </w:rPr>
        <w:t xml:space="preserve">, </w:t>
      </w:r>
      <w:r w:rsidRPr="00FD6780">
        <w:rPr>
          <w:rFonts w:ascii="SimSun" w:cs="SimSun" w:hint="eastAsia"/>
          <w:color w:val="000000"/>
          <w:kern w:val="0"/>
          <w:sz w:val="20"/>
          <w:szCs w:val="20"/>
        </w:rPr>
        <w:t>徐芳</w:t>
      </w:r>
      <w:r w:rsidRPr="00FD6780">
        <w:rPr>
          <w:color w:val="000000"/>
          <w:kern w:val="0"/>
          <w:sz w:val="20"/>
          <w:szCs w:val="20"/>
        </w:rPr>
        <w:t xml:space="preserve">, </w:t>
      </w:r>
      <w:r w:rsidRPr="00FD6780">
        <w:rPr>
          <w:rFonts w:ascii="SimSun" w:cs="SimSun" w:hint="eastAsia"/>
          <w:color w:val="000000"/>
          <w:kern w:val="0"/>
          <w:sz w:val="20"/>
          <w:szCs w:val="20"/>
        </w:rPr>
        <w:t>张杰</w:t>
      </w:r>
      <w:r w:rsidRPr="00FD6780">
        <w:rPr>
          <w:color w:val="000000"/>
          <w:kern w:val="0"/>
          <w:sz w:val="20"/>
          <w:szCs w:val="20"/>
        </w:rPr>
        <w:t xml:space="preserve">, </w:t>
      </w:r>
      <w:r w:rsidRPr="00FD6780">
        <w:rPr>
          <w:rFonts w:ascii="SimSun" w:cs="SimSun" w:hint="eastAsia"/>
          <w:color w:val="000000"/>
          <w:kern w:val="0"/>
          <w:sz w:val="20"/>
          <w:szCs w:val="20"/>
        </w:rPr>
        <w:t>孔军辉</w:t>
      </w:r>
      <w:r w:rsidRPr="00FD6780">
        <w:rPr>
          <w:color w:val="000000"/>
          <w:kern w:val="0"/>
          <w:sz w:val="20"/>
          <w:szCs w:val="20"/>
        </w:rPr>
        <w:t xml:space="preserve">. (2015). </w:t>
      </w:r>
      <w:r w:rsidRPr="00FD6780">
        <w:rPr>
          <w:rFonts w:ascii="SimSun" w:cs="SimSun" w:hint="eastAsia"/>
          <w:color w:val="000000"/>
          <w:kern w:val="0"/>
          <w:sz w:val="20"/>
          <w:szCs w:val="20"/>
        </w:rPr>
        <w:t>大学生抑郁情绪现状及影响因素分析</w:t>
      </w:r>
      <w:r w:rsidRPr="00FD6780">
        <w:rPr>
          <w:color w:val="000000"/>
          <w:kern w:val="0"/>
          <w:sz w:val="20"/>
          <w:szCs w:val="20"/>
        </w:rPr>
        <w:t xml:space="preserve">. </w:t>
      </w:r>
      <w:r w:rsidRPr="00FD6780">
        <w:rPr>
          <w:rFonts w:ascii="SimSun" w:cs="SimSun" w:hint="eastAsia"/>
          <w:i/>
          <w:iCs/>
          <w:color w:val="000000"/>
          <w:kern w:val="0"/>
          <w:sz w:val="20"/>
          <w:szCs w:val="20"/>
        </w:rPr>
        <w:t>中华全科医学</w:t>
      </w:r>
      <w:r w:rsidRPr="00FD6780">
        <w:rPr>
          <w:color w:val="000000"/>
          <w:kern w:val="0"/>
          <w:sz w:val="20"/>
          <w:szCs w:val="20"/>
        </w:rPr>
        <w:t xml:space="preserve">, </w:t>
      </w:r>
      <w:r w:rsidRPr="00FD6780">
        <w:rPr>
          <w:i/>
          <w:iCs/>
          <w:color w:val="000000"/>
          <w:kern w:val="0"/>
          <w:sz w:val="20"/>
          <w:szCs w:val="20"/>
        </w:rPr>
        <w:t>13</w:t>
      </w:r>
      <w:r w:rsidRPr="00FD6780">
        <w:rPr>
          <w:color w:val="000000"/>
          <w:kern w:val="0"/>
          <w:sz w:val="20"/>
          <w:szCs w:val="20"/>
        </w:rPr>
        <w:t>(01), 91-93.</w:t>
      </w:r>
      <w:bookmarkEnd w:id="234"/>
    </w:p>
    <w:p w14:paraId="62B03050" w14:textId="77777777" w:rsidR="00FD6780" w:rsidRPr="00FD6780" w:rsidRDefault="00FD6780" w:rsidP="00FD6780">
      <w:pPr>
        <w:autoSpaceDE w:val="0"/>
        <w:autoSpaceDN w:val="0"/>
        <w:adjustRightInd w:val="0"/>
        <w:ind w:left="240" w:firstLineChars="0" w:hanging="240"/>
        <w:rPr>
          <w:rFonts w:ascii="SimSun"/>
          <w:kern w:val="0"/>
          <w:szCs w:val="24"/>
        </w:rPr>
      </w:pPr>
      <w:bookmarkStart w:id="235" w:name="_neb78C16136_B49E_4380_B658_32FAF459F560"/>
      <w:r w:rsidRPr="00FD6780">
        <w:rPr>
          <w:color w:val="000000"/>
          <w:kern w:val="0"/>
          <w:sz w:val="20"/>
          <w:szCs w:val="20"/>
        </w:rPr>
        <w:t>Kovacs, M. (1992). Children</w:t>
      </w:r>
      <w:r w:rsidRPr="00FD6780">
        <w:rPr>
          <w:rFonts w:ascii="SimSun" w:cs="SimSun" w:hint="eastAsia"/>
          <w:color w:val="000000"/>
          <w:kern w:val="0"/>
          <w:sz w:val="20"/>
          <w:szCs w:val="20"/>
        </w:rPr>
        <w:t>’</w:t>
      </w:r>
      <w:r w:rsidRPr="00FD6780">
        <w:rPr>
          <w:color w:val="000000"/>
          <w:kern w:val="0"/>
          <w:sz w:val="20"/>
          <w:szCs w:val="20"/>
        </w:rPr>
        <w:t xml:space="preserve">s depression inventory. </w:t>
      </w:r>
      <w:r w:rsidRPr="00FD6780">
        <w:rPr>
          <w:i/>
          <w:iCs/>
          <w:color w:val="000000"/>
          <w:kern w:val="0"/>
          <w:sz w:val="20"/>
          <w:szCs w:val="20"/>
        </w:rPr>
        <w:t>Acta Paedopsychiatrica: International Journal of Child &amp; Adolescent Psychiatry</w:t>
      </w:r>
      <w:r w:rsidRPr="00FD6780">
        <w:rPr>
          <w:color w:val="000000"/>
          <w:kern w:val="0"/>
          <w:sz w:val="20"/>
          <w:szCs w:val="20"/>
        </w:rPr>
        <w:t>.</w:t>
      </w:r>
      <w:bookmarkEnd w:id="235"/>
    </w:p>
    <w:p w14:paraId="1C3A62A1" w14:textId="77777777" w:rsidR="00FD6780" w:rsidRPr="00FD6780" w:rsidRDefault="00FD6780" w:rsidP="00FD6780">
      <w:pPr>
        <w:autoSpaceDE w:val="0"/>
        <w:autoSpaceDN w:val="0"/>
        <w:adjustRightInd w:val="0"/>
        <w:ind w:left="240" w:firstLineChars="0" w:hanging="240"/>
        <w:rPr>
          <w:rFonts w:ascii="SimSun"/>
          <w:kern w:val="0"/>
          <w:szCs w:val="24"/>
        </w:rPr>
      </w:pPr>
      <w:bookmarkStart w:id="236" w:name="_neb38CC68F5_94C9_4273_9141_26E3DC2D63FE"/>
      <w:r w:rsidRPr="00FD6780">
        <w:rPr>
          <w:color w:val="000000"/>
          <w:kern w:val="0"/>
          <w:sz w:val="20"/>
          <w:szCs w:val="20"/>
        </w:rPr>
        <w:t xml:space="preserve">Beck, A. T., Ward, C. H., Mendelson, M., Mock, J., &amp; Erbaugh, J. (1961). An inventory for measuring depression. </w:t>
      </w:r>
      <w:r w:rsidRPr="00FD6780">
        <w:rPr>
          <w:i/>
          <w:iCs/>
          <w:color w:val="000000"/>
          <w:kern w:val="0"/>
          <w:sz w:val="20"/>
          <w:szCs w:val="20"/>
        </w:rPr>
        <w:t>Archives of General Psychiatry</w:t>
      </w:r>
      <w:r w:rsidRPr="00FD6780">
        <w:rPr>
          <w:color w:val="000000"/>
          <w:kern w:val="0"/>
          <w:sz w:val="20"/>
          <w:szCs w:val="20"/>
        </w:rPr>
        <w:t xml:space="preserve">, </w:t>
      </w:r>
      <w:r w:rsidRPr="00FD6780">
        <w:rPr>
          <w:i/>
          <w:iCs/>
          <w:color w:val="000000"/>
          <w:kern w:val="0"/>
          <w:sz w:val="20"/>
          <w:szCs w:val="20"/>
        </w:rPr>
        <w:t>4</w:t>
      </w:r>
      <w:r w:rsidRPr="00FD6780">
        <w:rPr>
          <w:color w:val="000000"/>
          <w:kern w:val="0"/>
          <w:sz w:val="20"/>
          <w:szCs w:val="20"/>
        </w:rPr>
        <w:t>(6), 561-571.</w:t>
      </w:r>
      <w:bookmarkEnd w:id="236"/>
    </w:p>
    <w:p w14:paraId="06E66DBE" w14:textId="77777777" w:rsidR="00FD6780" w:rsidRPr="00FD6780" w:rsidRDefault="00FD6780" w:rsidP="00FD6780">
      <w:pPr>
        <w:autoSpaceDE w:val="0"/>
        <w:autoSpaceDN w:val="0"/>
        <w:adjustRightInd w:val="0"/>
        <w:ind w:left="240" w:firstLineChars="0" w:hanging="240"/>
        <w:rPr>
          <w:rFonts w:ascii="SimSun"/>
          <w:kern w:val="0"/>
          <w:szCs w:val="24"/>
        </w:rPr>
      </w:pPr>
      <w:bookmarkStart w:id="237" w:name="_neb184C81B2_55EF_4F7F_BE77_AAE3F4FF4F70"/>
      <w:r w:rsidRPr="00FD6780">
        <w:rPr>
          <w:rFonts w:ascii="SimSun" w:cs="SimSun" w:hint="eastAsia"/>
          <w:color w:val="000000"/>
          <w:kern w:val="0"/>
          <w:sz w:val="20"/>
          <w:szCs w:val="20"/>
        </w:rPr>
        <w:t>洪忻</w:t>
      </w:r>
      <w:r w:rsidRPr="00FD6780">
        <w:rPr>
          <w:color w:val="000000"/>
          <w:kern w:val="0"/>
          <w:sz w:val="20"/>
          <w:szCs w:val="20"/>
        </w:rPr>
        <w:t xml:space="preserve">, </w:t>
      </w:r>
      <w:r w:rsidRPr="00FD6780">
        <w:rPr>
          <w:rFonts w:ascii="SimSun" w:cs="SimSun" w:hint="eastAsia"/>
          <w:color w:val="000000"/>
          <w:kern w:val="0"/>
          <w:sz w:val="20"/>
          <w:szCs w:val="20"/>
        </w:rPr>
        <w:t>李解权</w:t>
      </w:r>
      <w:r w:rsidRPr="00FD6780">
        <w:rPr>
          <w:color w:val="000000"/>
          <w:kern w:val="0"/>
          <w:sz w:val="20"/>
          <w:szCs w:val="20"/>
        </w:rPr>
        <w:t xml:space="preserve">, </w:t>
      </w:r>
      <w:r w:rsidRPr="00FD6780">
        <w:rPr>
          <w:rFonts w:ascii="SimSun" w:cs="SimSun" w:hint="eastAsia"/>
          <w:color w:val="000000"/>
          <w:kern w:val="0"/>
          <w:sz w:val="20"/>
          <w:szCs w:val="20"/>
        </w:rPr>
        <w:t>梁亚琼</w:t>
      </w:r>
      <w:r w:rsidRPr="00FD6780">
        <w:rPr>
          <w:color w:val="000000"/>
          <w:kern w:val="0"/>
          <w:sz w:val="20"/>
          <w:szCs w:val="20"/>
        </w:rPr>
        <w:t xml:space="preserve">, </w:t>
      </w:r>
      <w:r w:rsidRPr="00FD6780">
        <w:rPr>
          <w:rFonts w:ascii="SimSun" w:cs="SimSun" w:hint="eastAsia"/>
          <w:color w:val="000000"/>
          <w:kern w:val="0"/>
          <w:sz w:val="20"/>
          <w:szCs w:val="20"/>
        </w:rPr>
        <w:t>王志勇</w:t>
      </w:r>
      <w:r w:rsidRPr="00FD6780">
        <w:rPr>
          <w:color w:val="000000"/>
          <w:kern w:val="0"/>
          <w:sz w:val="20"/>
          <w:szCs w:val="20"/>
        </w:rPr>
        <w:t xml:space="preserve">, </w:t>
      </w:r>
      <w:r w:rsidRPr="00FD6780">
        <w:rPr>
          <w:rFonts w:ascii="SimSun" w:cs="SimSun" w:hint="eastAsia"/>
          <w:color w:val="000000"/>
          <w:kern w:val="0"/>
          <w:sz w:val="20"/>
          <w:szCs w:val="20"/>
        </w:rPr>
        <w:t>徐斐</w:t>
      </w:r>
      <w:r w:rsidRPr="00FD6780">
        <w:rPr>
          <w:color w:val="000000"/>
          <w:kern w:val="0"/>
          <w:sz w:val="20"/>
          <w:szCs w:val="20"/>
        </w:rPr>
        <w:t xml:space="preserve">. (2012). </w:t>
      </w:r>
      <w:r w:rsidRPr="00FD6780">
        <w:rPr>
          <w:rFonts w:ascii="SimSun" w:cs="SimSun" w:hint="eastAsia"/>
          <w:color w:val="000000"/>
          <w:kern w:val="0"/>
          <w:sz w:val="20"/>
          <w:szCs w:val="20"/>
        </w:rPr>
        <w:t>儿童抑郁量表中文版在中学生中的信效度分析</w:t>
      </w:r>
      <w:r w:rsidRPr="00FD6780">
        <w:rPr>
          <w:color w:val="000000"/>
          <w:kern w:val="0"/>
          <w:sz w:val="20"/>
          <w:szCs w:val="20"/>
        </w:rPr>
        <w:t xml:space="preserve">. </w:t>
      </w:r>
      <w:r w:rsidRPr="00FD6780">
        <w:rPr>
          <w:rFonts w:ascii="SimSun" w:cs="SimSun" w:hint="eastAsia"/>
          <w:i/>
          <w:iCs/>
          <w:color w:val="000000"/>
          <w:kern w:val="0"/>
          <w:sz w:val="20"/>
          <w:szCs w:val="20"/>
        </w:rPr>
        <w:t>中国学校卫生</w:t>
      </w:r>
      <w:r w:rsidRPr="00FD6780">
        <w:rPr>
          <w:color w:val="000000"/>
          <w:kern w:val="0"/>
          <w:sz w:val="20"/>
          <w:szCs w:val="20"/>
        </w:rPr>
        <w:t xml:space="preserve">, </w:t>
      </w:r>
      <w:r w:rsidRPr="00FD6780">
        <w:rPr>
          <w:i/>
          <w:iCs/>
          <w:color w:val="000000"/>
          <w:kern w:val="0"/>
          <w:sz w:val="20"/>
          <w:szCs w:val="20"/>
        </w:rPr>
        <w:t>33</w:t>
      </w:r>
      <w:r w:rsidRPr="00FD6780">
        <w:rPr>
          <w:color w:val="000000"/>
          <w:kern w:val="0"/>
          <w:sz w:val="20"/>
          <w:szCs w:val="20"/>
        </w:rPr>
        <w:t>(10), 1182-1185.</w:t>
      </w:r>
      <w:bookmarkEnd w:id="237"/>
    </w:p>
    <w:p w14:paraId="510CCECA" w14:textId="77777777" w:rsidR="00FD6780" w:rsidRPr="00FD6780" w:rsidRDefault="00FD6780" w:rsidP="00FD6780">
      <w:pPr>
        <w:autoSpaceDE w:val="0"/>
        <w:autoSpaceDN w:val="0"/>
        <w:adjustRightInd w:val="0"/>
        <w:ind w:left="240" w:firstLineChars="0" w:hanging="240"/>
        <w:rPr>
          <w:rFonts w:ascii="SimSun"/>
          <w:kern w:val="0"/>
          <w:szCs w:val="24"/>
        </w:rPr>
      </w:pPr>
      <w:bookmarkStart w:id="238" w:name="_nebF5CFC7F2_FB56_4D08_8106_7CB31B1407F7"/>
      <w:r w:rsidRPr="00FD6780">
        <w:rPr>
          <w:rFonts w:ascii="SimSun" w:cs="SimSun" w:hint="eastAsia"/>
          <w:color w:val="000000"/>
          <w:kern w:val="0"/>
          <w:sz w:val="20"/>
          <w:szCs w:val="20"/>
        </w:rPr>
        <w:t>陈海燕</w:t>
      </w:r>
      <w:r w:rsidRPr="00FD6780">
        <w:rPr>
          <w:color w:val="000000"/>
          <w:kern w:val="0"/>
          <w:sz w:val="20"/>
          <w:szCs w:val="20"/>
        </w:rPr>
        <w:t xml:space="preserve">, </w:t>
      </w:r>
      <w:r w:rsidRPr="00FD6780">
        <w:rPr>
          <w:rFonts w:ascii="SimSun" w:cs="SimSun" w:hint="eastAsia"/>
          <w:color w:val="000000"/>
          <w:kern w:val="0"/>
          <w:sz w:val="20"/>
          <w:szCs w:val="20"/>
        </w:rPr>
        <w:t>姚树桥</w:t>
      </w:r>
      <w:r w:rsidRPr="00FD6780">
        <w:rPr>
          <w:color w:val="000000"/>
          <w:kern w:val="0"/>
          <w:sz w:val="20"/>
          <w:szCs w:val="20"/>
        </w:rPr>
        <w:t xml:space="preserve">, </w:t>
      </w:r>
      <w:r w:rsidRPr="00FD6780">
        <w:rPr>
          <w:rFonts w:ascii="SimSun" w:cs="SimSun" w:hint="eastAsia"/>
          <w:color w:val="000000"/>
          <w:kern w:val="0"/>
          <w:sz w:val="20"/>
          <w:szCs w:val="20"/>
        </w:rPr>
        <w:t>明庆森</w:t>
      </w:r>
      <w:r w:rsidRPr="00FD6780">
        <w:rPr>
          <w:color w:val="000000"/>
          <w:kern w:val="0"/>
          <w:sz w:val="20"/>
          <w:szCs w:val="20"/>
        </w:rPr>
        <w:t xml:space="preserve">, </w:t>
      </w:r>
      <w:r w:rsidRPr="00FD6780">
        <w:rPr>
          <w:rFonts w:ascii="SimSun" w:cs="SimSun" w:hint="eastAsia"/>
          <w:color w:val="000000"/>
          <w:kern w:val="0"/>
          <w:sz w:val="20"/>
          <w:szCs w:val="20"/>
        </w:rPr>
        <w:t>侯婵娟</w:t>
      </w:r>
      <w:r w:rsidRPr="00FD6780">
        <w:rPr>
          <w:color w:val="000000"/>
          <w:kern w:val="0"/>
          <w:sz w:val="20"/>
          <w:szCs w:val="20"/>
        </w:rPr>
        <w:t xml:space="preserve">. (2012). </w:t>
      </w:r>
      <w:r w:rsidRPr="00FD6780">
        <w:rPr>
          <w:rFonts w:ascii="SimSun" w:cs="SimSun" w:hint="eastAsia"/>
          <w:color w:val="000000"/>
          <w:kern w:val="0"/>
          <w:sz w:val="20"/>
          <w:szCs w:val="20"/>
        </w:rPr>
        <w:t>中学生的抑郁症状与生活事件</w:t>
      </w:r>
      <w:r w:rsidRPr="00FD6780">
        <w:rPr>
          <w:color w:val="000000"/>
          <w:kern w:val="0"/>
          <w:sz w:val="20"/>
          <w:szCs w:val="20"/>
        </w:rPr>
        <w:t>:</w:t>
      </w:r>
      <w:r w:rsidRPr="00FD6780">
        <w:rPr>
          <w:rFonts w:ascii="SimSun" w:cs="SimSun" w:hint="eastAsia"/>
          <w:color w:val="000000"/>
          <w:kern w:val="0"/>
          <w:sz w:val="20"/>
          <w:szCs w:val="20"/>
        </w:rPr>
        <w:t>非适应性策略的中介作用</w:t>
      </w:r>
      <w:r w:rsidRPr="00FD6780">
        <w:rPr>
          <w:color w:val="000000"/>
          <w:kern w:val="0"/>
          <w:sz w:val="20"/>
          <w:szCs w:val="20"/>
        </w:rPr>
        <w:t xml:space="preserve">. </w:t>
      </w:r>
      <w:r w:rsidRPr="00FD6780">
        <w:rPr>
          <w:rFonts w:ascii="SimSun" w:cs="SimSun"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26</w:t>
      </w:r>
      <w:r w:rsidRPr="00FD6780">
        <w:rPr>
          <w:color w:val="000000"/>
          <w:kern w:val="0"/>
          <w:sz w:val="20"/>
          <w:szCs w:val="20"/>
        </w:rPr>
        <w:t>(10), 786-790.</w:t>
      </w:r>
      <w:bookmarkEnd w:id="238"/>
    </w:p>
    <w:p w14:paraId="73660122" w14:textId="77777777" w:rsidR="00FD6780" w:rsidRPr="00FD6780" w:rsidRDefault="00FD6780" w:rsidP="00FD6780">
      <w:pPr>
        <w:autoSpaceDE w:val="0"/>
        <w:autoSpaceDN w:val="0"/>
        <w:adjustRightInd w:val="0"/>
        <w:ind w:left="240" w:firstLineChars="0" w:hanging="240"/>
        <w:rPr>
          <w:rFonts w:ascii="SimSun"/>
          <w:kern w:val="0"/>
          <w:szCs w:val="24"/>
        </w:rPr>
      </w:pPr>
      <w:bookmarkStart w:id="239" w:name="_nebE78C994E_5130_41B9_BD41_B134D3F12970"/>
      <w:r w:rsidRPr="00FD6780">
        <w:rPr>
          <w:rFonts w:ascii="SimSun" w:cs="SimSun" w:hint="eastAsia"/>
          <w:color w:val="000000"/>
          <w:kern w:val="0"/>
          <w:sz w:val="20"/>
          <w:szCs w:val="20"/>
        </w:rPr>
        <w:t>俞大维</w:t>
      </w:r>
      <w:r w:rsidRPr="00FD6780">
        <w:rPr>
          <w:color w:val="000000"/>
          <w:kern w:val="0"/>
          <w:sz w:val="20"/>
          <w:szCs w:val="20"/>
        </w:rPr>
        <w:t xml:space="preserve">, </w:t>
      </w:r>
      <w:r w:rsidRPr="00FD6780">
        <w:rPr>
          <w:rFonts w:ascii="SimSun" w:cs="SimSun" w:hint="eastAsia"/>
          <w:color w:val="000000"/>
          <w:kern w:val="0"/>
          <w:sz w:val="20"/>
          <w:szCs w:val="20"/>
        </w:rPr>
        <w:t>李旭</w:t>
      </w:r>
      <w:r w:rsidRPr="00FD6780">
        <w:rPr>
          <w:color w:val="000000"/>
          <w:kern w:val="0"/>
          <w:sz w:val="20"/>
          <w:szCs w:val="20"/>
        </w:rPr>
        <w:t xml:space="preserve">. (2000). </w:t>
      </w:r>
      <w:r w:rsidRPr="00FD6780">
        <w:rPr>
          <w:rFonts w:ascii="SimSun" w:cs="SimSun" w:hint="eastAsia"/>
          <w:color w:val="000000"/>
          <w:kern w:val="0"/>
          <w:sz w:val="20"/>
          <w:szCs w:val="20"/>
        </w:rPr>
        <w:t>儿童抑郁量表</w:t>
      </w:r>
      <w:r w:rsidRPr="00FD6780">
        <w:rPr>
          <w:color w:val="000000"/>
          <w:kern w:val="0"/>
          <w:sz w:val="20"/>
          <w:szCs w:val="20"/>
        </w:rPr>
        <w:t>(CDI)</w:t>
      </w:r>
      <w:r w:rsidRPr="00FD6780">
        <w:rPr>
          <w:rFonts w:ascii="SimSun" w:cs="SimSun" w:hint="eastAsia"/>
          <w:color w:val="000000"/>
          <w:kern w:val="0"/>
          <w:sz w:val="20"/>
          <w:szCs w:val="20"/>
        </w:rPr>
        <w:t>在中国儿童中的初步运用</w:t>
      </w:r>
      <w:r w:rsidRPr="00FD6780">
        <w:rPr>
          <w:color w:val="000000"/>
          <w:kern w:val="0"/>
          <w:sz w:val="20"/>
          <w:szCs w:val="20"/>
        </w:rPr>
        <w:t xml:space="preserve">. </w:t>
      </w:r>
      <w:r w:rsidRPr="00FD6780">
        <w:rPr>
          <w:rFonts w:ascii="SimSun" w:cs="SimSun" w:hint="eastAsia"/>
          <w:i/>
          <w:iCs/>
          <w:color w:val="000000"/>
          <w:kern w:val="0"/>
          <w:sz w:val="20"/>
          <w:szCs w:val="20"/>
        </w:rPr>
        <w:t>中国心理卫生杂志</w:t>
      </w:r>
      <w:r w:rsidRPr="00FD6780">
        <w:rPr>
          <w:color w:val="000000"/>
          <w:kern w:val="0"/>
          <w:sz w:val="20"/>
          <w:szCs w:val="20"/>
        </w:rPr>
        <w:t>(04), 225-227.</w:t>
      </w:r>
      <w:bookmarkEnd w:id="239"/>
    </w:p>
    <w:p w14:paraId="2B4668D1" w14:textId="77777777" w:rsidR="00FD6780" w:rsidRPr="00FD6780" w:rsidRDefault="00FD6780" w:rsidP="00FD6780">
      <w:pPr>
        <w:autoSpaceDE w:val="0"/>
        <w:autoSpaceDN w:val="0"/>
        <w:adjustRightInd w:val="0"/>
        <w:ind w:left="240" w:firstLineChars="0" w:hanging="240"/>
        <w:rPr>
          <w:rFonts w:ascii="SimSun"/>
          <w:kern w:val="0"/>
          <w:szCs w:val="24"/>
        </w:rPr>
      </w:pPr>
      <w:bookmarkStart w:id="240" w:name="_neb432ED410_8361_4C4F_B6CC_EFF8B4FA0F24"/>
      <w:r w:rsidRPr="00FD6780">
        <w:rPr>
          <w:rFonts w:ascii="SimSun" w:cs="SimSun" w:hint="eastAsia"/>
          <w:color w:val="000000"/>
          <w:kern w:val="0"/>
          <w:sz w:val="20"/>
          <w:szCs w:val="20"/>
        </w:rPr>
        <w:t>吴文峰</w:t>
      </w:r>
      <w:r w:rsidRPr="00FD6780">
        <w:rPr>
          <w:color w:val="000000"/>
          <w:kern w:val="0"/>
          <w:sz w:val="20"/>
          <w:szCs w:val="20"/>
        </w:rPr>
        <w:t xml:space="preserve">, </w:t>
      </w:r>
      <w:r w:rsidRPr="00FD6780">
        <w:rPr>
          <w:rFonts w:ascii="SimSun" w:cs="SimSun" w:hint="eastAsia"/>
          <w:color w:val="000000"/>
          <w:kern w:val="0"/>
          <w:sz w:val="20"/>
          <w:szCs w:val="20"/>
        </w:rPr>
        <w:t>卢永彪</w:t>
      </w:r>
      <w:r w:rsidRPr="00FD6780">
        <w:rPr>
          <w:color w:val="000000"/>
          <w:kern w:val="0"/>
          <w:sz w:val="20"/>
          <w:szCs w:val="20"/>
        </w:rPr>
        <w:t xml:space="preserve">, </w:t>
      </w:r>
      <w:r w:rsidRPr="00FD6780">
        <w:rPr>
          <w:rFonts w:ascii="SimSun" w:cs="SimSun" w:hint="eastAsia"/>
          <w:color w:val="000000"/>
          <w:kern w:val="0"/>
          <w:sz w:val="20"/>
          <w:szCs w:val="20"/>
        </w:rPr>
        <w:t>谭芙蓉</w:t>
      </w:r>
      <w:r w:rsidRPr="00FD6780">
        <w:rPr>
          <w:color w:val="000000"/>
          <w:kern w:val="0"/>
          <w:sz w:val="20"/>
          <w:szCs w:val="20"/>
        </w:rPr>
        <w:t xml:space="preserve">, </w:t>
      </w:r>
      <w:r w:rsidRPr="00FD6780">
        <w:rPr>
          <w:rFonts w:ascii="SimSun" w:cs="SimSun" w:hint="eastAsia"/>
          <w:color w:val="000000"/>
          <w:kern w:val="0"/>
          <w:sz w:val="20"/>
          <w:szCs w:val="20"/>
        </w:rPr>
        <w:t>姚树桥</w:t>
      </w:r>
      <w:r w:rsidRPr="00FD6780">
        <w:rPr>
          <w:color w:val="000000"/>
          <w:kern w:val="0"/>
          <w:sz w:val="20"/>
          <w:szCs w:val="20"/>
        </w:rPr>
        <w:t xml:space="preserve">. (2010). </w:t>
      </w:r>
      <w:r w:rsidRPr="00FD6780">
        <w:rPr>
          <w:rFonts w:ascii="SimSun" w:cs="SimSun" w:hint="eastAsia"/>
          <w:color w:val="000000"/>
          <w:kern w:val="0"/>
          <w:sz w:val="20"/>
          <w:szCs w:val="20"/>
        </w:rPr>
        <w:t>儿童抑郁量表中文版在中小学生中的信效度</w:t>
      </w:r>
      <w:r w:rsidRPr="00FD6780">
        <w:rPr>
          <w:color w:val="000000"/>
          <w:kern w:val="0"/>
          <w:sz w:val="20"/>
          <w:szCs w:val="20"/>
        </w:rPr>
        <w:t xml:space="preserve">. </w:t>
      </w:r>
      <w:r w:rsidRPr="00FD6780">
        <w:rPr>
          <w:rFonts w:ascii="SimSun" w:cs="SimSun"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24</w:t>
      </w:r>
      <w:r w:rsidRPr="00FD6780">
        <w:rPr>
          <w:color w:val="000000"/>
          <w:kern w:val="0"/>
          <w:sz w:val="20"/>
          <w:szCs w:val="20"/>
        </w:rPr>
        <w:t>(10), 775-779.</w:t>
      </w:r>
      <w:bookmarkEnd w:id="240"/>
    </w:p>
    <w:p w14:paraId="472FF051" w14:textId="77777777" w:rsidR="00FD6780" w:rsidRPr="00FD6780" w:rsidRDefault="00FD6780" w:rsidP="00FD6780">
      <w:pPr>
        <w:autoSpaceDE w:val="0"/>
        <w:autoSpaceDN w:val="0"/>
        <w:adjustRightInd w:val="0"/>
        <w:ind w:left="240" w:firstLineChars="0" w:hanging="240"/>
        <w:rPr>
          <w:rFonts w:ascii="SimSun"/>
          <w:kern w:val="0"/>
          <w:szCs w:val="24"/>
        </w:rPr>
      </w:pPr>
      <w:bookmarkStart w:id="241" w:name="_neb83F452B6_4DE7_4977_BB84_5D7C3BD4C9B9"/>
      <w:r w:rsidRPr="00FD6780">
        <w:rPr>
          <w:color w:val="000000"/>
          <w:kern w:val="0"/>
          <w:sz w:val="20"/>
          <w:szCs w:val="20"/>
        </w:rPr>
        <w:t>Samm, A., Värnik, A., Tooding, L., Sisask, M., Kolves, K., &amp; Von Knorring, A. (2008). Children</w:t>
      </w:r>
      <w:r w:rsidRPr="00FD6780">
        <w:rPr>
          <w:rFonts w:ascii="SimSun" w:cs="SimSun" w:hint="eastAsia"/>
          <w:color w:val="000000"/>
          <w:kern w:val="0"/>
          <w:sz w:val="20"/>
          <w:szCs w:val="20"/>
        </w:rPr>
        <w:t>’</w:t>
      </w:r>
      <w:r w:rsidRPr="00FD6780">
        <w:rPr>
          <w:color w:val="000000"/>
          <w:kern w:val="0"/>
          <w:sz w:val="20"/>
          <w:szCs w:val="20"/>
        </w:rPr>
        <w:t xml:space="preserve">s depression inventory in Estonia: single items and factor structure by age and gender. </w:t>
      </w:r>
      <w:r w:rsidRPr="00FD6780">
        <w:rPr>
          <w:i/>
          <w:iCs/>
          <w:color w:val="000000"/>
          <w:kern w:val="0"/>
          <w:sz w:val="20"/>
          <w:szCs w:val="20"/>
        </w:rPr>
        <w:t>European Child &amp; Adolescent Psychiatry</w:t>
      </w:r>
      <w:r w:rsidRPr="00FD6780">
        <w:rPr>
          <w:color w:val="000000"/>
          <w:kern w:val="0"/>
          <w:sz w:val="20"/>
          <w:szCs w:val="20"/>
        </w:rPr>
        <w:t xml:space="preserve">, </w:t>
      </w:r>
      <w:r w:rsidRPr="00FD6780">
        <w:rPr>
          <w:i/>
          <w:iCs/>
          <w:color w:val="000000"/>
          <w:kern w:val="0"/>
          <w:sz w:val="20"/>
          <w:szCs w:val="20"/>
        </w:rPr>
        <w:t>17</w:t>
      </w:r>
      <w:r w:rsidRPr="00FD6780">
        <w:rPr>
          <w:color w:val="000000"/>
          <w:kern w:val="0"/>
          <w:sz w:val="20"/>
          <w:szCs w:val="20"/>
        </w:rPr>
        <w:t>, 162-170.</w:t>
      </w:r>
      <w:bookmarkEnd w:id="241"/>
    </w:p>
    <w:p w14:paraId="15233DD4" w14:textId="77777777" w:rsidR="00FD6780" w:rsidRPr="00FD6780" w:rsidRDefault="00FD6780" w:rsidP="00FD6780">
      <w:pPr>
        <w:autoSpaceDE w:val="0"/>
        <w:autoSpaceDN w:val="0"/>
        <w:adjustRightInd w:val="0"/>
        <w:ind w:left="240" w:firstLineChars="0" w:hanging="240"/>
        <w:rPr>
          <w:rFonts w:ascii="SimSun"/>
          <w:kern w:val="0"/>
          <w:szCs w:val="24"/>
        </w:rPr>
      </w:pPr>
      <w:bookmarkStart w:id="242" w:name="_nebEFE7D261_5111_493B_8B16_BEF977102415"/>
      <w:r w:rsidRPr="00FD6780">
        <w:rPr>
          <w:color w:val="000000"/>
          <w:kern w:val="0"/>
          <w:sz w:val="20"/>
          <w:szCs w:val="20"/>
        </w:rPr>
        <w:t xml:space="preserve">Kovas, M. (1985). The Children's Depression Inventory  (CDI). </w:t>
      </w:r>
      <w:r w:rsidRPr="00FD6780">
        <w:rPr>
          <w:i/>
          <w:iCs/>
          <w:color w:val="000000"/>
          <w:kern w:val="0"/>
          <w:sz w:val="20"/>
          <w:szCs w:val="20"/>
        </w:rPr>
        <w:t>Psychological Bulletin</w:t>
      </w:r>
      <w:r w:rsidRPr="00FD6780">
        <w:rPr>
          <w:color w:val="000000"/>
          <w:kern w:val="0"/>
          <w:sz w:val="20"/>
          <w:szCs w:val="20"/>
        </w:rPr>
        <w:t xml:space="preserve">, </w:t>
      </w:r>
      <w:r w:rsidRPr="00FD6780">
        <w:rPr>
          <w:i/>
          <w:iCs/>
          <w:color w:val="000000"/>
          <w:kern w:val="0"/>
          <w:sz w:val="20"/>
          <w:szCs w:val="20"/>
        </w:rPr>
        <w:t>21</w:t>
      </w:r>
      <w:r w:rsidRPr="00FD6780">
        <w:rPr>
          <w:color w:val="000000"/>
          <w:kern w:val="0"/>
          <w:sz w:val="20"/>
          <w:szCs w:val="20"/>
        </w:rPr>
        <w:t>, 995-998.</w:t>
      </w:r>
      <w:bookmarkEnd w:id="242"/>
    </w:p>
    <w:p w14:paraId="04079ECC" w14:textId="77777777" w:rsidR="00FD6780" w:rsidRPr="00FD6780" w:rsidRDefault="00FD6780" w:rsidP="00FD6780">
      <w:pPr>
        <w:autoSpaceDE w:val="0"/>
        <w:autoSpaceDN w:val="0"/>
        <w:adjustRightInd w:val="0"/>
        <w:ind w:left="240" w:firstLineChars="0" w:hanging="240"/>
        <w:rPr>
          <w:rFonts w:ascii="SimSun"/>
          <w:kern w:val="0"/>
          <w:szCs w:val="24"/>
        </w:rPr>
      </w:pPr>
      <w:bookmarkStart w:id="243" w:name="_neb7A1794CA_C9B8_4D8B_A725_2DF1A3722A1F"/>
      <w:r w:rsidRPr="00FD6780">
        <w:rPr>
          <w:rFonts w:ascii="SimSun" w:cs="SimSun" w:hint="eastAsia"/>
          <w:color w:val="000000"/>
          <w:kern w:val="0"/>
          <w:sz w:val="20"/>
          <w:szCs w:val="20"/>
        </w:rPr>
        <w:t>苏林雁</w:t>
      </w:r>
      <w:r w:rsidRPr="00FD6780">
        <w:rPr>
          <w:color w:val="000000"/>
          <w:kern w:val="0"/>
          <w:sz w:val="20"/>
          <w:szCs w:val="20"/>
        </w:rPr>
        <w:t xml:space="preserve">, </w:t>
      </w:r>
      <w:r w:rsidRPr="00FD6780">
        <w:rPr>
          <w:rFonts w:ascii="SimSun" w:cs="SimSun" w:hint="eastAsia"/>
          <w:color w:val="000000"/>
          <w:kern w:val="0"/>
          <w:sz w:val="20"/>
          <w:szCs w:val="20"/>
        </w:rPr>
        <w:t>王凯</w:t>
      </w:r>
      <w:r w:rsidRPr="00FD6780">
        <w:rPr>
          <w:color w:val="000000"/>
          <w:kern w:val="0"/>
          <w:sz w:val="20"/>
          <w:szCs w:val="20"/>
        </w:rPr>
        <w:t xml:space="preserve">, </w:t>
      </w:r>
      <w:r w:rsidRPr="00FD6780">
        <w:rPr>
          <w:rFonts w:ascii="SimSun" w:cs="SimSun" w:hint="eastAsia"/>
          <w:color w:val="000000"/>
          <w:kern w:val="0"/>
          <w:sz w:val="20"/>
          <w:szCs w:val="20"/>
        </w:rPr>
        <w:t>朱焱</w:t>
      </w:r>
      <w:r w:rsidRPr="00FD6780">
        <w:rPr>
          <w:color w:val="000000"/>
          <w:kern w:val="0"/>
          <w:sz w:val="20"/>
          <w:szCs w:val="20"/>
        </w:rPr>
        <w:t xml:space="preserve">, </w:t>
      </w:r>
      <w:r w:rsidRPr="00FD6780">
        <w:rPr>
          <w:rFonts w:ascii="SimSun" w:cs="SimSun" w:hint="eastAsia"/>
          <w:color w:val="000000"/>
          <w:kern w:val="0"/>
          <w:sz w:val="20"/>
          <w:szCs w:val="20"/>
        </w:rPr>
        <w:t>罗学荣</w:t>
      </w:r>
      <w:r w:rsidRPr="00FD6780">
        <w:rPr>
          <w:color w:val="000000"/>
          <w:kern w:val="0"/>
          <w:sz w:val="20"/>
          <w:szCs w:val="20"/>
        </w:rPr>
        <w:t xml:space="preserve">, </w:t>
      </w:r>
      <w:r w:rsidRPr="00FD6780">
        <w:rPr>
          <w:rFonts w:ascii="SimSun" w:cs="SimSun" w:hint="eastAsia"/>
          <w:color w:val="000000"/>
          <w:kern w:val="0"/>
          <w:sz w:val="20"/>
          <w:szCs w:val="20"/>
        </w:rPr>
        <w:t>杨志伟</w:t>
      </w:r>
      <w:r w:rsidRPr="00FD6780">
        <w:rPr>
          <w:color w:val="000000"/>
          <w:kern w:val="0"/>
          <w:sz w:val="20"/>
          <w:szCs w:val="20"/>
        </w:rPr>
        <w:t xml:space="preserve">, </w:t>
      </w:r>
      <w:r w:rsidRPr="00FD6780">
        <w:rPr>
          <w:rFonts w:ascii="SimSun" w:cs="SimSun" w:hint="eastAsia"/>
          <w:color w:val="000000"/>
          <w:kern w:val="0"/>
          <w:sz w:val="20"/>
          <w:szCs w:val="20"/>
        </w:rPr>
        <w:t>儿童抑郁量表全国协作组</w:t>
      </w:r>
      <w:r w:rsidRPr="00FD6780">
        <w:rPr>
          <w:color w:val="000000"/>
          <w:kern w:val="0"/>
          <w:sz w:val="20"/>
          <w:szCs w:val="20"/>
        </w:rPr>
        <w:t xml:space="preserve">. (2003). </w:t>
      </w:r>
      <w:r w:rsidRPr="00FD6780">
        <w:rPr>
          <w:rFonts w:ascii="SimSun" w:cs="SimSun" w:hint="eastAsia"/>
          <w:color w:val="000000"/>
          <w:kern w:val="0"/>
          <w:sz w:val="20"/>
          <w:szCs w:val="20"/>
        </w:rPr>
        <w:t>儿童抑郁障碍自评量</w:t>
      </w:r>
      <w:r w:rsidRPr="00FD6780">
        <w:rPr>
          <w:rFonts w:ascii="SimSun" w:cs="SimSun" w:hint="eastAsia"/>
          <w:color w:val="000000"/>
          <w:kern w:val="0"/>
          <w:sz w:val="20"/>
          <w:szCs w:val="20"/>
        </w:rPr>
        <w:lastRenderedPageBreak/>
        <w:t>表的中国城市常模</w:t>
      </w:r>
      <w:r w:rsidRPr="00FD6780">
        <w:rPr>
          <w:color w:val="000000"/>
          <w:kern w:val="0"/>
          <w:sz w:val="20"/>
          <w:szCs w:val="20"/>
        </w:rPr>
        <w:t xml:space="preserve">. </w:t>
      </w:r>
      <w:r w:rsidRPr="00FD6780">
        <w:rPr>
          <w:rFonts w:ascii="SimSun" w:cs="SimSun" w:hint="eastAsia"/>
          <w:i/>
          <w:iCs/>
          <w:color w:val="000000"/>
          <w:kern w:val="0"/>
          <w:sz w:val="20"/>
          <w:szCs w:val="20"/>
        </w:rPr>
        <w:t>中国心理卫生杂志</w:t>
      </w:r>
      <w:r w:rsidRPr="00FD6780">
        <w:rPr>
          <w:color w:val="000000"/>
          <w:kern w:val="0"/>
          <w:sz w:val="20"/>
          <w:szCs w:val="20"/>
        </w:rPr>
        <w:t>(08), 547-549.</w:t>
      </w:r>
      <w:bookmarkEnd w:id="243"/>
    </w:p>
    <w:p w14:paraId="3363B51A" w14:textId="77777777" w:rsidR="00FD6780" w:rsidRPr="00FD6780" w:rsidRDefault="00FD6780" w:rsidP="00FD6780">
      <w:pPr>
        <w:autoSpaceDE w:val="0"/>
        <w:autoSpaceDN w:val="0"/>
        <w:adjustRightInd w:val="0"/>
        <w:ind w:left="240" w:firstLineChars="0" w:hanging="240"/>
        <w:rPr>
          <w:rFonts w:ascii="SimSun"/>
          <w:kern w:val="0"/>
          <w:szCs w:val="24"/>
        </w:rPr>
      </w:pPr>
      <w:bookmarkStart w:id="244" w:name="_nebB73BC111_8567_4D47_8196_988190338543"/>
      <w:r w:rsidRPr="00FD6780">
        <w:rPr>
          <w:rFonts w:ascii="SimSun" w:cs="SimSun" w:hint="eastAsia"/>
          <w:color w:val="000000"/>
          <w:kern w:val="0"/>
          <w:sz w:val="20"/>
          <w:szCs w:val="20"/>
        </w:rPr>
        <w:t>王凯</w:t>
      </w:r>
      <w:r w:rsidRPr="00FD6780">
        <w:rPr>
          <w:color w:val="000000"/>
          <w:kern w:val="0"/>
          <w:sz w:val="20"/>
          <w:szCs w:val="20"/>
        </w:rPr>
        <w:t xml:space="preserve">, </w:t>
      </w:r>
      <w:r w:rsidRPr="00FD6780">
        <w:rPr>
          <w:rFonts w:ascii="SimSun" w:cs="SimSun" w:hint="eastAsia"/>
          <w:color w:val="000000"/>
          <w:kern w:val="0"/>
          <w:sz w:val="20"/>
          <w:szCs w:val="20"/>
        </w:rPr>
        <w:t>苏林雁</w:t>
      </w:r>
      <w:r w:rsidRPr="00FD6780">
        <w:rPr>
          <w:color w:val="000000"/>
          <w:kern w:val="0"/>
          <w:sz w:val="20"/>
          <w:szCs w:val="20"/>
        </w:rPr>
        <w:t xml:space="preserve">, </w:t>
      </w:r>
      <w:r w:rsidRPr="00FD6780">
        <w:rPr>
          <w:rFonts w:ascii="SimSun" w:cs="SimSun" w:hint="eastAsia"/>
          <w:color w:val="000000"/>
          <w:kern w:val="0"/>
          <w:sz w:val="20"/>
          <w:szCs w:val="20"/>
        </w:rPr>
        <w:t>朱焱</w:t>
      </w:r>
      <w:r w:rsidRPr="00FD6780">
        <w:rPr>
          <w:color w:val="000000"/>
          <w:kern w:val="0"/>
          <w:sz w:val="20"/>
          <w:szCs w:val="20"/>
        </w:rPr>
        <w:t xml:space="preserve">, </w:t>
      </w:r>
      <w:r w:rsidRPr="00FD6780">
        <w:rPr>
          <w:rFonts w:ascii="SimSun" w:cs="SimSun" w:hint="eastAsia"/>
          <w:color w:val="000000"/>
          <w:kern w:val="0"/>
          <w:sz w:val="20"/>
          <w:szCs w:val="20"/>
        </w:rPr>
        <w:t>翟静</w:t>
      </w:r>
      <w:r w:rsidRPr="00FD6780">
        <w:rPr>
          <w:color w:val="000000"/>
          <w:kern w:val="0"/>
          <w:sz w:val="20"/>
          <w:szCs w:val="20"/>
        </w:rPr>
        <w:t xml:space="preserve">, </w:t>
      </w:r>
      <w:r w:rsidRPr="00FD6780">
        <w:rPr>
          <w:rFonts w:ascii="SimSun" w:cs="SimSun" w:hint="eastAsia"/>
          <w:color w:val="000000"/>
          <w:kern w:val="0"/>
          <w:sz w:val="20"/>
          <w:szCs w:val="20"/>
        </w:rPr>
        <w:t>杨志伟</w:t>
      </w:r>
      <w:r w:rsidRPr="00FD6780">
        <w:rPr>
          <w:color w:val="000000"/>
          <w:kern w:val="0"/>
          <w:sz w:val="20"/>
          <w:szCs w:val="20"/>
        </w:rPr>
        <w:t xml:space="preserve">, </w:t>
      </w:r>
      <w:r w:rsidRPr="00FD6780">
        <w:rPr>
          <w:rFonts w:ascii="SimSun" w:cs="SimSun" w:hint="eastAsia"/>
          <w:color w:val="000000"/>
          <w:kern w:val="0"/>
          <w:sz w:val="20"/>
          <w:szCs w:val="20"/>
        </w:rPr>
        <w:t>张纪水</w:t>
      </w:r>
      <w:r w:rsidRPr="00FD6780">
        <w:rPr>
          <w:color w:val="000000"/>
          <w:kern w:val="0"/>
          <w:sz w:val="20"/>
          <w:szCs w:val="20"/>
        </w:rPr>
        <w:t xml:space="preserve">. (2002). </w:t>
      </w:r>
      <w:r w:rsidRPr="00FD6780">
        <w:rPr>
          <w:rFonts w:ascii="SimSun" w:cs="SimSun" w:hint="eastAsia"/>
          <w:color w:val="000000"/>
          <w:kern w:val="0"/>
          <w:sz w:val="20"/>
          <w:szCs w:val="20"/>
        </w:rPr>
        <w:t>儿童焦虑性情绪障碍筛查表的中国城市常模</w:t>
      </w:r>
      <w:r w:rsidRPr="00FD6780">
        <w:rPr>
          <w:color w:val="000000"/>
          <w:kern w:val="0"/>
          <w:sz w:val="20"/>
          <w:szCs w:val="20"/>
        </w:rPr>
        <w:t xml:space="preserve">. </w:t>
      </w:r>
      <w:r w:rsidRPr="00FD6780">
        <w:rPr>
          <w:rFonts w:ascii="SimSun" w:cs="SimSun" w:hint="eastAsia"/>
          <w:i/>
          <w:iCs/>
          <w:color w:val="000000"/>
          <w:kern w:val="0"/>
          <w:sz w:val="20"/>
          <w:szCs w:val="20"/>
        </w:rPr>
        <w:t>中国临床心理学杂志</w:t>
      </w:r>
      <w:r w:rsidRPr="00FD6780">
        <w:rPr>
          <w:color w:val="000000"/>
          <w:kern w:val="0"/>
          <w:sz w:val="20"/>
          <w:szCs w:val="20"/>
        </w:rPr>
        <w:t>(04), 270-272.</w:t>
      </w:r>
      <w:bookmarkEnd w:id="244"/>
    </w:p>
    <w:p w14:paraId="13277ABE" w14:textId="77777777" w:rsidR="00FD6780" w:rsidRPr="00FD6780" w:rsidRDefault="00FD6780" w:rsidP="00FD6780">
      <w:pPr>
        <w:autoSpaceDE w:val="0"/>
        <w:autoSpaceDN w:val="0"/>
        <w:adjustRightInd w:val="0"/>
        <w:ind w:left="240" w:firstLineChars="0" w:hanging="240"/>
        <w:rPr>
          <w:rFonts w:ascii="SimSun"/>
          <w:kern w:val="0"/>
          <w:szCs w:val="24"/>
        </w:rPr>
      </w:pPr>
      <w:bookmarkStart w:id="245" w:name="_neb8E015B01_4E43_4205_AF95_5AFD33DEAAD4"/>
      <w:r w:rsidRPr="00FD6780">
        <w:rPr>
          <w:rFonts w:ascii="SimSun" w:cs="SimSun" w:hint="eastAsia"/>
          <w:color w:val="000000"/>
          <w:kern w:val="0"/>
          <w:sz w:val="20"/>
          <w:szCs w:val="20"/>
        </w:rPr>
        <w:t>周德新</w:t>
      </w:r>
      <w:r w:rsidRPr="00FD6780">
        <w:rPr>
          <w:color w:val="000000"/>
          <w:kern w:val="0"/>
          <w:sz w:val="20"/>
          <w:szCs w:val="20"/>
        </w:rPr>
        <w:t xml:space="preserve">. (2006). </w:t>
      </w:r>
      <w:r w:rsidRPr="00FD6780">
        <w:rPr>
          <w:rFonts w:ascii="SimSun" w:cs="SimSun" w:hint="eastAsia"/>
          <w:color w:val="000000"/>
          <w:kern w:val="0"/>
          <w:sz w:val="20"/>
          <w:szCs w:val="20"/>
        </w:rPr>
        <w:t>大学生自杀现象的社会学解读</w:t>
      </w:r>
      <w:r w:rsidRPr="00FD6780">
        <w:rPr>
          <w:color w:val="000000"/>
          <w:kern w:val="0"/>
          <w:sz w:val="20"/>
          <w:szCs w:val="20"/>
        </w:rPr>
        <w:t xml:space="preserve">. </w:t>
      </w:r>
      <w:r w:rsidRPr="00FD6780">
        <w:rPr>
          <w:rFonts w:ascii="SimSun" w:cs="SimSun" w:hint="eastAsia"/>
          <w:i/>
          <w:iCs/>
          <w:color w:val="000000"/>
          <w:kern w:val="0"/>
          <w:sz w:val="20"/>
          <w:szCs w:val="20"/>
        </w:rPr>
        <w:t>湖南文理学院学报</w:t>
      </w:r>
      <w:r w:rsidRPr="00FD6780">
        <w:rPr>
          <w:i/>
          <w:iCs/>
          <w:color w:val="000000"/>
          <w:kern w:val="0"/>
          <w:sz w:val="20"/>
          <w:szCs w:val="20"/>
        </w:rPr>
        <w:t>(</w:t>
      </w:r>
      <w:r w:rsidRPr="00FD6780">
        <w:rPr>
          <w:rFonts w:ascii="SimSun" w:cs="SimSun" w:hint="eastAsia"/>
          <w:i/>
          <w:iCs/>
          <w:color w:val="000000"/>
          <w:kern w:val="0"/>
          <w:sz w:val="20"/>
          <w:szCs w:val="20"/>
        </w:rPr>
        <w:t>社会科学版</w:t>
      </w:r>
      <w:r w:rsidRPr="00FD6780">
        <w:rPr>
          <w:i/>
          <w:iCs/>
          <w:color w:val="000000"/>
          <w:kern w:val="0"/>
          <w:sz w:val="20"/>
          <w:szCs w:val="20"/>
        </w:rPr>
        <w:t>)</w:t>
      </w:r>
      <w:r w:rsidRPr="00FD6780">
        <w:rPr>
          <w:color w:val="000000"/>
          <w:kern w:val="0"/>
          <w:sz w:val="20"/>
          <w:szCs w:val="20"/>
        </w:rPr>
        <w:t>(05), 60-62.</w:t>
      </w:r>
      <w:bookmarkEnd w:id="245"/>
    </w:p>
    <w:p w14:paraId="6C9C8BC2" w14:textId="77777777" w:rsidR="00FD6780" w:rsidRPr="00FD6780" w:rsidRDefault="00FD6780" w:rsidP="00FD6780">
      <w:pPr>
        <w:autoSpaceDE w:val="0"/>
        <w:autoSpaceDN w:val="0"/>
        <w:adjustRightInd w:val="0"/>
        <w:ind w:left="240" w:firstLineChars="0" w:hanging="240"/>
        <w:rPr>
          <w:rFonts w:ascii="SimSun"/>
          <w:kern w:val="0"/>
          <w:szCs w:val="24"/>
        </w:rPr>
      </w:pPr>
      <w:bookmarkStart w:id="246" w:name="_nebE3076804_C884_4B48_B2FA_0F8E76BEA287"/>
      <w:r w:rsidRPr="00FD6780">
        <w:rPr>
          <w:color w:val="000000"/>
          <w:kern w:val="0"/>
          <w:sz w:val="20"/>
          <w:szCs w:val="20"/>
        </w:rPr>
        <w:t xml:space="preserve">Beck, A. T., &amp; Beck, R. W. (1972). Screening depressed patients in family practice. A rapid technic. </w:t>
      </w:r>
      <w:r w:rsidRPr="00FD6780">
        <w:rPr>
          <w:i/>
          <w:iCs/>
          <w:color w:val="000000"/>
          <w:kern w:val="0"/>
          <w:sz w:val="20"/>
          <w:szCs w:val="20"/>
        </w:rPr>
        <w:t>Postgrad Med</w:t>
      </w:r>
      <w:r w:rsidRPr="00FD6780">
        <w:rPr>
          <w:color w:val="000000"/>
          <w:kern w:val="0"/>
          <w:sz w:val="20"/>
          <w:szCs w:val="20"/>
        </w:rPr>
        <w:t xml:space="preserve">, </w:t>
      </w:r>
      <w:r w:rsidRPr="00FD6780">
        <w:rPr>
          <w:i/>
          <w:iCs/>
          <w:color w:val="000000"/>
          <w:kern w:val="0"/>
          <w:sz w:val="20"/>
          <w:szCs w:val="20"/>
        </w:rPr>
        <w:t>52</w:t>
      </w:r>
      <w:r w:rsidRPr="00FD6780">
        <w:rPr>
          <w:color w:val="000000"/>
          <w:kern w:val="0"/>
          <w:sz w:val="20"/>
          <w:szCs w:val="20"/>
        </w:rPr>
        <w:t>(6), 81-85. doi: 10.1080/00325481.1972.11713319</w:t>
      </w:r>
      <w:bookmarkEnd w:id="246"/>
    </w:p>
    <w:p w14:paraId="4CAA8F48" w14:textId="77777777" w:rsidR="00FD6780" w:rsidRPr="00FD6780" w:rsidRDefault="00FD6780" w:rsidP="00FD6780">
      <w:pPr>
        <w:autoSpaceDE w:val="0"/>
        <w:autoSpaceDN w:val="0"/>
        <w:adjustRightInd w:val="0"/>
        <w:ind w:left="240" w:firstLineChars="0" w:hanging="240"/>
        <w:rPr>
          <w:rFonts w:ascii="SimSun"/>
          <w:kern w:val="0"/>
          <w:szCs w:val="24"/>
        </w:rPr>
      </w:pPr>
      <w:bookmarkStart w:id="247" w:name="_nebFCDD3005_79B0_4940_9EE8_8A3DC1BC0A77"/>
      <w:r w:rsidRPr="00FD6780">
        <w:rPr>
          <w:color w:val="000000"/>
          <w:kern w:val="0"/>
          <w:sz w:val="20"/>
          <w:szCs w:val="20"/>
        </w:rPr>
        <w:t xml:space="preserve">Beck, A. T., Steer, R. A., &amp; Carbin, M. G. (1988). Psychometric properties of the Beck Depression Inventory: Twenty-five years of evaluation. </w:t>
      </w:r>
      <w:r w:rsidRPr="00FD6780">
        <w:rPr>
          <w:i/>
          <w:iCs/>
          <w:color w:val="000000"/>
          <w:kern w:val="0"/>
          <w:sz w:val="20"/>
          <w:szCs w:val="20"/>
        </w:rPr>
        <w:t>Clinical Psychology Review</w:t>
      </w:r>
      <w:r w:rsidRPr="00FD6780">
        <w:rPr>
          <w:color w:val="000000"/>
          <w:kern w:val="0"/>
          <w:sz w:val="20"/>
          <w:szCs w:val="20"/>
        </w:rPr>
        <w:t xml:space="preserve">, </w:t>
      </w:r>
      <w:r w:rsidRPr="00FD6780">
        <w:rPr>
          <w:i/>
          <w:iCs/>
          <w:color w:val="000000"/>
          <w:kern w:val="0"/>
          <w:sz w:val="20"/>
          <w:szCs w:val="20"/>
        </w:rPr>
        <w:t>8</w:t>
      </w:r>
      <w:r w:rsidRPr="00FD6780">
        <w:rPr>
          <w:color w:val="000000"/>
          <w:kern w:val="0"/>
          <w:sz w:val="20"/>
          <w:szCs w:val="20"/>
        </w:rPr>
        <w:t>(1), 77-100.</w:t>
      </w:r>
      <w:bookmarkEnd w:id="247"/>
    </w:p>
    <w:p w14:paraId="46479619" w14:textId="77777777" w:rsidR="00FD6780" w:rsidRPr="00FD6780" w:rsidRDefault="00FD6780" w:rsidP="00FD6780">
      <w:pPr>
        <w:autoSpaceDE w:val="0"/>
        <w:autoSpaceDN w:val="0"/>
        <w:adjustRightInd w:val="0"/>
        <w:ind w:left="240" w:firstLineChars="0" w:hanging="240"/>
        <w:rPr>
          <w:rFonts w:ascii="SimSun"/>
          <w:kern w:val="0"/>
          <w:szCs w:val="24"/>
        </w:rPr>
      </w:pPr>
      <w:bookmarkStart w:id="248" w:name="_neb74DC7466_C1D0_4794_87F3_8308ECC497D6"/>
      <w:r w:rsidRPr="00FD6780">
        <w:rPr>
          <w:color w:val="000000"/>
          <w:kern w:val="0"/>
          <w:sz w:val="20"/>
          <w:szCs w:val="20"/>
        </w:rPr>
        <w:t xml:space="preserve">Beck, A. T., &amp; Beamesderfer, A. (1974). </w:t>
      </w:r>
      <w:r w:rsidRPr="00FD6780">
        <w:rPr>
          <w:i/>
          <w:iCs/>
          <w:color w:val="000000"/>
          <w:kern w:val="0"/>
          <w:sz w:val="20"/>
          <w:szCs w:val="20"/>
        </w:rPr>
        <w:t>Assessment of depression: the depression inventory.</w:t>
      </w:r>
      <w:r w:rsidRPr="00FD6780">
        <w:rPr>
          <w:color w:val="000000"/>
          <w:kern w:val="0"/>
          <w:sz w:val="20"/>
          <w:szCs w:val="20"/>
        </w:rPr>
        <w:t>: S. Karger.</w:t>
      </w:r>
      <w:bookmarkEnd w:id="248"/>
    </w:p>
    <w:p w14:paraId="435607DC" w14:textId="77777777" w:rsidR="00FD6780" w:rsidRPr="00FD6780" w:rsidRDefault="00FD6780" w:rsidP="00FD6780">
      <w:pPr>
        <w:autoSpaceDE w:val="0"/>
        <w:autoSpaceDN w:val="0"/>
        <w:adjustRightInd w:val="0"/>
        <w:ind w:left="240" w:firstLineChars="0" w:hanging="240"/>
        <w:rPr>
          <w:rFonts w:ascii="SimSun"/>
          <w:kern w:val="0"/>
          <w:szCs w:val="24"/>
        </w:rPr>
      </w:pPr>
      <w:bookmarkStart w:id="249" w:name="_nebD6745485_394A_412A_BA92_93290D3A6676"/>
      <w:r w:rsidRPr="00FD6780">
        <w:rPr>
          <w:rFonts w:ascii="SimSun" w:cs="SimSun" w:hint="eastAsia"/>
          <w:color w:val="000000"/>
          <w:kern w:val="0"/>
          <w:sz w:val="20"/>
          <w:szCs w:val="20"/>
        </w:rPr>
        <w:t>王极盛</w:t>
      </w:r>
      <w:r w:rsidRPr="00FD6780">
        <w:rPr>
          <w:color w:val="000000"/>
          <w:kern w:val="0"/>
          <w:sz w:val="20"/>
          <w:szCs w:val="20"/>
        </w:rPr>
        <w:t xml:space="preserve">, </w:t>
      </w:r>
      <w:r w:rsidRPr="00FD6780">
        <w:rPr>
          <w:rFonts w:ascii="SimSun" w:cs="SimSun" w:hint="eastAsia"/>
          <w:color w:val="000000"/>
          <w:kern w:val="0"/>
          <w:sz w:val="20"/>
          <w:szCs w:val="20"/>
        </w:rPr>
        <w:t>李焰</w:t>
      </w:r>
      <w:r w:rsidRPr="00FD6780">
        <w:rPr>
          <w:color w:val="000000"/>
          <w:kern w:val="0"/>
          <w:sz w:val="20"/>
          <w:szCs w:val="20"/>
        </w:rPr>
        <w:t xml:space="preserve">, </w:t>
      </w:r>
      <w:r w:rsidRPr="00FD6780">
        <w:rPr>
          <w:rFonts w:ascii="SimSun" w:cs="SimSun" w:hint="eastAsia"/>
          <w:color w:val="000000"/>
          <w:kern w:val="0"/>
          <w:sz w:val="20"/>
          <w:szCs w:val="20"/>
        </w:rPr>
        <w:t>赫尔实</w:t>
      </w:r>
      <w:r w:rsidRPr="00FD6780">
        <w:rPr>
          <w:color w:val="000000"/>
          <w:kern w:val="0"/>
          <w:sz w:val="20"/>
          <w:szCs w:val="20"/>
        </w:rPr>
        <w:t xml:space="preserve">. (1997). </w:t>
      </w:r>
      <w:r w:rsidRPr="00FD6780">
        <w:rPr>
          <w:rFonts w:ascii="SimSun" w:cs="SimSun" w:hint="eastAsia"/>
          <w:color w:val="000000"/>
          <w:kern w:val="0"/>
          <w:sz w:val="20"/>
          <w:szCs w:val="20"/>
        </w:rPr>
        <w:t>中国中学生心理健康量表的编制及其标准化</w:t>
      </w:r>
      <w:r w:rsidRPr="00FD6780">
        <w:rPr>
          <w:color w:val="000000"/>
          <w:kern w:val="0"/>
          <w:sz w:val="20"/>
          <w:szCs w:val="20"/>
        </w:rPr>
        <w:t xml:space="preserve">. </w:t>
      </w:r>
      <w:r w:rsidRPr="00FD6780">
        <w:rPr>
          <w:rFonts w:ascii="SimSun" w:cs="SimSun" w:hint="eastAsia"/>
          <w:i/>
          <w:iCs/>
          <w:color w:val="000000"/>
          <w:kern w:val="0"/>
          <w:sz w:val="20"/>
          <w:szCs w:val="20"/>
        </w:rPr>
        <w:t>社会心理科学</w:t>
      </w:r>
      <w:r w:rsidRPr="00FD6780">
        <w:rPr>
          <w:color w:val="000000"/>
          <w:kern w:val="0"/>
          <w:sz w:val="20"/>
          <w:szCs w:val="20"/>
        </w:rPr>
        <w:t>(04), 17-22.</w:t>
      </w:r>
      <w:bookmarkEnd w:id="249"/>
    </w:p>
    <w:p w14:paraId="56786766" w14:textId="77777777" w:rsidR="00FD6780" w:rsidRPr="00FD6780" w:rsidRDefault="00FD6780" w:rsidP="00FD6780">
      <w:pPr>
        <w:autoSpaceDE w:val="0"/>
        <w:autoSpaceDN w:val="0"/>
        <w:adjustRightInd w:val="0"/>
        <w:ind w:left="240" w:firstLineChars="0" w:hanging="240"/>
        <w:rPr>
          <w:rFonts w:ascii="SimSun"/>
          <w:kern w:val="0"/>
          <w:szCs w:val="24"/>
        </w:rPr>
      </w:pPr>
      <w:bookmarkStart w:id="250" w:name="_neb0380FD34_B32A_4EE1_B466_405658692766"/>
      <w:r w:rsidRPr="00FD6780">
        <w:rPr>
          <w:rFonts w:ascii="SimSun" w:cs="SimSun" w:hint="eastAsia"/>
          <w:color w:val="000000"/>
          <w:kern w:val="0"/>
          <w:sz w:val="20"/>
          <w:szCs w:val="20"/>
        </w:rPr>
        <w:t>王极盛</w:t>
      </w:r>
      <w:r w:rsidRPr="00FD6780">
        <w:rPr>
          <w:color w:val="000000"/>
          <w:kern w:val="0"/>
          <w:sz w:val="20"/>
          <w:szCs w:val="20"/>
        </w:rPr>
        <w:t xml:space="preserve">. (1998). </w:t>
      </w:r>
      <w:r w:rsidRPr="00FD6780">
        <w:rPr>
          <w:rFonts w:ascii="SimSun" w:cs="SimSun" w:hint="eastAsia"/>
          <w:i/>
          <w:iCs/>
          <w:color w:val="000000"/>
          <w:kern w:val="0"/>
          <w:sz w:val="20"/>
          <w:szCs w:val="20"/>
        </w:rPr>
        <w:t>心灵时代</w:t>
      </w:r>
      <w:r w:rsidRPr="00FD6780">
        <w:rPr>
          <w:color w:val="000000"/>
          <w:kern w:val="0"/>
          <w:sz w:val="20"/>
          <w:szCs w:val="20"/>
        </w:rPr>
        <w:t xml:space="preserve">. </w:t>
      </w:r>
      <w:r w:rsidRPr="00FD6780">
        <w:rPr>
          <w:rFonts w:ascii="SimSun" w:cs="SimSun" w:hint="eastAsia"/>
          <w:color w:val="000000"/>
          <w:kern w:val="0"/>
          <w:sz w:val="20"/>
          <w:szCs w:val="20"/>
        </w:rPr>
        <w:t>中国城市出版社</w:t>
      </w:r>
      <w:r w:rsidRPr="00FD6780">
        <w:rPr>
          <w:color w:val="000000"/>
          <w:kern w:val="0"/>
          <w:sz w:val="20"/>
          <w:szCs w:val="20"/>
        </w:rPr>
        <w:t>.</w:t>
      </w:r>
      <w:bookmarkEnd w:id="250"/>
    </w:p>
    <w:p w14:paraId="6423A425" w14:textId="77777777" w:rsidR="00FD6780" w:rsidRPr="00FD6780" w:rsidRDefault="00FD6780" w:rsidP="00FD6780">
      <w:pPr>
        <w:autoSpaceDE w:val="0"/>
        <w:autoSpaceDN w:val="0"/>
        <w:adjustRightInd w:val="0"/>
        <w:ind w:left="240" w:firstLineChars="0" w:hanging="240"/>
        <w:rPr>
          <w:rFonts w:ascii="SimSun"/>
          <w:kern w:val="0"/>
          <w:szCs w:val="24"/>
        </w:rPr>
      </w:pPr>
      <w:bookmarkStart w:id="251" w:name="_neb971A62AD_84DA_418A_9C79_5FF8BECCC244"/>
      <w:r w:rsidRPr="00FD6780">
        <w:rPr>
          <w:rFonts w:ascii="SimSun" w:cs="SimSun" w:hint="eastAsia"/>
          <w:color w:val="000000"/>
          <w:kern w:val="0"/>
          <w:sz w:val="20"/>
          <w:szCs w:val="20"/>
        </w:rPr>
        <w:t>杨文辉</w:t>
      </w:r>
      <w:r w:rsidRPr="00FD6780">
        <w:rPr>
          <w:color w:val="000000"/>
          <w:kern w:val="0"/>
          <w:sz w:val="20"/>
          <w:szCs w:val="20"/>
        </w:rPr>
        <w:t xml:space="preserve">, </w:t>
      </w:r>
      <w:r w:rsidRPr="00FD6780">
        <w:rPr>
          <w:rFonts w:ascii="SimSun" w:cs="SimSun" w:hint="eastAsia"/>
          <w:color w:val="000000"/>
          <w:kern w:val="0"/>
          <w:sz w:val="20"/>
          <w:szCs w:val="20"/>
        </w:rPr>
        <w:t>刘绍亮</w:t>
      </w:r>
      <w:r w:rsidRPr="00FD6780">
        <w:rPr>
          <w:color w:val="000000"/>
          <w:kern w:val="0"/>
          <w:sz w:val="20"/>
          <w:szCs w:val="20"/>
        </w:rPr>
        <w:t xml:space="preserve">, </w:t>
      </w:r>
      <w:r w:rsidRPr="00FD6780">
        <w:rPr>
          <w:rFonts w:ascii="SimSun" w:cs="SimSun" w:hint="eastAsia"/>
          <w:color w:val="000000"/>
          <w:kern w:val="0"/>
          <w:sz w:val="20"/>
          <w:szCs w:val="20"/>
        </w:rPr>
        <w:t>周烃</w:t>
      </w:r>
      <w:r w:rsidRPr="00FD6780">
        <w:rPr>
          <w:color w:val="000000"/>
          <w:kern w:val="0"/>
          <w:sz w:val="20"/>
          <w:szCs w:val="20"/>
        </w:rPr>
        <w:t xml:space="preserve">, </w:t>
      </w:r>
      <w:r w:rsidRPr="00FD6780">
        <w:rPr>
          <w:rFonts w:ascii="SimSun" w:cs="SimSun" w:hint="eastAsia"/>
          <w:color w:val="000000"/>
          <w:kern w:val="0"/>
          <w:sz w:val="20"/>
          <w:szCs w:val="20"/>
        </w:rPr>
        <w:t>彭芳</w:t>
      </w:r>
      <w:r w:rsidRPr="00FD6780">
        <w:rPr>
          <w:color w:val="000000"/>
          <w:kern w:val="0"/>
          <w:sz w:val="20"/>
          <w:szCs w:val="20"/>
        </w:rPr>
        <w:t xml:space="preserve">, </w:t>
      </w:r>
      <w:r w:rsidRPr="00FD6780">
        <w:rPr>
          <w:rFonts w:ascii="SimSun" w:cs="SimSun" w:hint="eastAsia"/>
          <w:color w:val="000000"/>
          <w:kern w:val="0"/>
          <w:sz w:val="20"/>
          <w:szCs w:val="20"/>
        </w:rPr>
        <w:t>刘细梅</w:t>
      </w:r>
      <w:r w:rsidRPr="00FD6780">
        <w:rPr>
          <w:color w:val="000000"/>
          <w:kern w:val="0"/>
          <w:sz w:val="20"/>
          <w:szCs w:val="20"/>
        </w:rPr>
        <w:t xml:space="preserve">, </w:t>
      </w:r>
      <w:r w:rsidRPr="00FD6780">
        <w:rPr>
          <w:rFonts w:ascii="SimSun" w:cs="SimSun" w:hint="eastAsia"/>
          <w:color w:val="000000"/>
          <w:kern w:val="0"/>
          <w:sz w:val="20"/>
          <w:szCs w:val="20"/>
        </w:rPr>
        <w:t>李莉</w:t>
      </w:r>
      <w:r w:rsidRPr="00FD6780">
        <w:rPr>
          <w:color w:val="000000"/>
          <w:kern w:val="0"/>
          <w:sz w:val="20"/>
          <w:szCs w:val="20"/>
        </w:rPr>
        <w:t xml:space="preserve">,... </w:t>
      </w:r>
      <w:r w:rsidRPr="00FD6780">
        <w:rPr>
          <w:rFonts w:ascii="SimSun" w:cs="SimSun" w:hint="eastAsia"/>
          <w:color w:val="000000"/>
          <w:kern w:val="0"/>
          <w:sz w:val="20"/>
          <w:szCs w:val="20"/>
        </w:rPr>
        <w:t>蚁金瑶</w:t>
      </w:r>
      <w:r w:rsidRPr="00FD6780">
        <w:rPr>
          <w:color w:val="000000"/>
          <w:kern w:val="0"/>
          <w:sz w:val="20"/>
          <w:szCs w:val="20"/>
        </w:rPr>
        <w:t xml:space="preserve">. (2014). </w:t>
      </w:r>
      <w:r w:rsidRPr="00FD6780">
        <w:rPr>
          <w:rFonts w:ascii="SimSun" w:cs="SimSun" w:hint="eastAsia"/>
          <w:color w:val="000000"/>
          <w:kern w:val="0"/>
          <w:sz w:val="20"/>
          <w:szCs w:val="20"/>
        </w:rPr>
        <w:t>贝克抑郁量表第</w:t>
      </w:r>
      <w:r w:rsidRPr="00FD6780">
        <w:rPr>
          <w:color w:val="000000"/>
          <w:kern w:val="0"/>
          <w:sz w:val="20"/>
          <w:szCs w:val="20"/>
        </w:rPr>
        <w:t>2</w:t>
      </w:r>
      <w:r w:rsidRPr="00FD6780">
        <w:rPr>
          <w:rFonts w:ascii="SimSun" w:cs="SimSun" w:hint="eastAsia"/>
          <w:color w:val="000000"/>
          <w:kern w:val="0"/>
          <w:sz w:val="20"/>
          <w:szCs w:val="20"/>
        </w:rPr>
        <w:t>版中文版在青少年中的信效度</w:t>
      </w:r>
      <w:r w:rsidRPr="00FD6780">
        <w:rPr>
          <w:color w:val="000000"/>
          <w:kern w:val="0"/>
          <w:sz w:val="20"/>
          <w:szCs w:val="20"/>
        </w:rPr>
        <w:t xml:space="preserve">. </w:t>
      </w:r>
      <w:r w:rsidRPr="00FD6780">
        <w:rPr>
          <w:rFonts w:ascii="SimSun" w:cs="SimSun" w:hint="eastAsia"/>
          <w:i/>
          <w:iCs/>
          <w:color w:val="000000"/>
          <w:kern w:val="0"/>
          <w:sz w:val="20"/>
          <w:szCs w:val="20"/>
        </w:rPr>
        <w:t>中国临床心理学杂志</w:t>
      </w:r>
      <w:r w:rsidRPr="00FD6780">
        <w:rPr>
          <w:color w:val="000000"/>
          <w:kern w:val="0"/>
          <w:sz w:val="20"/>
          <w:szCs w:val="20"/>
        </w:rPr>
        <w:t xml:space="preserve">, </w:t>
      </w:r>
      <w:r w:rsidRPr="00FD6780">
        <w:rPr>
          <w:i/>
          <w:iCs/>
          <w:color w:val="000000"/>
          <w:kern w:val="0"/>
          <w:sz w:val="20"/>
          <w:szCs w:val="20"/>
        </w:rPr>
        <w:t>22</w:t>
      </w:r>
      <w:r w:rsidRPr="00FD6780">
        <w:rPr>
          <w:color w:val="000000"/>
          <w:kern w:val="0"/>
          <w:sz w:val="20"/>
          <w:szCs w:val="20"/>
        </w:rPr>
        <w:t>(02), 240-245.</w:t>
      </w:r>
      <w:bookmarkEnd w:id="251"/>
    </w:p>
    <w:p w14:paraId="465D1574" w14:textId="77777777" w:rsidR="00FD6780" w:rsidRPr="00FD6780" w:rsidRDefault="00FD6780" w:rsidP="00FD6780">
      <w:pPr>
        <w:autoSpaceDE w:val="0"/>
        <w:autoSpaceDN w:val="0"/>
        <w:adjustRightInd w:val="0"/>
        <w:ind w:left="240" w:firstLineChars="0" w:hanging="240"/>
        <w:rPr>
          <w:rFonts w:ascii="SimSun"/>
          <w:kern w:val="0"/>
          <w:szCs w:val="24"/>
        </w:rPr>
      </w:pPr>
      <w:bookmarkStart w:id="252" w:name="_neb6164C2F7_E8E4_4138_9EF8_CCBC2803D671"/>
      <w:r w:rsidRPr="00FD6780">
        <w:rPr>
          <w:rFonts w:ascii="SimSun" w:cs="SimSun" w:hint="eastAsia"/>
          <w:color w:val="000000"/>
          <w:kern w:val="0"/>
          <w:sz w:val="20"/>
          <w:szCs w:val="20"/>
        </w:rPr>
        <w:t>王振</w:t>
      </w:r>
      <w:r w:rsidRPr="00FD6780">
        <w:rPr>
          <w:color w:val="000000"/>
          <w:kern w:val="0"/>
          <w:sz w:val="20"/>
          <w:szCs w:val="20"/>
        </w:rPr>
        <w:t xml:space="preserve">, </w:t>
      </w:r>
      <w:r w:rsidRPr="00FD6780">
        <w:rPr>
          <w:rFonts w:ascii="SimSun" w:cs="SimSun" w:hint="eastAsia"/>
          <w:color w:val="000000"/>
          <w:kern w:val="0"/>
          <w:sz w:val="20"/>
          <w:szCs w:val="20"/>
        </w:rPr>
        <w:t>苑成梅</w:t>
      </w:r>
      <w:r w:rsidRPr="00FD6780">
        <w:rPr>
          <w:color w:val="000000"/>
          <w:kern w:val="0"/>
          <w:sz w:val="20"/>
          <w:szCs w:val="20"/>
        </w:rPr>
        <w:t xml:space="preserve">, </w:t>
      </w:r>
      <w:r w:rsidRPr="00FD6780">
        <w:rPr>
          <w:rFonts w:ascii="SimSun" w:cs="SimSun" w:hint="eastAsia"/>
          <w:color w:val="000000"/>
          <w:kern w:val="0"/>
          <w:sz w:val="20"/>
          <w:szCs w:val="20"/>
        </w:rPr>
        <w:t>黄佳</w:t>
      </w:r>
      <w:r w:rsidRPr="00FD6780">
        <w:rPr>
          <w:color w:val="000000"/>
          <w:kern w:val="0"/>
          <w:sz w:val="20"/>
          <w:szCs w:val="20"/>
        </w:rPr>
        <w:t xml:space="preserve">, </w:t>
      </w:r>
      <w:r w:rsidRPr="00FD6780">
        <w:rPr>
          <w:rFonts w:ascii="SimSun" w:cs="SimSun" w:hint="eastAsia"/>
          <w:color w:val="000000"/>
          <w:kern w:val="0"/>
          <w:sz w:val="20"/>
          <w:szCs w:val="20"/>
        </w:rPr>
        <w:t>李则挚</w:t>
      </w:r>
      <w:r w:rsidRPr="00FD6780">
        <w:rPr>
          <w:color w:val="000000"/>
          <w:kern w:val="0"/>
          <w:sz w:val="20"/>
          <w:szCs w:val="20"/>
        </w:rPr>
        <w:t xml:space="preserve">, </w:t>
      </w:r>
      <w:r w:rsidRPr="00FD6780">
        <w:rPr>
          <w:rFonts w:ascii="SimSun" w:cs="SimSun" w:hint="eastAsia"/>
          <w:color w:val="000000"/>
          <w:kern w:val="0"/>
          <w:sz w:val="20"/>
          <w:szCs w:val="20"/>
        </w:rPr>
        <w:t>陈珏</w:t>
      </w:r>
      <w:r w:rsidRPr="00FD6780">
        <w:rPr>
          <w:color w:val="000000"/>
          <w:kern w:val="0"/>
          <w:sz w:val="20"/>
          <w:szCs w:val="20"/>
        </w:rPr>
        <w:t xml:space="preserve">, </w:t>
      </w:r>
      <w:r w:rsidRPr="00FD6780">
        <w:rPr>
          <w:rFonts w:ascii="SimSun" w:cs="SimSun" w:hint="eastAsia"/>
          <w:color w:val="000000"/>
          <w:kern w:val="0"/>
          <w:sz w:val="20"/>
          <w:szCs w:val="20"/>
        </w:rPr>
        <w:t>张海音</w:t>
      </w:r>
      <w:r w:rsidRPr="00FD6780">
        <w:rPr>
          <w:color w:val="000000"/>
          <w:kern w:val="0"/>
          <w:sz w:val="20"/>
          <w:szCs w:val="20"/>
        </w:rPr>
        <w:t xml:space="preserve">,... </w:t>
      </w:r>
      <w:r w:rsidRPr="00FD6780">
        <w:rPr>
          <w:rFonts w:ascii="SimSun" w:cs="SimSun" w:hint="eastAsia"/>
          <w:color w:val="000000"/>
          <w:kern w:val="0"/>
          <w:sz w:val="20"/>
          <w:szCs w:val="20"/>
        </w:rPr>
        <w:t>肖泽萍</w:t>
      </w:r>
      <w:r w:rsidRPr="00FD6780">
        <w:rPr>
          <w:color w:val="000000"/>
          <w:kern w:val="0"/>
          <w:sz w:val="20"/>
          <w:szCs w:val="20"/>
        </w:rPr>
        <w:t xml:space="preserve">. (2011). </w:t>
      </w:r>
      <w:r w:rsidRPr="00FD6780">
        <w:rPr>
          <w:rFonts w:ascii="SimSun" w:cs="SimSun" w:hint="eastAsia"/>
          <w:color w:val="000000"/>
          <w:kern w:val="0"/>
          <w:sz w:val="20"/>
          <w:szCs w:val="20"/>
        </w:rPr>
        <w:t>贝克抑郁量表第</w:t>
      </w:r>
      <w:r w:rsidRPr="00FD6780">
        <w:rPr>
          <w:color w:val="000000"/>
          <w:kern w:val="0"/>
          <w:sz w:val="20"/>
          <w:szCs w:val="20"/>
        </w:rPr>
        <w:t>2</w:t>
      </w:r>
      <w:r w:rsidRPr="00FD6780">
        <w:rPr>
          <w:rFonts w:ascii="SimSun" w:cs="SimSun" w:hint="eastAsia"/>
          <w:color w:val="000000"/>
          <w:kern w:val="0"/>
          <w:sz w:val="20"/>
          <w:szCs w:val="20"/>
        </w:rPr>
        <w:t>版中文版在抑郁症患者中的信效度</w:t>
      </w:r>
      <w:r w:rsidRPr="00FD6780">
        <w:rPr>
          <w:color w:val="000000"/>
          <w:kern w:val="0"/>
          <w:sz w:val="20"/>
          <w:szCs w:val="20"/>
        </w:rPr>
        <w:t xml:space="preserve">. </w:t>
      </w:r>
      <w:r w:rsidRPr="00FD6780">
        <w:rPr>
          <w:rFonts w:ascii="SimSun" w:cs="SimSun"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25</w:t>
      </w:r>
      <w:r w:rsidRPr="00FD6780">
        <w:rPr>
          <w:color w:val="000000"/>
          <w:kern w:val="0"/>
          <w:sz w:val="20"/>
          <w:szCs w:val="20"/>
        </w:rPr>
        <w:t>(06), 476-480.</w:t>
      </w:r>
      <w:bookmarkEnd w:id="252"/>
    </w:p>
    <w:p w14:paraId="7C0CE033" w14:textId="77777777" w:rsidR="00FD6780" w:rsidRPr="00FD6780" w:rsidRDefault="00FD6780" w:rsidP="00FD6780">
      <w:pPr>
        <w:autoSpaceDE w:val="0"/>
        <w:autoSpaceDN w:val="0"/>
        <w:adjustRightInd w:val="0"/>
        <w:ind w:left="240" w:firstLineChars="0" w:hanging="240"/>
        <w:rPr>
          <w:rFonts w:ascii="SimSun"/>
          <w:kern w:val="0"/>
          <w:szCs w:val="24"/>
        </w:rPr>
      </w:pPr>
      <w:bookmarkStart w:id="253" w:name="_nebC8DACAF3_DFD5_4BC1_B9EF_D9181755B5DD"/>
      <w:r w:rsidRPr="00FD6780">
        <w:rPr>
          <w:color w:val="000000"/>
          <w:kern w:val="0"/>
          <w:sz w:val="20"/>
          <w:szCs w:val="20"/>
        </w:rPr>
        <w:t xml:space="preserve">Wang, D., Ou, C., Chen, M., &amp; Duan, N. (2009). Health-promoting lifestyles of university students in Mainland China. </w:t>
      </w:r>
      <w:r w:rsidRPr="00FD6780">
        <w:rPr>
          <w:i/>
          <w:iCs/>
          <w:color w:val="000000"/>
          <w:kern w:val="0"/>
          <w:sz w:val="20"/>
          <w:szCs w:val="20"/>
        </w:rPr>
        <w:t>BMC Public Health</w:t>
      </w:r>
      <w:r w:rsidRPr="00FD6780">
        <w:rPr>
          <w:color w:val="000000"/>
          <w:kern w:val="0"/>
          <w:sz w:val="20"/>
          <w:szCs w:val="20"/>
        </w:rPr>
        <w:t xml:space="preserve">, </w:t>
      </w:r>
      <w:r w:rsidRPr="00FD6780">
        <w:rPr>
          <w:i/>
          <w:iCs/>
          <w:color w:val="000000"/>
          <w:kern w:val="0"/>
          <w:sz w:val="20"/>
          <w:szCs w:val="20"/>
        </w:rPr>
        <w:t>9</w:t>
      </w:r>
      <w:r w:rsidRPr="00FD6780">
        <w:rPr>
          <w:color w:val="000000"/>
          <w:kern w:val="0"/>
          <w:sz w:val="20"/>
          <w:szCs w:val="20"/>
        </w:rPr>
        <w:t>(1), 1-9.</w:t>
      </w:r>
      <w:bookmarkEnd w:id="253"/>
    </w:p>
    <w:p w14:paraId="1501F54C" w14:textId="77777777" w:rsidR="00FD6780" w:rsidRPr="00FD6780" w:rsidRDefault="00FD6780" w:rsidP="00FD6780">
      <w:pPr>
        <w:autoSpaceDE w:val="0"/>
        <w:autoSpaceDN w:val="0"/>
        <w:adjustRightInd w:val="0"/>
        <w:ind w:left="240" w:firstLineChars="0" w:hanging="240"/>
        <w:rPr>
          <w:rFonts w:ascii="SimSun"/>
          <w:kern w:val="0"/>
          <w:szCs w:val="24"/>
        </w:rPr>
      </w:pPr>
      <w:bookmarkStart w:id="254" w:name="_nebFA11C10D_93C8_4ED9_8966_1FEAF506643E"/>
      <w:r w:rsidRPr="00FD6780">
        <w:rPr>
          <w:color w:val="000000"/>
          <w:kern w:val="0"/>
          <w:sz w:val="20"/>
          <w:szCs w:val="20"/>
        </w:rPr>
        <w:t>Dere, J., Watters, C. A., Yu, S. C., Bagby, R. M., Ryder, A. G., &amp; Harkness, K. L. (2015). Cross-cultural examination of measurement invariance of the Beck Depression Inventory</w:t>
      </w:r>
      <w:r w:rsidRPr="00FD6780">
        <w:rPr>
          <w:rFonts w:ascii="SimSun" w:cs="SimSun" w:hint="eastAsia"/>
          <w:color w:val="000000"/>
          <w:kern w:val="0"/>
          <w:sz w:val="20"/>
          <w:szCs w:val="20"/>
        </w:rPr>
        <w:t>–</w:t>
      </w:r>
      <w:r w:rsidRPr="00FD6780">
        <w:rPr>
          <w:color w:val="000000"/>
          <w:kern w:val="0"/>
          <w:sz w:val="20"/>
          <w:szCs w:val="20"/>
        </w:rPr>
        <w:t xml:space="preserve">II. </w:t>
      </w:r>
      <w:r w:rsidRPr="00FD6780">
        <w:rPr>
          <w:i/>
          <w:iCs/>
          <w:color w:val="000000"/>
          <w:kern w:val="0"/>
          <w:sz w:val="20"/>
          <w:szCs w:val="20"/>
        </w:rPr>
        <w:t>Psychological Assessment</w:t>
      </w:r>
      <w:r w:rsidRPr="00FD6780">
        <w:rPr>
          <w:color w:val="000000"/>
          <w:kern w:val="0"/>
          <w:sz w:val="20"/>
          <w:szCs w:val="20"/>
        </w:rPr>
        <w:t xml:space="preserve">, </w:t>
      </w:r>
      <w:r w:rsidRPr="00FD6780">
        <w:rPr>
          <w:i/>
          <w:iCs/>
          <w:color w:val="000000"/>
          <w:kern w:val="0"/>
          <w:sz w:val="20"/>
          <w:szCs w:val="20"/>
        </w:rPr>
        <w:t>27</w:t>
      </w:r>
      <w:r w:rsidRPr="00FD6780">
        <w:rPr>
          <w:color w:val="000000"/>
          <w:kern w:val="0"/>
          <w:sz w:val="20"/>
          <w:szCs w:val="20"/>
        </w:rPr>
        <w:t>(1), 68.</w:t>
      </w:r>
      <w:bookmarkEnd w:id="254"/>
    </w:p>
    <w:p w14:paraId="072C2653" w14:textId="77777777" w:rsidR="00FD6780" w:rsidRPr="00FD6780" w:rsidRDefault="00FD6780" w:rsidP="00FD6780">
      <w:pPr>
        <w:autoSpaceDE w:val="0"/>
        <w:autoSpaceDN w:val="0"/>
        <w:adjustRightInd w:val="0"/>
        <w:ind w:left="240" w:firstLineChars="0" w:hanging="240"/>
        <w:rPr>
          <w:rFonts w:ascii="SimSun"/>
          <w:kern w:val="0"/>
          <w:szCs w:val="24"/>
        </w:rPr>
      </w:pPr>
      <w:bookmarkStart w:id="255" w:name="_neb0747CBD0_E222_46D6_A370_65491028119F"/>
      <w:r w:rsidRPr="00FD6780">
        <w:rPr>
          <w:color w:val="000000"/>
          <w:kern w:val="0"/>
          <w:sz w:val="20"/>
          <w:szCs w:val="20"/>
        </w:rPr>
        <w:t xml:space="preserve">Spitzer, R. L., Kroenke, K., Williams, J. B., Patient, H. Q. P. C., &amp; Patient, H. Q. P. C. (1999). Validation and utility of a self-report version of PRIME-MD: the PHQ primary care study. </w:t>
      </w:r>
      <w:r w:rsidRPr="00FD6780">
        <w:rPr>
          <w:i/>
          <w:iCs/>
          <w:color w:val="000000"/>
          <w:kern w:val="0"/>
          <w:sz w:val="20"/>
          <w:szCs w:val="20"/>
        </w:rPr>
        <w:t>Jama</w:t>
      </w:r>
      <w:r w:rsidRPr="00FD6780">
        <w:rPr>
          <w:color w:val="000000"/>
          <w:kern w:val="0"/>
          <w:sz w:val="20"/>
          <w:szCs w:val="20"/>
        </w:rPr>
        <w:t xml:space="preserve">, </w:t>
      </w:r>
      <w:r w:rsidRPr="00FD6780">
        <w:rPr>
          <w:i/>
          <w:iCs/>
          <w:color w:val="000000"/>
          <w:kern w:val="0"/>
          <w:sz w:val="20"/>
          <w:szCs w:val="20"/>
        </w:rPr>
        <w:t>282</w:t>
      </w:r>
      <w:r w:rsidRPr="00FD6780">
        <w:rPr>
          <w:color w:val="000000"/>
          <w:kern w:val="0"/>
          <w:sz w:val="20"/>
          <w:szCs w:val="20"/>
        </w:rPr>
        <w:t>(18), 1737-1744.</w:t>
      </w:r>
      <w:bookmarkEnd w:id="255"/>
    </w:p>
    <w:p w14:paraId="43C6FD18" w14:textId="77777777" w:rsidR="00FD6780" w:rsidRPr="00FD6780" w:rsidRDefault="00FD6780" w:rsidP="00FD6780">
      <w:pPr>
        <w:autoSpaceDE w:val="0"/>
        <w:autoSpaceDN w:val="0"/>
        <w:adjustRightInd w:val="0"/>
        <w:ind w:left="240" w:firstLineChars="0" w:hanging="240"/>
        <w:rPr>
          <w:rFonts w:ascii="SimSun"/>
          <w:kern w:val="0"/>
          <w:szCs w:val="24"/>
        </w:rPr>
      </w:pPr>
      <w:bookmarkStart w:id="256" w:name="_nebB059AE13_F123_4C10_A6D6_0970B6D49BFA"/>
      <w:r w:rsidRPr="00FD6780">
        <w:rPr>
          <w:color w:val="000000"/>
          <w:kern w:val="0"/>
          <w:sz w:val="20"/>
          <w:szCs w:val="20"/>
        </w:rPr>
        <w:t xml:space="preserve">Kroenke, K., &amp; Spitzer, R. L. (2002). The PHQ-9: a new depression diagnostic and severity measure. </w:t>
      </w:r>
      <w:r w:rsidRPr="00FD6780">
        <w:rPr>
          <w:i/>
          <w:iCs/>
          <w:color w:val="000000"/>
          <w:kern w:val="0"/>
          <w:sz w:val="20"/>
          <w:szCs w:val="20"/>
        </w:rPr>
        <w:t>Psychiatric Annals</w:t>
      </w:r>
      <w:r w:rsidRPr="00FD6780">
        <w:rPr>
          <w:color w:val="000000"/>
          <w:kern w:val="0"/>
          <w:sz w:val="20"/>
          <w:szCs w:val="20"/>
        </w:rPr>
        <w:t xml:space="preserve">, </w:t>
      </w:r>
      <w:r w:rsidRPr="00FD6780">
        <w:rPr>
          <w:i/>
          <w:iCs/>
          <w:color w:val="000000"/>
          <w:kern w:val="0"/>
          <w:sz w:val="20"/>
          <w:szCs w:val="20"/>
        </w:rPr>
        <w:t>32</w:t>
      </w:r>
      <w:r w:rsidRPr="00FD6780">
        <w:rPr>
          <w:color w:val="000000"/>
          <w:kern w:val="0"/>
          <w:sz w:val="20"/>
          <w:szCs w:val="20"/>
        </w:rPr>
        <w:t>(9), 509-515.</w:t>
      </w:r>
      <w:bookmarkEnd w:id="256"/>
    </w:p>
    <w:p w14:paraId="43E84B60" w14:textId="77777777" w:rsidR="00FD6780" w:rsidRPr="00FD6780" w:rsidRDefault="00FD6780" w:rsidP="00FD6780">
      <w:pPr>
        <w:autoSpaceDE w:val="0"/>
        <w:autoSpaceDN w:val="0"/>
        <w:adjustRightInd w:val="0"/>
        <w:ind w:left="240" w:firstLineChars="0" w:hanging="240"/>
        <w:rPr>
          <w:rFonts w:ascii="SimSun"/>
          <w:kern w:val="0"/>
          <w:szCs w:val="24"/>
        </w:rPr>
      </w:pPr>
      <w:bookmarkStart w:id="257" w:name="_neb1AC5D05C_E112_4045_A261_0A1AF027E29F"/>
      <w:r w:rsidRPr="00FD6780">
        <w:rPr>
          <w:color w:val="000000"/>
          <w:kern w:val="0"/>
          <w:sz w:val="20"/>
          <w:szCs w:val="20"/>
        </w:rPr>
        <w:t xml:space="preserve">Sun, X. Y., Li, Y. X., Yu, C. Q., &amp; Li, L. M. (2017). Reliability and validity of depression scales of Chinese version: a systematic review. </w:t>
      </w:r>
      <w:r w:rsidRPr="00FD6780">
        <w:rPr>
          <w:i/>
          <w:iCs/>
          <w:color w:val="000000"/>
          <w:kern w:val="0"/>
          <w:sz w:val="20"/>
          <w:szCs w:val="20"/>
        </w:rPr>
        <w:t>Zhonghua Liu Xing Bing Xue Za Zhi= Zhonghua Liuxingbingxue Zazhi</w:t>
      </w:r>
      <w:r w:rsidRPr="00FD6780">
        <w:rPr>
          <w:color w:val="000000"/>
          <w:kern w:val="0"/>
          <w:sz w:val="20"/>
          <w:szCs w:val="20"/>
        </w:rPr>
        <w:t xml:space="preserve">, </w:t>
      </w:r>
      <w:r w:rsidRPr="00FD6780">
        <w:rPr>
          <w:i/>
          <w:iCs/>
          <w:color w:val="000000"/>
          <w:kern w:val="0"/>
          <w:sz w:val="20"/>
          <w:szCs w:val="20"/>
        </w:rPr>
        <w:t>38</w:t>
      </w:r>
      <w:r w:rsidRPr="00FD6780">
        <w:rPr>
          <w:color w:val="000000"/>
          <w:kern w:val="0"/>
          <w:sz w:val="20"/>
          <w:szCs w:val="20"/>
        </w:rPr>
        <w:t>(1), 110-116.</w:t>
      </w:r>
      <w:bookmarkEnd w:id="257"/>
    </w:p>
    <w:p w14:paraId="41A06A8E" w14:textId="77777777" w:rsidR="00FD6780" w:rsidRPr="00FD6780" w:rsidRDefault="00FD6780" w:rsidP="00FD6780">
      <w:pPr>
        <w:autoSpaceDE w:val="0"/>
        <w:autoSpaceDN w:val="0"/>
        <w:adjustRightInd w:val="0"/>
        <w:ind w:left="240" w:firstLineChars="0" w:hanging="240"/>
        <w:rPr>
          <w:rFonts w:ascii="SimSun"/>
          <w:kern w:val="0"/>
          <w:szCs w:val="24"/>
        </w:rPr>
      </w:pPr>
      <w:bookmarkStart w:id="258" w:name="_nebA3047FA3_B9A4_4388_99AB_1F520B7AC4AF"/>
      <w:r w:rsidRPr="00FD6780">
        <w:rPr>
          <w:rFonts w:ascii="SimSun" w:cs="SimSun" w:hint="eastAsia"/>
          <w:color w:val="000000"/>
          <w:kern w:val="0"/>
          <w:sz w:val="20"/>
          <w:szCs w:val="20"/>
        </w:rPr>
        <w:t>苑新群</w:t>
      </w:r>
      <w:r w:rsidRPr="00FD6780">
        <w:rPr>
          <w:color w:val="000000"/>
          <w:kern w:val="0"/>
          <w:sz w:val="20"/>
          <w:szCs w:val="20"/>
        </w:rPr>
        <w:t xml:space="preserve">. (2014). </w:t>
      </w:r>
      <w:r w:rsidRPr="00FD6780">
        <w:rPr>
          <w:rFonts w:ascii="SimSun" w:cs="SimSun" w:hint="eastAsia"/>
          <w:i/>
          <w:iCs/>
          <w:color w:val="000000"/>
          <w:kern w:val="0"/>
          <w:sz w:val="20"/>
          <w:szCs w:val="20"/>
        </w:rPr>
        <w:t>大学生媒体多任务与心理健康的关系</w:t>
      </w:r>
      <w:r w:rsidRPr="00FD6780">
        <w:rPr>
          <w:color w:val="000000"/>
          <w:kern w:val="0"/>
          <w:sz w:val="20"/>
          <w:szCs w:val="20"/>
        </w:rPr>
        <w:t xml:space="preserve">. </w:t>
      </w:r>
      <w:r w:rsidRPr="00FD6780">
        <w:rPr>
          <w:rFonts w:ascii="SimSun" w:cs="SimSun" w:hint="eastAsia"/>
          <w:color w:val="000000"/>
          <w:kern w:val="0"/>
          <w:sz w:val="20"/>
          <w:szCs w:val="20"/>
        </w:rPr>
        <w:t>首都师范大学</w:t>
      </w:r>
      <w:r w:rsidRPr="00FD6780">
        <w:rPr>
          <w:color w:val="000000"/>
          <w:kern w:val="0"/>
          <w:sz w:val="20"/>
          <w:szCs w:val="20"/>
        </w:rPr>
        <w:t>.</w:t>
      </w:r>
      <w:bookmarkEnd w:id="258"/>
    </w:p>
    <w:p w14:paraId="4224AAC5" w14:textId="77777777" w:rsidR="00FD6780" w:rsidRPr="00FD6780" w:rsidRDefault="00FD6780" w:rsidP="00FD6780">
      <w:pPr>
        <w:autoSpaceDE w:val="0"/>
        <w:autoSpaceDN w:val="0"/>
        <w:adjustRightInd w:val="0"/>
        <w:ind w:left="240" w:firstLineChars="0" w:hanging="240"/>
        <w:rPr>
          <w:rFonts w:ascii="SimSun"/>
          <w:kern w:val="0"/>
          <w:szCs w:val="24"/>
        </w:rPr>
      </w:pPr>
      <w:bookmarkStart w:id="259" w:name="_nebC4DD63A2_6D04_4A72_9942_02772A682966"/>
      <w:r w:rsidRPr="00FD6780">
        <w:rPr>
          <w:color w:val="000000"/>
          <w:kern w:val="0"/>
          <w:sz w:val="20"/>
          <w:szCs w:val="20"/>
        </w:rPr>
        <w:t xml:space="preserve">Lovibond, P. F., &amp; Lovibond, S. H. (1995). The structure of negative emotional states: Comparison of the Depression Anxiety Stress Scales (DASS) with the Beck Depression and Anxiety Inventories. </w:t>
      </w:r>
      <w:r w:rsidRPr="00FD6780">
        <w:rPr>
          <w:i/>
          <w:iCs/>
          <w:color w:val="000000"/>
          <w:kern w:val="0"/>
          <w:sz w:val="20"/>
          <w:szCs w:val="20"/>
        </w:rPr>
        <w:t>Behaviour Research and Therapy</w:t>
      </w:r>
      <w:r w:rsidRPr="00FD6780">
        <w:rPr>
          <w:color w:val="000000"/>
          <w:kern w:val="0"/>
          <w:sz w:val="20"/>
          <w:szCs w:val="20"/>
        </w:rPr>
        <w:t xml:space="preserve">, </w:t>
      </w:r>
      <w:r w:rsidRPr="00FD6780">
        <w:rPr>
          <w:i/>
          <w:iCs/>
          <w:color w:val="000000"/>
          <w:kern w:val="0"/>
          <w:sz w:val="20"/>
          <w:szCs w:val="20"/>
        </w:rPr>
        <w:t>33</w:t>
      </w:r>
      <w:r w:rsidRPr="00FD6780">
        <w:rPr>
          <w:color w:val="000000"/>
          <w:kern w:val="0"/>
          <w:sz w:val="20"/>
          <w:szCs w:val="20"/>
        </w:rPr>
        <w:t>(3), 335-343.</w:t>
      </w:r>
      <w:bookmarkEnd w:id="259"/>
    </w:p>
    <w:p w14:paraId="13B81199" w14:textId="77777777" w:rsidR="00FD6780" w:rsidRPr="00FD6780" w:rsidRDefault="00FD6780" w:rsidP="00FD6780">
      <w:pPr>
        <w:autoSpaceDE w:val="0"/>
        <w:autoSpaceDN w:val="0"/>
        <w:adjustRightInd w:val="0"/>
        <w:ind w:left="240" w:firstLineChars="0" w:hanging="240"/>
        <w:rPr>
          <w:rFonts w:ascii="SimSun"/>
          <w:kern w:val="0"/>
          <w:szCs w:val="24"/>
        </w:rPr>
      </w:pPr>
      <w:bookmarkStart w:id="260" w:name="_neb0D8E6FAA_870D_4A2F_8C9C_57F109CB1CA2"/>
      <w:r w:rsidRPr="00FD6780">
        <w:rPr>
          <w:rFonts w:ascii="SimSun" w:cs="SimSun" w:hint="eastAsia"/>
          <w:color w:val="000000"/>
          <w:kern w:val="0"/>
          <w:sz w:val="20"/>
          <w:szCs w:val="20"/>
        </w:rPr>
        <w:t>龚栩</w:t>
      </w:r>
      <w:r w:rsidRPr="00FD6780">
        <w:rPr>
          <w:color w:val="000000"/>
          <w:kern w:val="0"/>
          <w:sz w:val="20"/>
          <w:szCs w:val="20"/>
        </w:rPr>
        <w:t xml:space="preserve">, </w:t>
      </w:r>
      <w:r w:rsidRPr="00FD6780">
        <w:rPr>
          <w:rFonts w:ascii="SimSun" w:cs="SimSun" w:hint="eastAsia"/>
          <w:color w:val="000000"/>
          <w:kern w:val="0"/>
          <w:sz w:val="20"/>
          <w:szCs w:val="20"/>
        </w:rPr>
        <w:t>谢熹瑶</w:t>
      </w:r>
      <w:r w:rsidRPr="00FD6780">
        <w:rPr>
          <w:color w:val="000000"/>
          <w:kern w:val="0"/>
          <w:sz w:val="20"/>
          <w:szCs w:val="20"/>
        </w:rPr>
        <w:t xml:space="preserve">, </w:t>
      </w:r>
      <w:r w:rsidRPr="00FD6780">
        <w:rPr>
          <w:rFonts w:ascii="SimSun" w:cs="SimSun" w:hint="eastAsia"/>
          <w:color w:val="000000"/>
          <w:kern w:val="0"/>
          <w:sz w:val="20"/>
          <w:szCs w:val="20"/>
        </w:rPr>
        <w:t>徐蕊</w:t>
      </w:r>
      <w:r w:rsidRPr="00FD6780">
        <w:rPr>
          <w:color w:val="000000"/>
          <w:kern w:val="0"/>
          <w:sz w:val="20"/>
          <w:szCs w:val="20"/>
        </w:rPr>
        <w:t xml:space="preserve">, </w:t>
      </w:r>
      <w:r w:rsidRPr="00FD6780">
        <w:rPr>
          <w:rFonts w:ascii="SimSun" w:cs="SimSun" w:hint="eastAsia"/>
          <w:color w:val="000000"/>
          <w:kern w:val="0"/>
          <w:sz w:val="20"/>
          <w:szCs w:val="20"/>
        </w:rPr>
        <w:t>罗跃嘉</w:t>
      </w:r>
      <w:r w:rsidRPr="00FD6780">
        <w:rPr>
          <w:color w:val="000000"/>
          <w:kern w:val="0"/>
          <w:sz w:val="20"/>
          <w:szCs w:val="20"/>
        </w:rPr>
        <w:t xml:space="preserve">. (2010). </w:t>
      </w:r>
      <w:r w:rsidRPr="00FD6780">
        <w:rPr>
          <w:rFonts w:ascii="SimSun" w:cs="SimSun" w:hint="eastAsia"/>
          <w:color w:val="000000"/>
          <w:kern w:val="0"/>
          <w:sz w:val="20"/>
          <w:szCs w:val="20"/>
        </w:rPr>
        <w:t>抑郁</w:t>
      </w:r>
      <w:r w:rsidRPr="00FD6780">
        <w:rPr>
          <w:color w:val="000000"/>
          <w:kern w:val="0"/>
          <w:sz w:val="20"/>
          <w:szCs w:val="20"/>
        </w:rPr>
        <w:t>-</w:t>
      </w:r>
      <w:r w:rsidRPr="00FD6780">
        <w:rPr>
          <w:rFonts w:ascii="SimSun" w:cs="SimSun" w:hint="eastAsia"/>
          <w:color w:val="000000"/>
          <w:kern w:val="0"/>
          <w:sz w:val="20"/>
          <w:szCs w:val="20"/>
        </w:rPr>
        <w:t>焦虑</w:t>
      </w:r>
      <w:r w:rsidRPr="00FD6780">
        <w:rPr>
          <w:color w:val="000000"/>
          <w:kern w:val="0"/>
          <w:sz w:val="20"/>
          <w:szCs w:val="20"/>
        </w:rPr>
        <w:t>-</w:t>
      </w:r>
      <w:r w:rsidRPr="00FD6780">
        <w:rPr>
          <w:rFonts w:ascii="SimSun" w:cs="SimSun" w:hint="eastAsia"/>
          <w:color w:val="000000"/>
          <w:kern w:val="0"/>
          <w:sz w:val="20"/>
          <w:szCs w:val="20"/>
        </w:rPr>
        <w:t>压力量表简体中文版</w:t>
      </w:r>
      <w:r w:rsidRPr="00FD6780">
        <w:rPr>
          <w:color w:val="000000"/>
          <w:kern w:val="0"/>
          <w:sz w:val="20"/>
          <w:szCs w:val="20"/>
        </w:rPr>
        <w:t>(DASS-21)</w:t>
      </w:r>
      <w:r w:rsidRPr="00FD6780">
        <w:rPr>
          <w:rFonts w:ascii="SimSun" w:cs="SimSun" w:hint="eastAsia"/>
          <w:color w:val="000000"/>
          <w:kern w:val="0"/>
          <w:sz w:val="20"/>
          <w:szCs w:val="20"/>
        </w:rPr>
        <w:t>在中国大学生中的测试报告</w:t>
      </w:r>
      <w:r w:rsidRPr="00FD6780">
        <w:rPr>
          <w:color w:val="000000"/>
          <w:kern w:val="0"/>
          <w:sz w:val="20"/>
          <w:szCs w:val="20"/>
        </w:rPr>
        <w:t xml:space="preserve">. </w:t>
      </w:r>
      <w:r w:rsidRPr="00FD6780">
        <w:rPr>
          <w:rFonts w:ascii="SimSun" w:cs="SimSun" w:hint="eastAsia"/>
          <w:i/>
          <w:iCs/>
          <w:color w:val="000000"/>
          <w:kern w:val="0"/>
          <w:sz w:val="20"/>
          <w:szCs w:val="20"/>
        </w:rPr>
        <w:t>中国临床心理学杂志</w:t>
      </w:r>
      <w:r w:rsidRPr="00FD6780">
        <w:rPr>
          <w:color w:val="000000"/>
          <w:kern w:val="0"/>
          <w:sz w:val="20"/>
          <w:szCs w:val="20"/>
        </w:rPr>
        <w:t xml:space="preserve">, </w:t>
      </w:r>
      <w:r w:rsidRPr="00FD6780">
        <w:rPr>
          <w:i/>
          <w:iCs/>
          <w:color w:val="000000"/>
          <w:kern w:val="0"/>
          <w:sz w:val="20"/>
          <w:szCs w:val="20"/>
        </w:rPr>
        <w:t>18</w:t>
      </w:r>
      <w:r w:rsidRPr="00FD6780">
        <w:rPr>
          <w:color w:val="000000"/>
          <w:kern w:val="0"/>
          <w:sz w:val="20"/>
          <w:szCs w:val="20"/>
        </w:rPr>
        <w:t>(04), 443-446.</w:t>
      </w:r>
      <w:bookmarkEnd w:id="260"/>
    </w:p>
    <w:p w14:paraId="1787DFBE" w14:textId="77777777" w:rsidR="00FD6780" w:rsidRPr="00FD6780" w:rsidRDefault="00FD6780" w:rsidP="00FD6780">
      <w:pPr>
        <w:autoSpaceDE w:val="0"/>
        <w:autoSpaceDN w:val="0"/>
        <w:adjustRightInd w:val="0"/>
        <w:ind w:left="240" w:firstLineChars="0" w:hanging="240"/>
        <w:rPr>
          <w:rFonts w:ascii="SimSun"/>
          <w:kern w:val="0"/>
          <w:szCs w:val="24"/>
        </w:rPr>
      </w:pPr>
      <w:bookmarkStart w:id="261" w:name="_neb733863E0_0E5C_40DA_9A68_5E5DDE642AB3"/>
      <w:r w:rsidRPr="00FD6780">
        <w:rPr>
          <w:rFonts w:ascii="SimSun" w:cs="SimSun" w:hint="eastAsia"/>
          <w:color w:val="000000"/>
          <w:kern w:val="0"/>
          <w:sz w:val="20"/>
          <w:szCs w:val="20"/>
        </w:rPr>
        <w:t>苏林雁</w:t>
      </w:r>
      <w:r w:rsidRPr="00FD6780">
        <w:rPr>
          <w:color w:val="000000"/>
          <w:kern w:val="0"/>
          <w:sz w:val="20"/>
          <w:szCs w:val="20"/>
        </w:rPr>
        <w:t xml:space="preserve">, </w:t>
      </w:r>
      <w:r w:rsidRPr="00FD6780">
        <w:rPr>
          <w:rFonts w:ascii="SimSun" w:cs="SimSun" w:hint="eastAsia"/>
          <w:color w:val="000000"/>
          <w:kern w:val="0"/>
          <w:sz w:val="20"/>
          <w:szCs w:val="20"/>
        </w:rPr>
        <w:t>李雪荣</w:t>
      </w:r>
      <w:r w:rsidRPr="00FD6780">
        <w:rPr>
          <w:color w:val="000000"/>
          <w:kern w:val="0"/>
          <w:sz w:val="20"/>
          <w:szCs w:val="20"/>
        </w:rPr>
        <w:t xml:space="preserve">, </w:t>
      </w:r>
      <w:r w:rsidRPr="00FD6780">
        <w:rPr>
          <w:rFonts w:ascii="SimSun" w:cs="SimSun" w:hint="eastAsia"/>
          <w:color w:val="000000"/>
          <w:kern w:val="0"/>
          <w:sz w:val="20"/>
          <w:szCs w:val="20"/>
        </w:rPr>
        <w:t>罗学荣</w:t>
      </w:r>
      <w:r w:rsidRPr="00FD6780">
        <w:rPr>
          <w:color w:val="000000"/>
          <w:kern w:val="0"/>
          <w:sz w:val="20"/>
          <w:szCs w:val="20"/>
        </w:rPr>
        <w:t xml:space="preserve">, </w:t>
      </w:r>
      <w:r w:rsidRPr="00FD6780">
        <w:rPr>
          <w:rFonts w:ascii="SimSun" w:cs="SimSun" w:hint="eastAsia"/>
          <w:color w:val="000000"/>
          <w:kern w:val="0"/>
          <w:sz w:val="20"/>
          <w:szCs w:val="20"/>
        </w:rPr>
        <w:t>万国斌</w:t>
      </w:r>
      <w:r w:rsidRPr="00FD6780">
        <w:rPr>
          <w:color w:val="000000"/>
          <w:kern w:val="0"/>
          <w:sz w:val="20"/>
          <w:szCs w:val="20"/>
        </w:rPr>
        <w:t xml:space="preserve">, </w:t>
      </w:r>
      <w:r w:rsidRPr="00FD6780">
        <w:rPr>
          <w:rFonts w:ascii="SimSun" w:cs="SimSun" w:hint="eastAsia"/>
          <w:color w:val="000000"/>
          <w:kern w:val="0"/>
          <w:sz w:val="20"/>
          <w:szCs w:val="20"/>
        </w:rPr>
        <w:t>杨志伟</w:t>
      </w:r>
      <w:r w:rsidRPr="00FD6780">
        <w:rPr>
          <w:color w:val="000000"/>
          <w:kern w:val="0"/>
          <w:sz w:val="20"/>
          <w:szCs w:val="20"/>
        </w:rPr>
        <w:t>. (1998). Achenbach</w:t>
      </w:r>
      <w:r w:rsidRPr="00FD6780">
        <w:rPr>
          <w:rFonts w:ascii="SimSun" w:cs="SimSun" w:hint="eastAsia"/>
          <w:color w:val="000000"/>
          <w:kern w:val="0"/>
          <w:sz w:val="20"/>
          <w:szCs w:val="20"/>
        </w:rPr>
        <w:t>儿童行为量表的再标准化及效度检验</w:t>
      </w:r>
      <w:r w:rsidRPr="00FD6780">
        <w:rPr>
          <w:color w:val="000000"/>
          <w:kern w:val="0"/>
          <w:sz w:val="20"/>
          <w:szCs w:val="20"/>
        </w:rPr>
        <w:t xml:space="preserve">. </w:t>
      </w:r>
      <w:r w:rsidRPr="00FD6780">
        <w:rPr>
          <w:rFonts w:ascii="SimSun" w:cs="SimSun" w:hint="eastAsia"/>
          <w:i/>
          <w:iCs/>
          <w:color w:val="000000"/>
          <w:kern w:val="0"/>
          <w:sz w:val="20"/>
          <w:szCs w:val="20"/>
        </w:rPr>
        <w:t>中国心理卫生杂志</w:t>
      </w:r>
      <w:r w:rsidRPr="00FD6780">
        <w:rPr>
          <w:color w:val="000000"/>
          <w:kern w:val="0"/>
          <w:sz w:val="20"/>
          <w:szCs w:val="20"/>
        </w:rPr>
        <w:t>(02), 4-6.</w:t>
      </w:r>
      <w:bookmarkEnd w:id="261"/>
    </w:p>
    <w:p w14:paraId="529F4899" w14:textId="77777777" w:rsidR="00FD6780" w:rsidRPr="00FD6780" w:rsidRDefault="00FD6780" w:rsidP="00FD6780">
      <w:pPr>
        <w:autoSpaceDE w:val="0"/>
        <w:autoSpaceDN w:val="0"/>
        <w:adjustRightInd w:val="0"/>
        <w:ind w:left="240" w:firstLineChars="0" w:hanging="240"/>
        <w:rPr>
          <w:rFonts w:ascii="SimSun"/>
          <w:kern w:val="0"/>
          <w:szCs w:val="24"/>
        </w:rPr>
      </w:pPr>
      <w:bookmarkStart w:id="262" w:name="_nebB20F749B_469B_455E_B781_B475F544E6C2"/>
      <w:r w:rsidRPr="00FD6780">
        <w:rPr>
          <w:rFonts w:ascii="SimSun" w:cs="SimSun" w:hint="eastAsia"/>
          <w:color w:val="000000"/>
          <w:kern w:val="0"/>
          <w:sz w:val="20"/>
          <w:szCs w:val="20"/>
        </w:rPr>
        <w:t>忻仁娥</w:t>
      </w:r>
      <w:r w:rsidRPr="00FD6780">
        <w:rPr>
          <w:color w:val="000000"/>
          <w:kern w:val="0"/>
          <w:sz w:val="20"/>
          <w:szCs w:val="20"/>
        </w:rPr>
        <w:t xml:space="preserve">. (1994). Achenbach </w:t>
      </w:r>
      <w:r w:rsidRPr="00FD6780">
        <w:rPr>
          <w:rFonts w:ascii="SimSun" w:cs="SimSun" w:hint="eastAsia"/>
          <w:color w:val="000000"/>
          <w:kern w:val="0"/>
          <w:sz w:val="20"/>
          <w:szCs w:val="20"/>
        </w:rPr>
        <w:t>儿童行为量表</w:t>
      </w:r>
      <w:r w:rsidRPr="00FD6780">
        <w:rPr>
          <w:color w:val="000000"/>
          <w:kern w:val="0"/>
          <w:sz w:val="20"/>
          <w:szCs w:val="20"/>
        </w:rPr>
        <w:t xml:space="preserve">( </w:t>
      </w:r>
      <w:r w:rsidRPr="00FD6780">
        <w:rPr>
          <w:rFonts w:ascii="SimSun" w:cs="SimSun" w:hint="eastAsia"/>
          <w:color w:val="000000"/>
          <w:kern w:val="0"/>
          <w:sz w:val="20"/>
          <w:szCs w:val="20"/>
        </w:rPr>
        <w:t>中国标准化</w:t>
      </w:r>
      <w:r w:rsidRPr="00FD6780">
        <w:rPr>
          <w:color w:val="000000"/>
          <w:kern w:val="0"/>
          <w:sz w:val="20"/>
          <w:szCs w:val="20"/>
        </w:rPr>
        <w:t xml:space="preserve">). </w:t>
      </w:r>
      <w:r w:rsidRPr="00FD6780">
        <w:rPr>
          <w:rFonts w:ascii="SimSun" w:cs="SimSun" w:hint="eastAsia"/>
          <w:i/>
          <w:iCs/>
          <w:color w:val="000000"/>
          <w:kern w:val="0"/>
          <w:sz w:val="20"/>
          <w:szCs w:val="20"/>
        </w:rPr>
        <w:t>上海精神医学</w:t>
      </w:r>
      <w:r w:rsidRPr="00FD6780">
        <w:rPr>
          <w:color w:val="000000"/>
          <w:kern w:val="0"/>
          <w:sz w:val="20"/>
          <w:szCs w:val="20"/>
        </w:rPr>
        <w:t xml:space="preserve">, </w:t>
      </w:r>
      <w:r w:rsidRPr="00FD6780">
        <w:rPr>
          <w:i/>
          <w:iCs/>
          <w:color w:val="000000"/>
          <w:kern w:val="0"/>
          <w:sz w:val="20"/>
          <w:szCs w:val="20"/>
        </w:rPr>
        <w:t>4</w:t>
      </w:r>
      <w:r w:rsidRPr="00FD6780">
        <w:rPr>
          <w:color w:val="000000"/>
          <w:kern w:val="0"/>
          <w:sz w:val="20"/>
          <w:szCs w:val="20"/>
        </w:rPr>
        <w:t>(1), 1-2.</w:t>
      </w:r>
      <w:bookmarkEnd w:id="262"/>
    </w:p>
    <w:p w14:paraId="43B107D9" w14:textId="77777777" w:rsidR="00FD6780" w:rsidRPr="00FD6780" w:rsidRDefault="00FD6780" w:rsidP="00FD6780">
      <w:pPr>
        <w:autoSpaceDE w:val="0"/>
        <w:autoSpaceDN w:val="0"/>
        <w:adjustRightInd w:val="0"/>
        <w:ind w:left="240" w:firstLineChars="0" w:hanging="240"/>
        <w:rPr>
          <w:rFonts w:ascii="SimSun"/>
          <w:kern w:val="0"/>
          <w:szCs w:val="24"/>
        </w:rPr>
      </w:pPr>
      <w:bookmarkStart w:id="263" w:name="_nebE5849F8A_F94C_4312_A3CE_89828144D9A7"/>
      <w:r w:rsidRPr="00FD6780">
        <w:rPr>
          <w:color w:val="000000"/>
          <w:kern w:val="0"/>
          <w:sz w:val="20"/>
          <w:szCs w:val="20"/>
        </w:rPr>
        <w:lastRenderedPageBreak/>
        <w:t xml:space="preserve">Achenbach, T., &amp; Edelbrock, C. (1987). </w:t>
      </w:r>
      <w:r w:rsidRPr="00FD6780">
        <w:rPr>
          <w:i/>
          <w:iCs/>
          <w:color w:val="000000"/>
          <w:kern w:val="0"/>
          <w:sz w:val="20"/>
          <w:szCs w:val="20"/>
        </w:rPr>
        <w:t>Manual for the Child Behavior Checklist</w:t>
      </w:r>
      <w:r w:rsidRPr="00FD6780">
        <w:rPr>
          <w:color w:val="000000"/>
          <w:kern w:val="0"/>
          <w:sz w:val="20"/>
          <w:szCs w:val="20"/>
        </w:rPr>
        <w:t>. Burlington: University of Vermont.</w:t>
      </w:r>
      <w:bookmarkEnd w:id="263"/>
    </w:p>
    <w:p w14:paraId="7986E9BE" w14:textId="77777777" w:rsidR="00FD6780" w:rsidRPr="00FD6780" w:rsidRDefault="00FD6780" w:rsidP="00FD6780">
      <w:pPr>
        <w:autoSpaceDE w:val="0"/>
        <w:autoSpaceDN w:val="0"/>
        <w:adjustRightInd w:val="0"/>
        <w:ind w:left="240" w:firstLineChars="0" w:hanging="240"/>
        <w:rPr>
          <w:rFonts w:ascii="SimSun"/>
          <w:kern w:val="0"/>
          <w:szCs w:val="24"/>
        </w:rPr>
      </w:pPr>
      <w:bookmarkStart w:id="264" w:name="_neb4D9CE566_DD88_4E73_ADD5_80346165D454"/>
      <w:r w:rsidRPr="00FD6780">
        <w:rPr>
          <w:color w:val="000000"/>
          <w:kern w:val="0"/>
          <w:sz w:val="20"/>
          <w:szCs w:val="20"/>
        </w:rPr>
        <w:t xml:space="preserve">Wood, A., Kroll, L., Moore, A., &amp; Harrington, R. (1995). Properties of the mood and feelings questionnaire in adolescent psychiatric outpatients: a research note. </w:t>
      </w:r>
      <w:r w:rsidRPr="00FD6780">
        <w:rPr>
          <w:i/>
          <w:iCs/>
          <w:color w:val="000000"/>
          <w:kern w:val="0"/>
          <w:sz w:val="20"/>
          <w:szCs w:val="20"/>
        </w:rPr>
        <w:t>Journal of Child Psychology and Psychiatry</w:t>
      </w:r>
      <w:r w:rsidRPr="00FD6780">
        <w:rPr>
          <w:color w:val="000000"/>
          <w:kern w:val="0"/>
          <w:sz w:val="20"/>
          <w:szCs w:val="20"/>
        </w:rPr>
        <w:t xml:space="preserve">, </w:t>
      </w:r>
      <w:r w:rsidRPr="00FD6780">
        <w:rPr>
          <w:i/>
          <w:iCs/>
          <w:color w:val="000000"/>
          <w:kern w:val="0"/>
          <w:sz w:val="20"/>
          <w:szCs w:val="20"/>
        </w:rPr>
        <w:t>36</w:t>
      </w:r>
      <w:r w:rsidRPr="00FD6780">
        <w:rPr>
          <w:color w:val="000000"/>
          <w:kern w:val="0"/>
          <w:sz w:val="20"/>
          <w:szCs w:val="20"/>
        </w:rPr>
        <w:t>(2), 327-334.</w:t>
      </w:r>
      <w:bookmarkEnd w:id="264"/>
    </w:p>
    <w:p w14:paraId="47C21D07" w14:textId="77777777" w:rsidR="00FD6780" w:rsidRPr="00FD6780" w:rsidRDefault="00FD6780" w:rsidP="00FD6780">
      <w:pPr>
        <w:autoSpaceDE w:val="0"/>
        <w:autoSpaceDN w:val="0"/>
        <w:adjustRightInd w:val="0"/>
        <w:ind w:left="240" w:firstLineChars="0" w:hanging="240"/>
        <w:rPr>
          <w:rFonts w:ascii="SimSun"/>
          <w:kern w:val="0"/>
          <w:szCs w:val="24"/>
        </w:rPr>
      </w:pPr>
      <w:bookmarkStart w:id="265" w:name="_neb07DE1F3C_ECC6_414E_86C9_0F278DDE845E"/>
      <w:r w:rsidRPr="00FD6780">
        <w:rPr>
          <w:rFonts w:ascii="SimSun" w:cs="SimSun" w:hint="eastAsia"/>
          <w:color w:val="000000"/>
          <w:kern w:val="0"/>
          <w:sz w:val="20"/>
          <w:szCs w:val="20"/>
        </w:rPr>
        <w:t>曹枫林</w:t>
      </w:r>
      <w:r w:rsidRPr="00FD6780">
        <w:rPr>
          <w:color w:val="000000"/>
          <w:kern w:val="0"/>
          <w:sz w:val="20"/>
          <w:szCs w:val="20"/>
        </w:rPr>
        <w:t xml:space="preserve">, </w:t>
      </w:r>
      <w:r w:rsidRPr="00FD6780">
        <w:rPr>
          <w:rFonts w:ascii="SimSun" w:cs="SimSun" w:hint="eastAsia"/>
          <w:color w:val="000000"/>
          <w:kern w:val="0"/>
          <w:sz w:val="20"/>
          <w:szCs w:val="20"/>
        </w:rPr>
        <w:t>苏林雁</w:t>
      </w:r>
      <w:r w:rsidRPr="00FD6780">
        <w:rPr>
          <w:color w:val="000000"/>
          <w:kern w:val="0"/>
          <w:sz w:val="20"/>
          <w:szCs w:val="20"/>
        </w:rPr>
        <w:t xml:space="preserve">, </w:t>
      </w:r>
      <w:r w:rsidRPr="00FD6780">
        <w:rPr>
          <w:rFonts w:ascii="SimSun" w:cs="SimSun" w:hint="eastAsia"/>
          <w:color w:val="000000"/>
          <w:kern w:val="0"/>
          <w:sz w:val="20"/>
          <w:szCs w:val="20"/>
        </w:rPr>
        <w:t>程培霞</w:t>
      </w:r>
      <w:r w:rsidRPr="00FD6780">
        <w:rPr>
          <w:color w:val="000000"/>
          <w:kern w:val="0"/>
          <w:sz w:val="20"/>
          <w:szCs w:val="20"/>
        </w:rPr>
        <w:t xml:space="preserve">. (2009). </w:t>
      </w:r>
      <w:r w:rsidRPr="00FD6780">
        <w:rPr>
          <w:rFonts w:ascii="SimSun" w:cs="SimSun" w:hint="eastAsia"/>
          <w:color w:val="000000"/>
          <w:kern w:val="0"/>
          <w:sz w:val="20"/>
          <w:szCs w:val="20"/>
        </w:rPr>
        <w:t>情绪问卷中文版用于中学生的信度和效度研究</w:t>
      </w:r>
      <w:r w:rsidRPr="00FD6780">
        <w:rPr>
          <w:color w:val="000000"/>
          <w:kern w:val="0"/>
          <w:sz w:val="20"/>
          <w:szCs w:val="20"/>
        </w:rPr>
        <w:t xml:space="preserve">. </w:t>
      </w:r>
      <w:r w:rsidRPr="00FD6780">
        <w:rPr>
          <w:rFonts w:ascii="SimSun" w:cs="SimSun" w:hint="eastAsia"/>
          <w:i/>
          <w:iCs/>
          <w:color w:val="000000"/>
          <w:kern w:val="0"/>
          <w:sz w:val="20"/>
          <w:szCs w:val="20"/>
        </w:rPr>
        <w:t>中国临床心理学杂志</w:t>
      </w:r>
      <w:r w:rsidRPr="00FD6780">
        <w:rPr>
          <w:color w:val="000000"/>
          <w:kern w:val="0"/>
          <w:sz w:val="20"/>
          <w:szCs w:val="20"/>
        </w:rPr>
        <w:t xml:space="preserve">, </w:t>
      </w:r>
      <w:r w:rsidRPr="00FD6780">
        <w:rPr>
          <w:i/>
          <w:iCs/>
          <w:color w:val="000000"/>
          <w:kern w:val="0"/>
          <w:sz w:val="20"/>
          <w:szCs w:val="20"/>
        </w:rPr>
        <w:t>17</w:t>
      </w:r>
      <w:r w:rsidRPr="00FD6780">
        <w:rPr>
          <w:color w:val="000000"/>
          <w:kern w:val="0"/>
          <w:sz w:val="20"/>
          <w:szCs w:val="20"/>
        </w:rPr>
        <w:t>(04), 440-442.</w:t>
      </w:r>
      <w:bookmarkEnd w:id="265"/>
    </w:p>
    <w:p w14:paraId="7CE06AE2" w14:textId="77777777" w:rsidR="00FD6780" w:rsidRPr="00FD6780" w:rsidRDefault="00FD6780" w:rsidP="00FD6780">
      <w:pPr>
        <w:autoSpaceDE w:val="0"/>
        <w:autoSpaceDN w:val="0"/>
        <w:adjustRightInd w:val="0"/>
        <w:ind w:left="240" w:firstLineChars="0" w:hanging="240"/>
        <w:rPr>
          <w:rFonts w:ascii="SimSun"/>
          <w:kern w:val="0"/>
          <w:szCs w:val="24"/>
        </w:rPr>
      </w:pPr>
      <w:bookmarkStart w:id="266" w:name="_neb05A24632_76E4_4B54_A679_2F7AEE041EAD"/>
      <w:r w:rsidRPr="00FD6780">
        <w:rPr>
          <w:rFonts w:ascii="SimSun" w:cs="SimSun" w:hint="eastAsia"/>
          <w:color w:val="000000"/>
          <w:kern w:val="0"/>
          <w:sz w:val="20"/>
          <w:szCs w:val="20"/>
        </w:rPr>
        <w:t>王极盛</w:t>
      </w:r>
      <w:r w:rsidRPr="00FD6780">
        <w:rPr>
          <w:color w:val="000000"/>
          <w:kern w:val="0"/>
          <w:sz w:val="20"/>
          <w:szCs w:val="20"/>
        </w:rPr>
        <w:t xml:space="preserve">, </w:t>
      </w:r>
      <w:r w:rsidRPr="00FD6780">
        <w:rPr>
          <w:rFonts w:ascii="SimSun" w:cs="SimSun" w:hint="eastAsia"/>
          <w:color w:val="000000"/>
          <w:kern w:val="0"/>
          <w:sz w:val="20"/>
          <w:szCs w:val="20"/>
        </w:rPr>
        <w:t>邱炳武</w:t>
      </w:r>
      <w:r w:rsidRPr="00FD6780">
        <w:rPr>
          <w:color w:val="000000"/>
          <w:kern w:val="0"/>
          <w:sz w:val="20"/>
          <w:szCs w:val="20"/>
        </w:rPr>
        <w:t xml:space="preserve">, </w:t>
      </w:r>
      <w:r w:rsidRPr="00FD6780">
        <w:rPr>
          <w:rFonts w:ascii="SimSun" w:cs="SimSun" w:hint="eastAsia"/>
          <w:color w:val="000000"/>
          <w:kern w:val="0"/>
          <w:sz w:val="20"/>
          <w:szCs w:val="20"/>
        </w:rPr>
        <w:t>赫尔实</w:t>
      </w:r>
      <w:r w:rsidRPr="00FD6780">
        <w:rPr>
          <w:color w:val="000000"/>
          <w:kern w:val="0"/>
          <w:sz w:val="20"/>
          <w:szCs w:val="20"/>
        </w:rPr>
        <w:t xml:space="preserve">. (1997). </w:t>
      </w:r>
      <w:r w:rsidRPr="00FD6780">
        <w:rPr>
          <w:rFonts w:ascii="SimSun" w:cs="SimSun" w:hint="eastAsia"/>
          <w:color w:val="000000"/>
          <w:kern w:val="0"/>
          <w:sz w:val="20"/>
          <w:szCs w:val="20"/>
        </w:rPr>
        <w:t>中学生抑郁量表的编制及其标准化</w:t>
      </w:r>
      <w:r w:rsidRPr="00FD6780">
        <w:rPr>
          <w:color w:val="000000"/>
          <w:kern w:val="0"/>
          <w:sz w:val="20"/>
          <w:szCs w:val="20"/>
        </w:rPr>
        <w:t xml:space="preserve">. </w:t>
      </w:r>
      <w:r w:rsidRPr="00FD6780">
        <w:rPr>
          <w:rFonts w:ascii="SimSun" w:cs="SimSun" w:hint="eastAsia"/>
          <w:i/>
          <w:iCs/>
          <w:color w:val="000000"/>
          <w:kern w:val="0"/>
          <w:sz w:val="20"/>
          <w:szCs w:val="20"/>
        </w:rPr>
        <w:t>社会心理科学</w:t>
      </w:r>
      <w:r w:rsidRPr="00FD6780">
        <w:rPr>
          <w:color w:val="000000"/>
          <w:kern w:val="0"/>
          <w:sz w:val="20"/>
          <w:szCs w:val="20"/>
        </w:rPr>
        <w:t>(3), 3.</w:t>
      </w:r>
      <w:bookmarkEnd w:id="266"/>
    </w:p>
    <w:p w14:paraId="48715C08" w14:textId="77777777" w:rsidR="00FD6780" w:rsidRPr="00FD6780" w:rsidRDefault="00FD6780" w:rsidP="00FD6780">
      <w:pPr>
        <w:autoSpaceDE w:val="0"/>
        <w:autoSpaceDN w:val="0"/>
        <w:adjustRightInd w:val="0"/>
        <w:ind w:left="240" w:firstLineChars="0" w:hanging="240"/>
        <w:rPr>
          <w:rFonts w:ascii="SimSun"/>
          <w:kern w:val="0"/>
          <w:szCs w:val="24"/>
        </w:rPr>
      </w:pPr>
      <w:bookmarkStart w:id="267" w:name="_neb7EA7E88F_EF60_4CA6_A933_4B72FD759361"/>
      <w:r w:rsidRPr="00FD6780">
        <w:rPr>
          <w:color w:val="000000"/>
          <w:kern w:val="0"/>
          <w:sz w:val="20"/>
          <w:szCs w:val="20"/>
        </w:rPr>
        <w:t xml:space="preserve">William Li, H. C., Chung, O. K. J., &amp; Ho, K. Y. (2010). Center for epidemiologic studies depression scale for children: psychometric testing of the Chinese version. </w:t>
      </w:r>
      <w:r w:rsidRPr="00FD6780">
        <w:rPr>
          <w:i/>
          <w:iCs/>
          <w:color w:val="000000"/>
          <w:kern w:val="0"/>
          <w:sz w:val="20"/>
          <w:szCs w:val="20"/>
        </w:rPr>
        <w:t>Journal of Advanced Nursing</w:t>
      </w:r>
      <w:r w:rsidRPr="00FD6780">
        <w:rPr>
          <w:color w:val="000000"/>
          <w:kern w:val="0"/>
          <w:sz w:val="20"/>
          <w:szCs w:val="20"/>
        </w:rPr>
        <w:t xml:space="preserve">, </w:t>
      </w:r>
      <w:r w:rsidRPr="00FD6780">
        <w:rPr>
          <w:i/>
          <w:iCs/>
          <w:color w:val="000000"/>
          <w:kern w:val="0"/>
          <w:sz w:val="20"/>
          <w:szCs w:val="20"/>
        </w:rPr>
        <w:t>66</w:t>
      </w:r>
      <w:r w:rsidRPr="00FD6780">
        <w:rPr>
          <w:color w:val="000000"/>
          <w:kern w:val="0"/>
          <w:sz w:val="20"/>
          <w:szCs w:val="20"/>
        </w:rPr>
        <w:t>(11), 2582-2591.</w:t>
      </w:r>
      <w:bookmarkEnd w:id="267"/>
    </w:p>
    <w:p w14:paraId="3FE48988" w14:textId="77777777" w:rsidR="00FD6780" w:rsidRPr="00FD6780" w:rsidRDefault="00FD6780" w:rsidP="00FD6780">
      <w:pPr>
        <w:autoSpaceDE w:val="0"/>
        <w:autoSpaceDN w:val="0"/>
        <w:adjustRightInd w:val="0"/>
        <w:ind w:left="240" w:firstLineChars="0" w:hanging="240"/>
        <w:rPr>
          <w:rFonts w:ascii="SimSun"/>
          <w:kern w:val="0"/>
          <w:szCs w:val="24"/>
        </w:rPr>
      </w:pPr>
      <w:bookmarkStart w:id="268" w:name="_neb5651EB05_DE5C_4679_92C9_5C082DC124A7"/>
      <w:r w:rsidRPr="00FD6780">
        <w:rPr>
          <w:color w:val="000000"/>
          <w:kern w:val="0"/>
          <w:sz w:val="20"/>
          <w:szCs w:val="20"/>
        </w:rPr>
        <w:t xml:space="preserve">Huang, C. Y., &amp; Hsu, W. Y. (2003). A study of developing an adolescent depression inventory. </w:t>
      </w:r>
      <w:r w:rsidRPr="00FD6780">
        <w:rPr>
          <w:i/>
          <w:iCs/>
          <w:color w:val="000000"/>
          <w:kern w:val="0"/>
          <w:sz w:val="20"/>
          <w:szCs w:val="20"/>
        </w:rPr>
        <w:t>Journal of Education Psychology</w:t>
      </w:r>
      <w:r w:rsidRPr="00FD6780">
        <w:rPr>
          <w:color w:val="000000"/>
          <w:kern w:val="0"/>
          <w:sz w:val="20"/>
          <w:szCs w:val="20"/>
        </w:rPr>
        <w:t xml:space="preserve">, </w:t>
      </w:r>
      <w:r w:rsidRPr="00FD6780">
        <w:rPr>
          <w:i/>
          <w:iCs/>
          <w:color w:val="000000"/>
          <w:kern w:val="0"/>
          <w:sz w:val="20"/>
          <w:szCs w:val="20"/>
        </w:rPr>
        <w:t>26</w:t>
      </w:r>
      <w:r w:rsidRPr="00FD6780">
        <w:rPr>
          <w:color w:val="000000"/>
          <w:kern w:val="0"/>
          <w:sz w:val="20"/>
          <w:szCs w:val="20"/>
        </w:rPr>
        <w:t>, 167-190.</w:t>
      </w:r>
      <w:bookmarkEnd w:id="268"/>
    </w:p>
    <w:p w14:paraId="3D7CEC17" w14:textId="77777777" w:rsidR="00FD6780" w:rsidRPr="00FD6780" w:rsidRDefault="00FD6780" w:rsidP="00FD6780">
      <w:pPr>
        <w:autoSpaceDE w:val="0"/>
        <w:autoSpaceDN w:val="0"/>
        <w:adjustRightInd w:val="0"/>
        <w:ind w:left="240" w:firstLineChars="0" w:hanging="240"/>
        <w:rPr>
          <w:rFonts w:ascii="SimSun"/>
          <w:kern w:val="0"/>
          <w:szCs w:val="24"/>
        </w:rPr>
      </w:pPr>
      <w:bookmarkStart w:id="269" w:name="_neb0CB28DC0_F9F7_43E6_B9B8_B151B5E72A01"/>
      <w:r w:rsidRPr="00FD6780">
        <w:rPr>
          <w:rFonts w:ascii="SimSun" w:cs="SimSun" w:hint="eastAsia"/>
          <w:color w:val="000000"/>
          <w:kern w:val="0"/>
          <w:sz w:val="20"/>
          <w:szCs w:val="20"/>
        </w:rPr>
        <w:t>楊雅惠</w:t>
      </w:r>
      <w:r w:rsidRPr="00FD6780">
        <w:rPr>
          <w:color w:val="000000"/>
          <w:kern w:val="0"/>
          <w:sz w:val="20"/>
          <w:szCs w:val="20"/>
        </w:rPr>
        <w:t xml:space="preserve">. (2003). </w:t>
      </w:r>
      <w:r w:rsidRPr="00FD6780">
        <w:rPr>
          <w:rFonts w:ascii="SimSun" w:cs="SimSun" w:hint="eastAsia"/>
          <w:color w:val="000000"/>
          <w:kern w:val="0"/>
          <w:sz w:val="20"/>
          <w:szCs w:val="20"/>
        </w:rPr>
        <w:t>依附</w:t>
      </w:r>
      <w:r w:rsidRPr="00FD6780">
        <w:rPr>
          <w:color w:val="000000"/>
          <w:kern w:val="0"/>
          <w:sz w:val="20"/>
          <w:szCs w:val="20"/>
        </w:rPr>
        <w:t>,</w:t>
      </w:r>
      <w:r w:rsidRPr="00FD6780">
        <w:rPr>
          <w:rFonts w:ascii="SimSun" w:cs="SimSun" w:hint="eastAsia"/>
          <w:color w:val="000000"/>
          <w:kern w:val="0"/>
          <w:sz w:val="20"/>
          <w:szCs w:val="20"/>
        </w:rPr>
        <w:t>負向情緒調適預期和壓力因應對情緒經驗的影響歷程之探討</w:t>
      </w:r>
      <w:r w:rsidRPr="00FD6780">
        <w:rPr>
          <w:color w:val="000000"/>
          <w:kern w:val="0"/>
          <w:sz w:val="20"/>
          <w:szCs w:val="20"/>
        </w:rPr>
        <w:t>:</w:t>
      </w:r>
      <w:r w:rsidRPr="00FD6780">
        <w:rPr>
          <w:rFonts w:ascii="SimSun" w:cs="SimSun" w:hint="eastAsia"/>
          <w:color w:val="000000"/>
          <w:kern w:val="0"/>
          <w:sz w:val="20"/>
          <w:szCs w:val="20"/>
        </w:rPr>
        <w:t>以大四學生的生涯抉擇壓力為例</w:t>
      </w:r>
      <w:r w:rsidRPr="00FD6780">
        <w:rPr>
          <w:color w:val="000000"/>
          <w:kern w:val="0"/>
          <w:sz w:val="20"/>
          <w:szCs w:val="20"/>
        </w:rPr>
        <w:t>.</w:t>
      </w:r>
      <w:bookmarkEnd w:id="269"/>
    </w:p>
    <w:p w14:paraId="7C7A0558" w14:textId="77777777" w:rsidR="00FD6780" w:rsidRPr="00FD6780" w:rsidRDefault="00FD6780" w:rsidP="00FD6780">
      <w:pPr>
        <w:autoSpaceDE w:val="0"/>
        <w:autoSpaceDN w:val="0"/>
        <w:adjustRightInd w:val="0"/>
        <w:ind w:left="240" w:firstLineChars="0" w:hanging="240"/>
        <w:rPr>
          <w:rFonts w:ascii="SimSun"/>
          <w:kern w:val="0"/>
          <w:szCs w:val="24"/>
        </w:rPr>
      </w:pPr>
      <w:bookmarkStart w:id="270" w:name="_nebE646E539_26D6_4907_AE37_E6552CE44EB5"/>
      <w:r w:rsidRPr="00FD6780">
        <w:rPr>
          <w:color w:val="000000"/>
          <w:kern w:val="0"/>
          <w:sz w:val="20"/>
          <w:szCs w:val="20"/>
        </w:rPr>
        <w:t xml:space="preserve">Lee, M., Lee, Y., Yen, L., Lin, M., &amp; Lue, B. (1990). Reliability and validity of using a brief psychiatric symptom rating scale in clinical practice. </w:t>
      </w:r>
      <w:r w:rsidRPr="00FD6780">
        <w:rPr>
          <w:i/>
          <w:iCs/>
          <w:color w:val="000000"/>
          <w:kern w:val="0"/>
          <w:sz w:val="20"/>
          <w:szCs w:val="20"/>
        </w:rPr>
        <w:t>Journal of the Formosan Medical Association</w:t>
      </w:r>
      <w:r w:rsidRPr="00FD6780">
        <w:rPr>
          <w:color w:val="000000"/>
          <w:kern w:val="0"/>
          <w:sz w:val="20"/>
          <w:szCs w:val="20"/>
        </w:rPr>
        <w:t xml:space="preserve">, </w:t>
      </w:r>
      <w:r w:rsidRPr="00FD6780">
        <w:rPr>
          <w:i/>
          <w:iCs/>
          <w:color w:val="000000"/>
          <w:kern w:val="0"/>
          <w:sz w:val="20"/>
          <w:szCs w:val="20"/>
        </w:rPr>
        <w:t>89</w:t>
      </w:r>
      <w:r w:rsidRPr="00FD6780">
        <w:rPr>
          <w:color w:val="000000"/>
          <w:kern w:val="0"/>
          <w:sz w:val="20"/>
          <w:szCs w:val="20"/>
        </w:rPr>
        <w:t>(12), 1081-1087.</w:t>
      </w:r>
      <w:bookmarkEnd w:id="270"/>
    </w:p>
    <w:p w14:paraId="702BFCBF" w14:textId="77777777" w:rsidR="00FD6780" w:rsidRPr="00FD6780" w:rsidRDefault="00FD6780" w:rsidP="00FD6780">
      <w:pPr>
        <w:autoSpaceDE w:val="0"/>
        <w:autoSpaceDN w:val="0"/>
        <w:adjustRightInd w:val="0"/>
        <w:ind w:left="240" w:firstLineChars="0" w:hanging="240"/>
        <w:rPr>
          <w:rFonts w:ascii="SimSun"/>
          <w:kern w:val="0"/>
          <w:szCs w:val="24"/>
        </w:rPr>
      </w:pPr>
      <w:bookmarkStart w:id="271" w:name="_neb8BC6EE95_0989_45E2_A5A1_736E97564420"/>
      <w:r w:rsidRPr="00FD6780">
        <w:rPr>
          <w:color w:val="000000"/>
          <w:kern w:val="0"/>
          <w:sz w:val="20"/>
          <w:szCs w:val="20"/>
        </w:rPr>
        <w:t>Li, L. W., Liu, J., Xu, H., &amp; Zhang, Z. (2016). Understanding rural</w:t>
      </w:r>
      <w:r w:rsidRPr="00FD6780">
        <w:rPr>
          <w:rFonts w:ascii="SimSun" w:cs="SimSun" w:hint="eastAsia"/>
          <w:color w:val="000000"/>
          <w:kern w:val="0"/>
          <w:sz w:val="20"/>
          <w:szCs w:val="20"/>
        </w:rPr>
        <w:t>–</w:t>
      </w:r>
      <w:r w:rsidRPr="00FD6780">
        <w:rPr>
          <w:color w:val="000000"/>
          <w:kern w:val="0"/>
          <w:sz w:val="20"/>
          <w:szCs w:val="20"/>
        </w:rPr>
        <w:t xml:space="preserve">urban differences in depressive symptoms among older adults in China. </w:t>
      </w:r>
      <w:r w:rsidRPr="00FD6780">
        <w:rPr>
          <w:i/>
          <w:iCs/>
          <w:color w:val="000000"/>
          <w:kern w:val="0"/>
          <w:sz w:val="20"/>
          <w:szCs w:val="20"/>
        </w:rPr>
        <w:t>Journal of Aging and Health</w:t>
      </w:r>
      <w:r w:rsidRPr="00FD6780">
        <w:rPr>
          <w:color w:val="000000"/>
          <w:kern w:val="0"/>
          <w:sz w:val="20"/>
          <w:szCs w:val="20"/>
        </w:rPr>
        <w:t xml:space="preserve">, </w:t>
      </w:r>
      <w:r w:rsidRPr="00FD6780">
        <w:rPr>
          <w:i/>
          <w:iCs/>
          <w:color w:val="000000"/>
          <w:kern w:val="0"/>
          <w:sz w:val="20"/>
          <w:szCs w:val="20"/>
        </w:rPr>
        <w:t>28</w:t>
      </w:r>
      <w:r w:rsidRPr="00FD6780">
        <w:rPr>
          <w:color w:val="000000"/>
          <w:kern w:val="0"/>
          <w:sz w:val="20"/>
          <w:szCs w:val="20"/>
        </w:rPr>
        <w:t>(2), 341-362.</w:t>
      </w:r>
      <w:bookmarkEnd w:id="271"/>
    </w:p>
    <w:p w14:paraId="628C2E49" w14:textId="77777777" w:rsidR="00FD6780" w:rsidRPr="00FD6780" w:rsidRDefault="00FD6780" w:rsidP="00FD6780">
      <w:pPr>
        <w:autoSpaceDE w:val="0"/>
        <w:autoSpaceDN w:val="0"/>
        <w:adjustRightInd w:val="0"/>
        <w:ind w:left="240" w:firstLineChars="0" w:hanging="240"/>
        <w:rPr>
          <w:rFonts w:ascii="SimSun"/>
          <w:kern w:val="0"/>
          <w:szCs w:val="24"/>
        </w:rPr>
      </w:pPr>
      <w:bookmarkStart w:id="272" w:name="_nebE5116861_3CC0_4833_8741_8F015FCED59E"/>
      <w:r w:rsidRPr="00FD6780">
        <w:rPr>
          <w:rFonts w:ascii="SimSun" w:cs="SimSun" w:hint="eastAsia"/>
          <w:color w:val="000000"/>
          <w:kern w:val="0"/>
          <w:sz w:val="20"/>
          <w:szCs w:val="20"/>
        </w:rPr>
        <w:t>张宝山</w:t>
      </w:r>
      <w:r w:rsidRPr="00FD6780">
        <w:rPr>
          <w:color w:val="000000"/>
          <w:kern w:val="0"/>
          <w:sz w:val="20"/>
          <w:szCs w:val="20"/>
        </w:rPr>
        <w:t xml:space="preserve">, </w:t>
      </w:r>
      <w:r w:rsidRPr="00FD6780">
        <w:rPr>
          <w:rFonts w:ascii="SimSun" w:cs="SimSun" w:hint="eastAsia"/>
          <w:color w:val="000000"/>
          <w:kern w:val="0"/>
          <w:sz w:val="20"/>
          <w:szCs w:val="20"/>
        </w:rPr>
        <w:t>李娟</w:t>
      </w:r>
      <w:r w:rsidRPr="00FD6780">
        <w:rPr>
          <w:color w:val="000000"/>
          <w:kern w:val="0"/>
          <w:sz w:val="20"/>
          <w:szCs w:val="20"/>
        </w:rPr>
        <w:t xml:space="preserve">. (2011). </w:t>
      </w:r>
      <w:r w:rsidRPr="00FD6780">
        <w:rPr>
          <w:rFonts w:ascii="SimSun" w:cs="SimSun" w:hint="eastAsia"/>
          <w:color w:val="000000"/>
          <w:kern w:val="0"/>
          <w:sz w:val="20"/>
          <w:szCs w:val="20"/>
        </w:rPr>
        <w:t>简版流调中心抑郁量表在全国成年人群中的信效度</w:t>
      </w:r>
      <w:r w:rsidRPr="00FD6780">
        <w:rPr>
          <w:color w:val="000000"/>
          <w:kern w:val="0"/>
          <w:sz w:val="20"/>
          <w:szCs w:val="20"/>
        </w:rPr>
        <w:t xml:space="preserve">. </w:t>
      </w:r>
      <w:r w:rsidRPr="00FD6780">
        <w:rPr>
          <w:rFonts w:ascii="SimSun" w:cs="SimSun"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25</w:t>
      </w:r>
      <w:r w:rsidRPr="00FD6780">
        <w:rPr>
          <w:color w:val="000000"/>
          <w:kern w:val="0"/>
          <w:sz w:val="20"/>
          <w:szCs w:val="20"/>
        </w:rPr>
        <w:t>(07), 506-511.</w:t>
      </w:r>
      <w:bookmarkEnd w:id="272"/>
    </w:p>
    <w:p w14:paraId="36D88CF3" w14:textId="77777777" w:rsidR="00FD6780" w:rsidRPr="00FD6780" w:rsidRDefault="00FD6780" w:rsidP="00FD6780">
      <w:pPr>
        <w:autoSpaceDE w:val="0"/>
        <w:autoSpaceDN w:val="0"/>
        <w:adjustRightInd w:val="0"/>
        <w:ind w:left="240" w:firstLineChars="0" w:hanging="240"/>
        <w:rPr>
          <w:rFonts w:ascii="SimSun"/>
          <w:kern w:val="0"/>
          <w:szCs w:val="24"/>
        </w:rPr>
      </w:pPr>
      <w:bookmarkStart w:id="273" w:name="_nebDD241E33_B4F1_4DF7_9994_87B38D18887A"/>
      <w:r w:rsidRPr="00FD6780">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sidRPr="00FD6780">
        <w:rPr>
          <w:i/>
          <w:iCs/>
          <w:color w:val="000000"/>
          <w:kern w:val="0"/>
          <w:sz w:val="20"/>
          <w:szCs w:val="20"/>
        </w:rPr>
        <w:t>Journal of Affective Disorders</w:t>
      </w:r>
      <w:r w:rsidRPr="00FD6780">
        <w:rPr>
          <w:color w:val="000000"/>
          <w:kern w:val="0"/>
          <w:sz w:val="20"/>
          <w:szCs w:val="20"/>
        </w:rPr>
        <w:t xml:space="preserve">, </w:t>
      </w:r>
      <w:r w:rsidRPr="00FD6780">
        <w:rPr>
          <w:i/>
          <w:iCs/>
          <w:color w:val="000000"/>
          <w:kern w:val="0"/>
          <w:sz w:val="20"/>
          <w:szCs w:val="20"/>
        </w:rPr>
        <w:t>274</w:t>
      </w:r>
      <w:r w:rsidRPr="00FD6780">
        <w:rPr>
          <w:color w:val="000000"/>
          <w:kern w:val="0"/>
          <w:sz w:val="20"/>
          <w:szCs w:val="20"/>
        </w:rPr>
        <w:t>, 545-552.</w:t>
      </w:r>
      <w:bookmarkEnd w:id="273"/>
    </w:p>
    <w:p w14:paraId="2CA4055E" w14:textId="77777777" w:rsidR="00FD6780" w:rsidRPr="00FD6780" w:rsidRDefault="00FD6780" w:rsidP="00FD6780">
      <w:pPr>
        <w:autoSpaceDE w:val="0"/>
        <w:autoSpaceDN w:val="0"/>
        <w:adjustRightInd w:val="0"/>
        <w:ind w:left="240" w:firstLineChars="0" w:hanging="240"/>
        <w:rPr>
          <w:rFonts w:ascii="SimSun"/>
          <w:kern w:val="0"/>
          <w:szCs w:val="24"/>
        </w:rPr>
      </w:pPr>
      <w:bookmarkStart w:id="274" w:name="_neb38A95827_F69C_4006_A71A_8C3D1C08BD74"/>
      <w:r w:rsidRPr="00FD6780">
        <w:rPr>
          <w:color w:val="000000"/>
          <w:kern w:val="0"/>
          <w:sz w:val="20"/>
          <w:szCs w:val="20"/>
        </w:rPr>
        <w:t xml:space="preserve">Zigmond, A. S., &amp; Snaith, R. P. (1983). The Hospital Anxiety and Depression Scale. </w:t>
      </w:r>
      <w:r w:rsidRPr="00FD6780">
        <w:rPr>
          <w:i/>
          <w:iCs/>
          <w:color w:val="000000"/>
          <w:kern w:val="0"/>
          <w:sz w:val="20"/>
          <w:szCs w:val="20"/>
        </w:rPr>
        <w:t>Acta Psychiatrica Scandinavica</w:t>
      </w:r>
      <w:r w:rsidRPr="00FD6780">
        <w:rPr>
          <w:color w:val="000000"/>
          <w:kern w:val="0"/>
          <w:sz w:val="20"/>
          <w:szCs w:val="20"/>
        </w:rPr>
        <w:t xml:space="preserve">, </w:t>
      </w:r>
      <w:r w:rsidRPr="00FD6780">
        <w:rPr>
          <w:i/>
          <w:iCs/>
          <w:color w:val="000000"/>
          <w:kern w:val="0"/>
          <w:sz w:val="20"/>
          <w:szCs w:val="20"/>
        </w:rPr>
        <w:t>67</w:t>
      </w:r>
      <w:r w:rsidRPr="00FD6780">
        <w:rPr>
          <w:color w:val="000000"/>
          <w:kern w:val="0"/>
          <w:sz w:val="20"/>
          <w:szCs w:val="20"/>
        </w:rPr>
        <w:t>(6), 361-370.</w:t>
      </w:r>
      <w:bookmarkEnd w:id="274"/>
    </w:p>
    <w:p w14:paraId="2B6EBEBE" w14:textId="77777777" w:rsidR="00FD6780" w:rsidRPr="00FD6780" w:rsidRDefault="00FD6780" w:rsidP="00FD6780">
      <w:pPr>
        <w:autoSpaceDE w:val="0"/>
        <w:autoSpaceDN w:val="0"/>
        <w:adjustRightInd w:val="0"/>
        <w:ind w:left="240" w:firstLineChars="0" w:hanging="240"/>
        <w:rPr>
          <w:rFonts w:ascii="SimSun"/>
          <w:kern w:val="0"/>
          <w:szCs w:val="24"/>
        </w:rPr>
      </w:pPr>
      <w:bookmarkStart w:id="275" w:name="_neb45A9812E_EF98_419B_A13C_B2204C7C4202"/>
      <w:r w:rsidRPr="00FD6780">
        <w:rPr>
          <w:rFonts w:ascii="SimSun" w:cs="SimSun" w:hint="eastAsia"/>
          <w:color w:val="000000"/>
          <w:kern w:val="0"/>
          <w:sz w:val="20"/>
          <w:szCs w:val="20"/>
        </w:rPr>
        <w:t>汤毓华</w:t>
      </w:r>
      <w:r w:rsidRPr="00FD6780">
        <w:rPr>
          <w:color w:val="000000"/>
          <w:kern w:val="0"/>
          <w:sz w:val="20"/>
          <w:szCs w:val="20"/>
        </w:rPr>
        <w:t xml:space="preserve">, </w:t>
      </w:r>
      <w:r w:rsidRPr="00FD6780">
        <w:rPr>
          <w:rFonts w:ascii="SimSun" w:cs="SimSun" w:hint="eastAsia"/>
          <w:color w:val="000000"/>
          <w:kern w:val="0"/>
          <w:sz w:val="20"/>
          <w:szCs w:val="20"/>
        </w:rPr>
        <w:t>张明园</w:t>
      </w:r>
      <w:r w:rsidRPr="00FD6780">
        <w:rPr>
          <w:color w:val="000000"/>
          <w:kern w:val="0"/>
          <w:sz w:val="20"/>
          <w:szCs w:val="20"/>
        </w:rPr>
        <w:t xml:space="preserve">. (1984). </w:t>
      </w:r>
      <w:r w:rsidRPr="00FD6780">
        <w:rPr>
          <w:rFonts w:ascii="SimSun" w:cs="SimSun" w:hint="eastAsia"/>
          <w:color w:val="000000"/>
          <w:kern w:val="0"/>
          <w:sz w:val="20"/>
          <w:szCs w:val="20"/>
        </w:rPr>
        <w:t>汉密顿抑郁量表</w:t>
      </w:r>
      <w:r w:rsidRPr="00FD6780">
        <w:rPr>
          <w:color w:val="000000"/>
          <w:kern w:val="0"/>
          <w:sz w:val="20"/>
          <w:szCs w:val="20"/>
        </w:rPr>
        <w:t xml:space="preserve">(HAMD). </w:t>
      </w:r>
      <w:r w:rsidRPr="00FD6780">
        <w:rPr>
          <w:rFonts w:ascii="SimSun" w:cs="SimSun" w:hint="eastAsia"/>
          <w:i/>
          <w:iCs/>
          <w:color w:val="000000"/>
          <w:kern w:val="0"/>
          <w:sz w:val="20"/>
          <w:szCs w:val="20"/>
        </w:rPr>
        <w:t>上海精神医学</w:t>
      </w:r>
      <w:r w:rsidRPr="00FD6780">
        <w:rPr>
          <w:color w:val="000000"/>
          <w:kern w:val="0"/>
          <w:sz w:val="20"/>
          <w:szCs w:val="20"/>
        </w:rPr>
        <w:t>(02), 61-64.</w:t>
      </w:r>
      <w:bookmarkEnd w:id="275"/>
    </w:p>
    <w:p w14:paraId="52983F76" w14:textId="77777777" w:rsidR="00FD6780" w:rsidRPr="00FD6780" w:rsidRDefault="00FD6780" w:rsidP="00FD6780">
      <w:pPr>
        <w:autoSpaceDE w:val="0"/>
        <w:autoSpaceDN w:val="0"/>
        <w:adjustRightInd w:val="0"/>
        <w:ind w:left="240" w:firstLineChars="0" w:hanging="240"/>
        <w:rPr>
          <w:rFonts w:ascii="SimSun"/>
          <w:kern w:val="0"/>
          <w:szCs w:val="24"/>
        </w:rPr>
      </w:pPr>
      <w:bookmarkStart w:id="276" w:name="_nebB3C012B0_AB34_477E_9BBF_BFE94A35C08C"/>
      <w:r w:rsidRPr="00FD6780">
        <w:rPr>
          <w:rFonts w:ascii="SimSun" w:cs="SimSun" w:hint="eastAsia"/>
          <w:color w:val="000000"/>
          <w:kern w:val="0"/>
          <w:sz w:val="20"/>
          <w:szCs w:val="20"/>
        </w:rPr>
        <w:t>周慧鸣</w:t>
      </w:r>
      <w:r w:rsidRPr="00FD6780">
        <w:rPr>
          <w:color w:val="000000"/>
          <w:kern w:val="0"/>
          <w:sz w:val="20"/>
          <w:szCs w:val="20"/>
        </w:rPr>
        <w:t xml:space="preserve">, </w:t>
      </w:r>
      <w:r w:rsidRPr="00FD6780">
        <w:rPr>
          <w:rFonts w:ascii="SimSun" w:cs="SimSun" w:hint="eastAsia"/>
          <w:color w:val="000000"/>
          <w:kern w:val="0"/>
          <w:sz w:val="20"/>
          <w:szCs w:val="20"/>
        </w:rPr>
        <w:t>郝楠</w:t>
      </w:r>
      <w:r w:rsidRPr="00FD6780">
        <w:rPr>
          <w:color w:val="000000"/>
          <w:kern w:val="0"/>
          <w:sz w:val="20"/>
          <w:szCs w:val="20"/>
        </w:rPr>
        <w:t xml:space="preserve">, </w:t>
      </w:r>
      <w:r w:rsidRPr="00FD6780">
        <w:rPr>
          <w:rFonts w:ascii="SimSun" w:cs="SimSun" w:hint="eastAsia"/>
          <w:color w:val="000000"/>
          <w:kern w:val="0"/>
          <w:sz w:val="20"/>
          <w:szCs w:val="20"/>
        </w:rPr>
        <w:t>杜亚松</w:t>
      </w:r>
      <w:r w:rsidRPr="00FD6780">
        <w:rPr>
          <w:color w:val="000000"/>
          <w:kern w:val="0"/>
          <w:sz w:val="20"/>
          <w:szCs w:val="20"/>
        </w:rPr>
        <w:t xml:space="preserve">, </w:t>
      </w:r>
      <w:r w:rsidRPr="00FD6780">
        <w:rPr>
          <w:rFonts w:ascii="SimSun" w:cs="SimSun" w:hint="eastAsia"/>
          <w:color w:val="000000"/>
          <w:kern w:val="0"/>
          <w:sz w:val="20"/>
          <w:szCs w:val="20"/>
        </w:rPr>
        <w:t>刘艳玉</w:t>
      </w:r>
      <w:r w:rsidRPr="00FD6780">
        <w:rPr>
          <w:color w:val="000000"/>
          <w:kern w:val="0"/>
          <w:sz w:val="20"/>
          <w:szCs w:val="20"/>
        </w:rPr>
        <w:t xml:space="preserve">, </w:t>
      </w:r>
      <w:r w:rsidRPr="00FD6780">
        <w:rPr>
          <w:rFonts w:ascii="SimSun" w:cs="SimSun" w:hint="eastAsia"/>
          <w:color w:val="000000"/>
          <w:kern w:val="0"/>
          <w:sz w:val="20"/>
          <w:szCs w:val="20"/>
        </w:rPr>
        <w:t>隋雨彤</w:t>
      </w:r>
      <w:r w:rsidRPr="00FD6780">
        <w:rPr>
          <w:color w:val="000000"/>
          <w:kern w:val="0"/>
          <w:sz w:val="20"/>
          <w:szCs w:val="20"/>
        </w:rPr>
        <w:t xml:space="preserve">, </w:t>
      </w:r>
      <w:r w:rsidRPr="00FD6780">
        <w:rPr>
          <w:rFonts w:ascii="SimSun" w:cs="SimSun" w:hint="eastAsia"/>
          <w:color w:val="000000"/>
          <w:kern w:val="0"/>
          <w:sz w:val="20"/>
          <w:szCs w:val="20"/>
        </w:rPr>
        <w:t>王艳华</w:t>
      </w:r>
      <w:r w:rsidRPr="00FD6780">
        <w:rPr>
          <w:color w:val="000000"/>
          <w:kern w:val="0"/>
          <w:sz w:val="20"/>
          <w:szCs w:val="20"/>
        </w:rPr>
        <w:t xml:space="preserve">,... KUTCHER Stanley. (2015). </w:t>
      </w:r>
      <w:r w:rsidRPr="00FD6780">
        <w:rPr>
          <w:rFonts w:ascii="SimSun" w:cs="SimSun" w:hint="eastAsia"/>
          <w:color w:val="000000"/>
          <w:kern w:val="0"/>
          <w:sz w:val="20"/>
          <w:szCs w:val="20"/>
        </w:rPr>
        <w:t>中文版</w:t>
      </w:r>
      <w:r w:rsidRPr="00FD6780">
        <w:rPr>
          <w:color w:val="000000"/>
          <w:kern w:val="0"/>
          <w:sz w:val="20"/>
          <w:szCs w:val="20"/>
        </w:rPr>
        <w:t>Kutcher</w:t>
      </w:r>
      <w:r w:rsidRPr="00FD6780">
        <w:rPr>
          <w:rFonts w:ascii="SimSun" w:cs="SimSun" w:hint="eastAsia"/>
          <w:color w:val="000000"/>
          <w:kern w:val="0"/>
          <w:sz w:val="20"/>
          <w:szCs w:val="20"/>
        </w:rPr>
        <w:t>青少年抑郁量表测评青少年样本的效度与信度</w:t>
      </w:r>
      <w:r w:rsidRPr="00FD6780">
        <w:rPr>
          <w:color w:val="000000"/>
          <w:kern w:val="0"/>
          <w:sz w:val="20"/>
          <w:szCs w:val="20"/>
        </w:rPr>
        <w:t xml:space="preserve">. </w:t>
      </w:r>
      <w:r w:rsidRPr="00FD6780">
        <w:rPr>
          <w:rFonts w:ascii="SimSun" w:cs="SimSun"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29</w:t>
      </w:r>
      <w:r w:rsidRPr="00FD6780">
        <w:rPr>
          <w:color w:val="000000"/>
          <w:kern w:val="0"/>
          <w:sz w:val="20"/>
          <w:szCs w:val="20"/>
        </w:rPr>
        <w:t>(06), 413-418.</w:t>
      </w:r>
      <w:bookmarkEnd w:id="276"/>
    </w:p>
    <w:p w14:paraId="35C773CD" w14:textId="77777777" w:rsidR="00FD6780" w:rsidRPr="00FD6780" w:rsidRDefault="00FD6780" w:rsidP="00FD6780">
      <w:pPr>
        <w:autoSpaceDE w:val="0"/>
        <w:autoSpaceDN w:val="0"/>
        <w:adjustRightInd w:val="0"/>
        <w:ind w:left="240" w:firstLineChars="0" w:hanging="240"/>
        <w:rPr>
          <w:rFonts w:ascii="SimSun"/>
          <w:kern w:val="0"/>
          <w:szCs w:val="24"/>
        </w:rPr>
      </w:pPr>
      <w:bookmarkStart w:id="277" w:name="_neb22D86BA5_B3F7_498C_BD76_11A7A66AC9B5"/>
      <w:r w:rsidRPr="00FD6780">
        <w:rPr>
          <w:color w:val="000000"/>
          <w:kern w:val="0"/>
          <w:sz w:val="20"/>
          <w:szCs w:val="20"/>
        </w:rPr>
        <w:t xml:space="preserve">Sakuma, K. K., Sun, P., Unger, J. B., &amp; Johnson, C. A. (2010). Evaluating depressive symptom interactions on adolescent smoking prevention program mediators: A mediated moderation analysis. </w:t>
      </w:r>
      <w:r w:rsidRPr="00FD6780">
        <w:rPr>
          <w:i/>
          <w:iCs/>
          <w:color w:val="000000"/>
          <w:kern w:val="0"/>
          <w:sz w:val="20"/>
          <w:szCs w:val="20"/>
        </w:rPr>
        <w:t>Nicotine &amp; Tobacco Research</w:t>
      </w:r>
      <w:r w:rsidRPr="00FD6780">
        <w:rPr>
          <w:color w:val="000000"/>
          <w:kern w:val="0"/>
          <w:sz w:val="20"/>
          <w:szCs w:val="20"/>
        </w:rPr>
        <w:t xml:space="preserve">, </w:t>
      </w:r>
      <w:r w:rsidRPr="00FD6780">
        <w:rPr>
          <w:i/>
          <w:iCs/>
          <w:color w:val="000000"/>
          <w:kern w:val="0"/>
          <w:sz w:val="20"/>
          <w:szCs w:val="20"/>
        </w:rPr>
        <w:t>12</w:t>
      </w:r>
      <w:r w:rsidRPr="00FD6780">
        <w:rPr>
          <w:color w:val="000000"/>
          <w:kern w:val="0"/>
          <w:sz w:val="20"/>
          <w:szCs w:val="20"/>
        </w:rPr>
        <w:t>(11), 1099-1107.</w:t>
      </w:r>
      <w:bookmarkEnd w:id="277"/>
    </w:p>
    <w:p w14:paraId="3FB24275" w14:textId="77777777" w:rsidR="00FD6780" w:rsidRPr="00FD6780" w:rsidRDefault="00FD6780" w:rsidP="00FD6780">
      <w:pPr>
        <w:autoSpaceDE w:val="0"/>
        <w:autoSpaceDN w:val="0"/>
        <w:adjustRightInd w:val="0"/>
        <w:ind w:left="240" w:firstLineChars="0" w:hanging="240"/>
        <w:rPr>
          <w:rFonts w:ascii="SimSun"/>
          <w:kern w:val="0"/>
          <w:szCs w:val="24"/>
        </w:rPr>
      </w:pPr>
      <w:bookmarkStart w:id="278" w:name="_neb151D301C_1761_4B7A_B25A_4345B02CC3C5"/>
      <w:r w:rsidRPr="00FD6780">
        <w:rPr>
          <w:rFonts w:ascii="SimSun" w:cs="SimSun" w:hint="eastAsia"/>
          <w:color w:val="000000"/>
          <w:kern w:val="0"/>
          <w:sz w:val="20"/>
          <w:szCs w:val="20"/>
        </w:rPr>
        <w:t>程培霞</w:t>
      </w:r>
      <w:r w:rsidRPr="00FD6780">
        <w:rPr>
          <w:color w:val="000000"/>
          <w:kern w:val="0"/>
          <w:sz w:val="20"/>
          <w:szCs w:val="20"/>
        </w:rPr>
        <w:t xml:space="preserve">, </w:t>
      </w:r>
      <w:r w:rsidRPr="00FD6780">
        <w:rPr>
          <w:rFonts w:ascii="SimSun" w:cs="SimSun" w:hint="eastAsia"/>
          <w:color w:val="000000"/>
          <w:kern w:val="0"/>
          <w:sz w:val="20"/>
          <w:szCs w:val="20"/>
        </w:rPr>
        <w:t>曹枫林</w:t>
      </w:r>
      <w:r w:rsidRPr="00FD6780">
        <w:rPr>
          <w:color w:val="000000"/>
          <w:kern w:val="0"/>
          <w:sz w:val="20"/>
          <w:szCs w:val="20"/>
        </w:rPr>
        <w:t xml:space="preserve">, </w:t>
      </w:r>
      <w:r w:rsidRPr="00FD6780">
        <w:rPr>
          <w:rFonts w:ascii="SimSun" w:cs="SimSun" w:hint="eastAsia"/>
          <w:color w:val="000000"/>
          <w:kern w:val="0"/>
          <w:sz w:val="20"/>
          <w:szCs w:val="20"/>
        </w:rPr>
        <w:t>苏林雁</w:t>
      </w:r>
      <w:r w:rsidRPr="00FD6780">
        <w:rPr>
          <w:color w:val="000000"/>
          <w:kern w:val="0"/>
          <w:sz w:val="20"/>
          <w:szCs w:val="20"/>
        </w:rPr>
        <w:t xml:space="preserve">. (2009). </w:t>
      </w:r>
      <w:r w:rsidRPr="00FD6780">
        <w:rPr>
          <w:rFonts w:ascii="SimSun" w:cs="SimSun" w:hint="eastAsia"/>
          <w:color w:val="000000"/>
          <w:kern w:val="0"/>
          <w:sz w:val="20"/>
          <w:szCs w:val="20"/>
        </w:rPr>
        <w:t>简化情绪量表中文版用于中学生的信度和效度</w:t>
      </w:r>
      <w:r w:rsidRPr="00FD6780">
        <w:rPr>
          <w:color w:val="000000"/>
          <w:kern w:val="0"/>
          <w:sz w:val="20"/>
          <w:szCs w:val="20"/>
        </w:rPr>
        <w:t xml:space="preserve">. </w:t>
      </w:r>
      <w:r w:rsidRPr="00FD6780">
        <w:rPr>
          <w:rFonts w:ascii="SimSun" w:cs="SimSun"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23</w:t>
      </w:r>
      <w:r w:rsidRPr="00FD6780">
        <w:rPr>
          <w:color w:val="000000"/>
          <w:kern w:val="0"/>
          <w:sz w:val="20"/>
          <w:szCs w:val="20"/>
        </w:rPr>
        <w:t>(01), 60-62.</w:t>
      </w:r>
      <w:bookmarkEnd w:id="278"/>
    </w:p>
    <w:p w14:paraId="34AC6B2E" w14:textId="77777777" w:rsidR="00FD6780" w:rsidRPr="00FD6780" w:rsidRDefault="00FD6780" w:rsidP="00FD6780">
      <w:pPr>
        <w:autoSpaceDE w:val="0"/>
        <w:autoSpaceDN w:val="0"/>
        <w:adjustRightInd w:val="0"/>
        <w:ind w:left="240" w:firstLineChars="0" w:hanging="240"/>
        <w:rPr>
          <w:rFonts w:ascii="SimSun"/>
          <w:kern w:val="0"/>
          <w:szCs w:val="24"/>
        </w:rPr>
      </w:pPr>
      <w:bookmarkStart w:id="279" w:name="_neb1DC9ED5F_89D2_4AAE_81BA_2BD779D8834D"/>
      <w:r w:rsidRPr="00FD6780">
        <w:rPr>
          <w:color w:val="000000"/>
          <w:kern w:val="0"/>
          <w:sz w:val="20"/>
          <w:szCs w:val="20"/>
        </w:rPr>
        <w:t xml:space="preserve">Yu, L., &amp; Cai, L. (2007). Review on the application of the University Personality Inventory in China and abroad. </w:t>
      </w:r>
      <w:r w:rsidRPr="00FD6780">
        <w:rPr>
          <w:i/>
          <w:iCs/>
          <w:color w:val="000000"/>
          <w:kern w:val="0"/>
          <w:sz w:val="20"/>
          <w:szCs w:val="20"/>
        </w:rPr>
        <w:t>Prof Circle</w:t>
      </w:r>
      <w:r w:rsidRPr="00FD6780">
        <w:rPr>
          <w:color w:val="000000"/>
          <w:kern w:val="0"/>
          <w:sz w:val="20"/>
          <w:szCs w:val="20"/>
        </w:rPr>
        <w:t>(53), 158-159.</w:t>
      </w:r>
      <w:bookmarkEnd w:id="279"/>
    </w:p>
    <w:p w14:paraId="55989408" w14:textId="77777777" w:rsidR="00FD6780" w:rsidRPr="00FD6780" w:rsidRDefault="00FD6780" w:rsidP="00FD6780">
      <w:pPr>
        <w:autoSpaceDE w:val="0"/>
        <w:autoSpaceDN w:val="0"/>
        <w:adjustRightInd w:val="0"/>
        <w:ind w:left="240" w:firstLineChars="0" w:hanging="240"/>
        <w:rPr>
          <w:rFonts w:ascii="SimSun"/>
          <w:kern w:val="0"/>
          <w:szCs w:val="24"/>
        </w:rPr>
      </w:pPr>
      <w:bookmarkStart w:id="280" w:name="_neb58D5E16F_75E6_4016_BF19_BAC0444E599E"/>
      <w:r w:rsidRPr="00FD6780">
        <w:rPr>
          <w:color w:val="000000"/>
          <w:kern w:val="0"/>
          <w:sz w:val="20"/>
          <w:szCs w:val="20"/>
        </w:rPr>
        <w:t>Huang, Q., Li, Y., Huang, S., Qi, J., Shao, T., Chen, X., ... Cai, Y. (2020). Smartphone use and sleep quality in chinese college students: a preliminary study. Front Psychiatry 11: 1</w:t>
      </w:r>
      <w:r w:rsidRPr="00FD6780">
        <w:rPr>
          <w:rFonts w:ascii="SimSun" w:cs="SimSun" w:hint="eastAsia"/>
          <w:color w:val="000000"/>
          <w:kern w:val="0"/>
          <w:sz w:val="20"/>
          <w:szCs w:val="20"/>
        </w:rPr>
        <w:t>–</w:t>
      </w:r>
      <w:r w:rsidRPr="00FD6780">
        <w:rPr>
          <w:color w:val="000000"/>
          <w:kern w:val="0"/>
          <w:sz w:val="20"/>
          <w:szCs w:val="20"/>
        </w:rPr>
        <w:t>7.</w:t>
      </w:r>
      <w:bookmarkEnd w:id="280"/>
    </w:p>
    <w:p w14:paraId="5973EC51" w14:textId="77777777" w:rsidR="00FD6780" w:rsidRPr="00FD6780" w:rsidRDefault="00FD6780" w:rsidP="00FD6780">
      <w:pPr>
        <w:autoSpaceDE w:val="0"/>
        <w:autoSpaceDN w:val="0"/>
        <w:adjustRightInd w:val="0"/>
        <w:ind w:left="240" w:firstLineChars="0" w:hanging="240"/>
        <w:rPr>
          <w:rFonts w:ascii="SimSun"/>
          <w:kern w:val="0"/>
          <w:szCs w:val="24"/>
        </w:rPr>
      </w:pPr>
      <w:bookmarkStart w:id="281" w:name="_neb1D5A17CB_98B6_4C32_8FE8_1A693FCD0657"/>
      <w:r w:rsidRPr="00FD6780">
        <w:rPr>
          <w:rFonts w:ascii="SimSun" w:cs="SimSun" w:hint="eastAsia"/>
          <w:color w:val="000000"/>
          <w:kern w:val="0"/>
          <w:sz w:val="20"/>
          <w:szCs w:val="20"/>
        </w:rPr>
        <w:lastRenderedPageBreak/>
        <w:t>张华</w:t>
      </w:r>
      <w:r w:rsidRPr="00FD6780">
        <w:rPr>
          <w:color w:val="000000"/>
          <w:kern w:val="0"/>
          <w:sz w:val="20"/>
          <w:szCs w:val="20"/>
        </w:rPr>
        <w:t xml:space="preserve">. (2021). </w:t>
      </w:r>
      <w:r w:rsidRPr="00FD6780">
        <w:rPr>
          <w:rFonts w:ascii="SimSun" w:cs="SimSun" w:hint="eastAsia"/>
          <w:i/>
          <w:iCs/>
          <w:color w:val="000000"/>
          <w:kern w:val="0"/>
          <w:sz w:val="20"/>
          <w:szCs w:val="20"/>
        </w:rPr>
        <w:t>散打运动对大学生心理健康影响的教学实验研究</w:t>
      </w:r>
      <w:r w:rsidRPr="00FD6780">
        <w:rPr>
          <w:color w:val="000000"/>
          <w:kern w:val="0"/>
          <w:sz w:val="20"/>
          <w:szCs w:val="20"/>
        </w:rPr>
        <w:t xml:space="preserve">. </w:t>
      </w:r>
      <w:r w:rsidRPr="00FD6780">
        <w:rPr>
          <w:rFonts w:ascii="SimSun" w:cs="SimSun" w:hint="eastAsia"/>
          <w:color w:val="000000"/>
          <w:kern w:val="0"/>
          <w:sz w:val="20"/>
          <w:szCs w:val="20"/>
        </w:rPr>
        <w:t>河北师范大学</w:t>
      </w:r>
      <w:r w:rsidRPr="00FD6780">
        <w:rPr>
          <w:color w:val="000000"/>
          <w:kern w:val="0"/>
          <w:sz w:val="20"/>
          <w:szCs w:val="20"/>
        </w:rPr>
        <w:t>.</w:t>
      </w:r>
      <w:bookmarkEnd w:id="281"/>
    </w:p>
    <w:p w14:paraId="4F3DD177" w14:textId="77777777" w:rsidR="00FD6780" w:rsidRPr="00FD6780" w:rsidRDefault="00FD6780" w:rsidP="00FD6780">
      <w:pPr>
        <w:autoSpaceDE w:val="0"/>
        <w:autoSpaceDN w:val="0"/>
        <w:adjustRightInd w:val="0"/>
        <w:ind w:left="240" w:firstLineChars="0" w:hanging="240"/>
        <w:rPr>
          <w:rFonts w:ascii="SimSun"/>
          <w:kern w:val="0"/>
          <w:szCs w:val="24"/>
        </w:rPr>
      </w:pPr>
      <w:bookmarkStart w:id="282" w:name="_neb865913FD_C8BF_4525_BC39_42E7F777608A"/>
      <w:r w:rsidRPr="00FD6780">
        <w:rPr>
          <w:rFonts w:ascii="SimSun" w:cs="SimSun" w:hint="eastAsia"/>
          <w:color w:val="000000"/>
          <w:kern w:val="0"/>
          <w:sz w:val="20"/>
          <w:szCs w:val="20"/>
        </w:rPr>
        <w:t>刘豫鑫</w:t>
      </w:r>
      <w:r w:rsidRPr="00FD6780">
        <w:rPr>
          <w:color w:val="000000"/>
          <w:kern w:val="0"/>
          <w:sz w:val="20"/>
          <w:szCs w:val="20"/>
        </w:rPr>
        <w:t xml:space="preserve">, </w:t>
      </w:r>
      <w:r w:rsidRPr="00FD6780">
        <w:rPr>
          <w:rFonts w:ascii="SimSun" w:cs="SimSun" w:hint="eastAsia"/>
          <w:color w:val="000000"/>
          <w:kern w:val="0"/>
          <w:sz w:val="20"/>
          <w:szCs w:val="20"/>
        </w:rPr>
        <w:t>刘津</w:t>
      </w:r>
      <w:r w:rsidRPr="00FD6780">
        <w:rPr>
          <w:color w:val="000000"/>
          <w:kern w:val="0"/>
          <w:sz w:val="20"/>
          <w:szCs w:val="20"/>
        </w:rPr>
        <w:t xml:space="preserve">, </w:t>
      </w:r>
      <w:r w:rsidRPr="00FD6780">
        <w:rPr>
          <w:rFonts w:ascii="SimSun" w:cs="SimSun" w:hint="eastAsia"/>
          <w:color w:val="000000"/>
          <w:kern w:val="0"/>
          <w:sz w:val="20"/>
          <w:szCs w:val="20"/>
        </w:rPr>
        <w:t>王玉凤</w:t>
      </w:r>
      <w:r w:rsidRPr="00FD6780">
        <w:rPr>
          <w:color w:val="000000"/>
          <w:kern w:val="0"/>
          <w:sz w:val="20"/>
          <w:szCs w:val="20"/>
        </w:rPr>
        <w:t xml:space="preserve">. (2010). </w:t>
      </w:r>
      <w:r w:rsidRPr="00FD6780">
        <w:rPr>
          <w:rFonts w:ascii="SimSun" w:cs="SimSun" w:hint="eastAsia"/>
          <w:color w:val="000000"/>
          <w:kern w:val="0"/>
          <w:sz w:val="20"/>
          <w:szCs w:val="20"/>
        </w:rPr>
        <w:t>简明儿童少年国际神经精神访谈</w:t>
      </w:r>
      <w:r w:rsidRPr="00FD6780">
        <w:rPr>
          <w:color w:val="000000"/>
          <w:kern w:val="0"/>
          <w:sz w:val="20"/>
          <w:szCs w:val="20"/>
        </w:rPr>
        <w:t>(</w:t>
      </w:r>
      <w:r w:rsidRPr="00FD6780">
        <w:rPr>
          <w:rFonts w:ascii="SimSun" w:cs="SimSun" w:hint="eastAsia"/>
          <w:color w:val="000000"/>
          <w:kern w:val="0"/>
          <w:sz w:val="20"/>
          <w:szCs w:val="20"/>
        </w:rPr>
        <w:t>父母版</w:t>
      </w:r>
      <w:r w:rsidRPr="00FD6780">
        <w:rPr>
          <w:color w:val="000000"/>
          <w:kern w:val="0"/>
          <w:sz w:val="20"/>
          <w:szCs w:val="20"/>
        </w:rPr>
        <w:t>)</w:t>
      </w:r>
      <w:r w:rsidRPr="00FD6780">
        <w:rPr>
          <w:rFonts w:ascii="SimSun" w:cs="SimSun" w:hint="eastAsia"/>
          <w:color w:val="000000"/>
          <w:kern w:val="0"/>
          <w:sz w:val="20"/>
          <w:szCs w:val="20"/>
        </w:rPr>
        <w:t>的信效度</w:t>
      </w:r>
      <w:r w:rsidRPr="00FD6780">
        <w:rPr>
          <w:color w:val="000000"/>
          <w:kern w:val="0"/>
          <w:sz w:val="20"/>
          <w:szCs w:val="20"/>
        </w:rPr>
        <w:t xml:space="preserve">. </w:t>
      </w:r>
      <w:r w:rsidRPr="00FD6780">
        <w:rPr>
          <w:rFonts w:ascii="SimSun" w:cs="SimSun"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24</w:t>
      </w:r>
      <w:r w:rsidRPr="00FD6780">
        <w:rPr>
          <w:color w:val="000000"/>
          <w:kern w:val="0"/>
          <w:sz w:val="20"/>
          <w:szCs w:val="20"/>
        </w:rPr>
        <w:t>(12), 921-925.</w:t>
      </w:r>
      <w:bookmarkEnd w:id="282"/>
    </w:p>
    <w:p w14:paraId="1199AD9B" w14:textId="77777777" w:rsidR="00FD6780" w:rsidRPr="00FD6780" w:rsidRDefault="00FD6780" w:rsidP="00FD6780">
      <w:pPr>
        <w:autoSpaceDE w:val="0"/>
        <w:autoSpaceDN w:val="0"/>
        <w:adjustRightInd w:val="0"/>
        <w:ind w:left="240" w:firstLineChars="0" w:hanging="240"/>
        <w:rPr>
          <w:rFonts w:ascii="SimSun"/>
          <w:kern w:val="0"/>
          <w:szCs w:val="24"/>
        </w:rPr>
      </w:pPr>
      <w:bookmarkStart w:id="283" w:name="_neb764F2AC9_DB6D_4869_96B8_54F025AA7BAE"/>
      <w:r w:rsidRPr="00FD6780">
        <w:rPr>
          <w:rFonts w:ascii="SimSun" w:cs="SimSun" w:hint="eastAsia"/>
          <w:color w:val="000000"/>
          <w:kern w:val="0"/>
          <w:sz w:val="20"/>
          <w:szCs w:val="20"/>
        </w:rPr>
        <w:t>刘豫鑫</w:t>
      </w:r>
      <w:r w:rsidRPr="00FD6780">
        <w:rPr>
          <w:color w:val="000000"/>
          <w:kern w:val="0"/>
          <w:sz w:val="20"/>
          <w:szCs w:val="20"/>
        </w:rPr>
        <w:t xml:space="preserve">, </w:t>
      </w:r>
      <w:r w:rsidRPr="00FD6780">
        <w:rPr>
          <w:rFonts w:ascii="SimSun" w:cs="SimSun" w:hint="eastAsia"/>
          <w:color w:val="000000"/>
          <w:kern w:val="0"/>
          <w:sz w:val="20"/>
          <w:szCs w:val="20"/>
        </w:rPr>
        <w:t>刘津</w:t>
      </w:r>
      <w:r w:rsidRPr="00FD6780">
        <w:rPr>
          <w:color w:val="000000"/>
          <w:kern w:val="0"/>
          <w:sz w:val="20"/>
          <w:szCs w:val="20"/>
        </w:rPr>
        <w:t xml:space="preserve">, </w:t>
      </w:r>
      <w:r w:rsidRPr="00FD6780">
        <w:rPr>
          <w:rFonts w:ascii="SimSun" w:cs="SimSun" w:hint="eastAsia"/>
          <w:color w:val="000000"/>
          <w:kern w:val="0"/>
          <w:sz w:val="20"/>
          <w:szCs w:val="20"/>
        </w:rPr>
        <w:t>王玉凤</w:t>
      </w:r>
      <w:r w:rsidRPr="00FD6780">
        <w:rPr>
          <w:color w:val="000000"/>
          <w:kern w:val="0"/>
          <w:sz w:val="20"/>
          <w:szCs w:val="20"/>
        </w:rPr>
        <w:t xml:space="preserve">. (2011). </w:t>
      </w:r>
      <w:r w:rsidRPr="00FD6780">
        <w:rPr>
          <w:rFonts w:ascii="SimSun" w:cs="SimSun" w:hint="eastAsia"/>
          <w:color w:val="000000"/>
          <w:kern w:val="0"/>
          <w:sz w:val="20"/>
          <w:szCs w:val="20"/>
        </w:rPr>
        <w:t>简明儿童少年国际神经精神访谈儿童版的信效度</w:t>
      </w:r>
      <w:r w:rsidRPr="00FD6780">
        <w:rPr>
          <w:color w:val="000000"/>
          <w:kern w:val="0"/>
          <w:sz w:val="20"/>
          <w:szCs w:val="20"/>
        </w:rPr>
        <w:t xml:space="preserve">. </w:t>
      </w:r>
      <w:r w:rsidRPr="00FD6780">
        <w:rPr>
          <w:rFonts w:ascii="SimSun" w:cs="SimSun"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25</w:t>
      </w:r>
      <w:r w:rsidRPr="00FD6780">
        <w:rPr>
          <w:color w:val="000000"/>
          <w:kern w:val="0"/>
          <w:sz w:val="20"/>
          <w:szCs w:val="20"/>
        </w:rPr>
        <w:t>(01), 8-13.</w:t>
      </w:r>
      <w:bookmarkEnd w:id="283"/>
    </w:p>
    <w:p w14:paraId="4FA5D1F3" w14:textId="77777777" w:rsidR="00FD6780" w:rsidRPr="00FD6780" w:rsidRDefault="00FD6780" w:rsidP="00FD6780">
      <w:pPr>
        <w:autoSpaceDE w:val="0"/>
        <w:autoSpaceDN w:val="0"/>
        <w:adjustRightInd w:val="0"/>
        <w:ind w:left="240" w:firstLineChars="0" w:hanging="240"/>
        <w:rPr>
          <w:rFonts w:ascii="SimSun"/>
          <w:kern w:val="0"/>
          <w:szCs w:val="24"/>
        </w:rPr>
      </w:pPr>
      <w:bookmarkStart w:id="284" w:name="_nebF019B955_CBA0_4970_86DA_55470E5A9531"/>
      <w:r w:rsidRPr="00FD6780">
        <w:rPr>
          <w:color w:val="000000"/>
          <w:kern w:val="0"/>
          <w:sz w:val="20"/>
          <w:szCs w:val="20"/>
        </w:rPr>
        <w:t xml:space="preserve">Andresen, E. M., Malmgren, J. A., Carter, W. B., &amp; Patrick, D. L. (1994). Screening for depression in well older adults: Evaluation of a short form of the CES-D. </w:t>
      </w:r>
      <w:r w:rsidRPr="00FD6780">
        <w:rPr>
          <w:i/>
          <w:iCs/>
          <w:color w:val="000000"/>
          <w:kern w:val="0"/>
          <w:sz w:val="20"/>
          <w:szCs w:val="20"/>
        </w:rPr>
        <w:t>American Journal of Preventive Medicine</w:t>
      </w:r>
      <w:r w:rsidRPr="00FD6780">
        <w:rPr>
          <w:color w:val="000000"/>
          <w:kern w:val="0"/>
          <w:sz w:val="20"/>
          <w:szCs w:val="20"/>
        </w:rPr>
        <w:t xml:space="preserve">, </w:t>
      </w:r>
      <w:r w:rsidRPr="00FD6780">
        <w:rPr>
          <w:i/>
          <w:iCs/>
          <w:color w:val="000000"/>
          <w:kern w:val="0"/>
          <w:sz w:val="20"/>
          <w:szCs w:val="20"/>
        </w:rPr>
        <w:t>10</w:t>
      </w:r>
      <w:r w:rsidRPr="00FD6780">
        <w:rPr>
          <w:color w:val="000000"/>
          <w:kern w:val="0"/>
          <w:sz w:val="20"/>
          <w:szCs w:val="20"/>
        </w:rPr>
        <w:t>(2), 77-84.</w:t>
      </w:r>
      <w:bookmarkEnd w:id="284"/>
    </w:p>
    <w:p w14:paraId="27742B6C" w14:textId="77777777" w:rsidR="00FD6780" w:rsidRPr="00FD6780" w:rsidRDefault="00FD6780" w:rsidP="00FD6780">
      <w:pPr>
        <w:autoSpaceDE w:val="0"/>
        <w:autoSpaceDN w:val="0"/>
        <w:adjustRightInd w:val="0"/>
        <w:ind w:left="240" w:firstLineChars="0" w:hanging="240"/>
        <w:rPr>
          <w:rFonts w:ascii="SimSun"/>
          <w:kern w:val="0"/>
          <w:szCs w:val="24"/>
        </w:rPr>
      </w:pPr>
      <w:bookmarkStart w:id="285" w:name="_neb2CE85CF3_1406_4CDA_BC50_D620C57E7B61"/>
      <w:r w:rsidRPr="00FD6780">
        <w:rPr>
          <w:color w:val="000000"/>
          <w:kern w:val="0"/>
          <w:sz w:val="20"/>
          <w:szCs w:val="20"/>
        </w:rPr>
        <w:t xml:space="preserve">Kessler, R. C., &amp; Stün, T. B. (2004). The World Mental Health (WMH) Survey Initiative version of the World Health Organization (WHO) CompoundInternational Diagnostic Interview (CIDI). </w:t>
      </w:r>
      <w:r w:rsidRPr="00FD6780">
        <w:rPr>
          <w:i/>
          <w:iCs/>
          <w:color w:val="000000"/>
          <w:kern w:val="0"/>
          <w:sz w:val="20"/>
          <w:szCs w:val="20"/>
        </w:rPr>
        <w:t>International Journal of Methods in Psychiatric Research</w:t>
      </w:r>
      <w:r w:rsidRPr="00FD6780">
        <w:rPr>
          <w:color w:val="000000"/>
          <w:kern w:val="0"/>
          <w:sz w:val="20"/>
          <w:szCs w:val="20"/>
        </w:rPr>
        <w:t xml:space="preserve">, </w:t>
      </w:r>
      <w:r w:rsidRPr="00FD6780">
        <w:rPr>
          <w:i/>
          <w:iCs/>
          <w:color w:val="000000"/>
          <w:kern w:val="0"/>
          <w:sz w:val="20"/>
          <w:szCs w:val="20"/>
        </w:rPr>
        <w:t>13</w:t>
      </w:r>
      <w:r w:rsidRPr="00FD6780">
        <w:rPr>
          <w:color w:val="000000"/>
          <w:kern w:val="0"/>
          <w:sz w:val="20"/>
          <w:szCs w:val="20"/>
        </w:rPr>
        <w:t>(2).</w:t>
      </w:r>
      <w:bookmarkEnd w:id="285"/>
    </w:p>
    <w:p w14:paraId="2EB2A767" w14:textId="77777777" w:rsidR="00FD6780" w:rsidRPr="00FD6780" w:rsidRDefault="00FD6780" w:rsidP="00FD6780">
      <w:pPr>
        <w:autoSpaceDE w:val="0"/>
        <w:autoSpaceDN w:val="0"/>
        <w:adjustRightInd w:val="0"/>
        <w:ind w:left="240" w:firstLineChars="0" w:hanging="240"/>
        <w:rPr>
          <w:rFonts w:ascii="SimSun"/>
          <w:kern w:val="0"/>
          <w:szCs w:val="24"/>
        </w:rPr>
      </w:pPr>
      <w:bookmarkStart w:id="286" w:name="_neb6CB3013A_4075_4144_90FE_4CDFEB796685"/>
      <w:r w:rsidRPr="00FD6780">
        <w:rPr>
          <w:rFonts w:ascii="SimSun" w:cs="SimSun" w:hint="eastAsia"/>
          <w:color w:val="000000"/>
          <w:kern w:val="0"/>
          <w:sz w:val="20"/>
          <w:szCs w:val="20"/>
        </w:rPr>
        <w:t>宋维真</w:t>
      </w:r>
      <w:r w:rsidRPr="00FD6780">
        <w:rPr>
          <w:color w:val="000000"/>
          <w:kern w:val="0"/>
          <w:sz w:val="20"/>
          <w:szCs w:val="20"/>
        </w:rPr>
        <w:t xml:space="preserve">, </w:t>
      </w:r>
      <w:r w:rsidRPr="00FD6780">
        <w:rPr>
          <w:rFonts w:ascii="SimSun" w:cs="SimSun" w:hint="eastAsia"/>
          <w:color w:val="000000"/>
          <w:kern w:val="0"/>
          <w:sz w:val="20"/>
          <w:szCs w:val="20"/>
        </w:rPr>
        <w:t>张建平</w:t>
      </w:r>
      <w:r w:rsidRPr="00FD6780">
        <w:rPr>
          <w:color w:val="000000"/>
          <w:kern w:val="0"/>
          <w:sz w:val="20"/>
          <w:szCs w:val="20"/>
        </w:rPr>
        <w:t xml:space="preserve">. (1993). </w:t>
      </w:r>
      <w:r w:rsidRPr="00FD6780">
        <w:rPr>
          <w:rFonts w:ascii="SimSun" w:cs="SimSun" w:hint="eastAsia"/>
          <w:i/>
          <w:iCs/>
          <w:color w:val="000000"/>
          <w:kern w:val="0"/>
          <w:sz w:val="20"/>
          <w:szCs w:val="20"/>
        </w:rPr>
        <w:t>心理健康测查表</w:t>
      </w:r>
      <w:r w:rsidRPr="00FD6780">
        <w:rPr>
          <w:i/>
          <w:iCs/>
          <w:color w:val="000000"/>
          <w:kern w:val="0"/>
          <w:sz w:val="20"/>
          <w:szCs w:val="20"/>
        </w:rPr>
        <w:t>(PHI)</w:t>
      </w:r>
      <w:r w:rsidRPr="00FD6780">
        <w:rPr>
          <w:rFonts w:ascii="SimSun" w:cs="SimSun" w:hint="eastAsia"/>
          <w:i/>
          <w:iCs/>
          <w:color w:val="000000"/>
          <w:kern w:val="0"/>
          <w:sz w:val="20"/>
          <w:szCs w:val="20"/>
        </w:rPr>
        <w:t>使用指导书</w:t>
      </w:r>
    </w:p>
    <w:p w14:paraId="16CCD3BE" w14:textId="77777777" w:rsidR="00FD6780" w:rsidRPr="00FD6780" w:rsidRDefault="00FD6780" w:rsidP="00FD6780">
      <w:pPr>
        <w:autoSpaceDE w:val="0"/>
        <w:autoSpaceDN w:val="0"/>
        <w:adjustRightInd w:val="0"/>
        <w:ind w:left="240" w:firstLineChars="0" w:firstLine="0"/>
        <w:rPr>
          <w:rFonts w:ascii="SimSun"/>
          <w:kern w:val="0"/>
          <w:szCs w:val="24"/>
        </w:rPr>
      </w:pPr>
      <w:r w:rsidRPr="00FD6780">
        <w:rPr>
          <w:color w:val="000000"/>
          <w:kern w:val="0"/>
          <w:sz w:val="20"/>
          <w:szCs w:val="20"/>
        </w:rPr>
        <w:t xml:space="preserve">. </w:t>
      </w:r>
      <w:r w:rsidRPr="00FD6780">
        <w:rPr>
          <w:rFonts w:ascii="SimSun" w:cs="SimSun" w:hint="eastAsia"/>
          <w:color w:val="000000"/>
          <w:kern w:val="0"/>
          <w:sz w:val="20"/>
          <w:szCs w:val="20"/>
        </w:rPr>
        <w:t>北京：中国科学院心理研究所</w:t>
      </w:r>
      <w:r w:rsidRPr="00FD6780">
        <w:rPr>
          <w:color w:val="000000"/>
          <w:kern w:val="0"/>
          <w:sz w:val="20"/>
          <w:szCs w:val="20"/>
        </w:rPr>
        <w:t>.</w:t>
      </w:r>
      <w:bookmarkEnd w:id="286"/>
    </w:p>
    <w:p w14:paraId="4AE3D1C7" w14:textId="77777777" w:rsidR="00FD6780" w:rsidRPr="00FD6780" w:rsidRDefault="00FD6780" w:rsidP="00FD6780">
      <w:pPr>
        <w:autoSpaceDE w:val="0"/>
        <w:autoSpaceDN w:val="0"/>
        <w:adjustRightInd w:val="0"/>
        <w:ind w:left="240" w:firstLineChars="0" w:hanging="240"/>
        <w:rPr>
          <w:rFonts w:ascii="SimSun"/>
          <w:kern w:val="0"/>
          <w:szCs w:val="24"/>
        </w:rPr>
      </w:pPr>
      <w:bookmarkStart w:id="287" w:name="_neb249C1F55_B495_434C_9FCD_CE70E8129986"/>
      <w:r w:rsidRPr="00FD6780">
        <w:rPr>
          <w:color w:val="000000"/>
          <w:kern w:val="0"/>
          <w:sz w:val="20"/>
          <w:szCs w:val="20"/>
        </w:rPr>
        <w:t xml:space="preserve">Fried, E. I. (2017). The 52 symptoms of major depression: Lack of content overlap among seven common depression scales. </w:t>
      </w:r>
      <w:r w:rsidRPr="00FD6780">
        <w:rPr>
          <w:i/>
          <w:iCs/>
          <w:color w:val="000000"/>
          <w:kern w:val="0"/>
          <w:sz w:val="20"/>
          <w:szCs w:val="20"/>
        </w:rPr>
        <w:t>Journal of Affective Disorders</w:t>
      </w:r>
      <w:r w:rsidRPr="00FD6780">
        <w:rPr>
          <w:color w:val="000000"/>
          <w:kern w:val="0"/>
          <w:sz w:val="20"/>
          <w:szCs w:val="20"/>
        </w:rPr>
        <w:t xml:space="preserve">, </w:t>
      </w:r>
      <w:r w:rsidRPr="00FD6780">
        <w:rPr>
          <w:i/>
          <w:iCs/>
          <w:color w:val="000000"/>
          <w:kern w:val="0"/>
          <w:sz w:val="20"/>
          <w:szCs w:val="20"/>
        </w:rPr>
        <w:t>208</w:t>
      </w:r>
      <w:r w:rsidRPr="00FD6780">
        <w:rPr>
          <w:color w:val="000000"/>
          <w:kern w:val="0"/>
          <w:sz w:val="20"/>
          <w:szCs w:val="20"/>
        </w:rPr>
        <w:t>, 191-197.</w:t>
      </w:r>
      <w:bookmarkEnd w:id="287"/>
    </w:p>
    <w:p w14:paraId="20F38A26" w14:textId="77777777" w:rsidR="00FD6780" w:rsidRPr="00FD6780" w:rsidRDefault="00FD6780" w:rsidP="00FD6780">
      <w:pPr>
        <w:ind w:firstLineChars="0" w:firstLine="0"/>
      </w:pPr>
      <w:r w:rsidRPr="00FD6780">
        <w:fldChar w:fldCharType="end"/>
      </w:r>
    </w:p>
    <w:p w14:paraId="630F5465" w14:textId="77777777" w:rsidR="00FD6780" w:rsidRDefault="00FD6780" w:rsidP="00FD6780">
      <w:pPr>
        <w:ind w:firstLine="480"/>
        <w:rPr>
          <w:shd w:val="clear" w:color="auto" w:fill="FFFFFF"/>
        </w:rPr>
      </w:pPr>
    </w:p>
    <w:p w14:paraId="63C8A4A6" w14:textId="77777777" w:rsidR="00FD6780" w:rsidRDefault="00FD6780" w:rsidP="00FD6780">
      <w:pPr>
        <w:ind w:firstLine="480"/>
        <w:rPr>
          <w:shd w:val="clear" w:color="auto" w:fill="FFFFFF"/>
        </w:rPr>
      </w:pPr>
    </w:p>
    <w:p w14:paraId="696F770C" w14:textId="77777777" w:rsidR="00FD6780" w:rsidRDefault="00FD6780" w:rsidP="00FD6780">
      <w:pPr>
        <w:ind w:firstLine="480"/>
        <w:rPr>
          <w:shd w:val="clear" w:color="auto" w:fill="FFFFFF"/>
        </w:rPr>
      </w:pPr>
    </w:p>
    <w:p w14:paraId="1150F225" w14:textId="77777777" w:rsidR="00FD6780" w:rsidRPr="00056964" w:rsidRDefault="00FD6780" w:rsidP="00FD6780">
      <w:pPr>
        <w:ind w:firstLineChars="0" w:firstLine="0"/>
      </w:pPr>
    </w:p>
    <w:sectPr w:rsidR="00FD6780" w:rsidRPr="00056964" w:rsidSect="00922F80">
      <w:pgSz w:w="11906" w:h="16838"/>
      <w:pgMar w:top="1440" w:right="1797" w:bottom="1440" w:left="1797" w:header="851" w:footer="992"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 Chuan-Peng" w:date="2023-10-31T09:26:00Z" w:initials="HC">
    <w:p w14:paraId="4ABD49E7" w14:textId="029A4A5B" w:rsidR="00545C93" w:rsidRDefault="00545C93">
      <w:pPr>
        <w:pStyle w:val="CommentText"/>
        <w:ind w:firstLine="320"/>
        <w:rPr>
          <w:rFonts w:hint="eastAsia"/>
        </w:rPr>
      </w:pPr>
      <w:r>
        <w:rPr>
          <w:rStyle w:val="CommentReference"/>
        </w:rPr>
        <w:annotationRef/>
      </w:r>
      <w:r>
        <w:rPr>
          <w:rFonts w:hint="eastAsia"/>
        </w:rPr>
        <w:t>这句话放在这里非常奇怪，难道第一个标准和第三、第四个标准不适用于</w:t>
      </w:r>
      <w:r>
        <w:rPr>
          <w:rFonts w:hint="eastAsia"/>
        </w:rPr>
        <w:t>Chinese</w:t>
      </w:r>
      <w:r>
        <w:t xml:space="preserve"> </w:t>
      </w:r>
      <w:r>
        <w:rPr>
          <w:rFonts w:hint="eastAsia"/>
        </w:rPr>
        <w:t>version</w:t>
      </w:r>
      <w:r>
        <w:rPr>
          <w:rFonts w:hint="eastAsia"/>
        </w:rPr>
        <w:t>吗？</w:t>
      </w:r>
    </w:p>
  </w:comment>
  <w:comment w:id="6" w:author="Hu Chuan-Peng" w:date="2023-10-31T09:27:00Z" w:initials="HC">
    <w:p w14:paraId="2F9C0D15" w14:textId="24F41FED" w:rsidR="00436A9F" w:rsidRDefault="00436A9F">
      <w:pPr>
        <w:pStyle w:val="CommentText"/>
        <w:ind w:firstLine="320"/>
      </w:pPr>
      <w:r>
        <w:rPr>
          <w:rStyle w:val="CommentReference"/>
        </w:rPr>
        <w:annotationRef/>
      </w:r>
      <w:r>
        <w:rPr>
          <w:rFonts w:hint="eastAsia"/>
        </w:rPr>
        <w:t>假如没有在中国样本上验证过，我们就不包括进来？</w:t>
      </w:r>
      <w:r w:rsidR="00C37DCD">
        <w:rPr>
          <w:rFonts w:hint="eastAsia"/>
        </w:rPr>
        <w:t>这里的</w:t>
      </w:r>
      <w:r w:rsidR="00C37DCD">
        <w:rPr>
          <w:rFonts w:hint="eastAsia"/>
        </w:rPr>
        <w:t>validation</w:t>
      </w:r>
      <w:r w:rsidR="00C37DCD">
        <w:rPr>
          <w:rFonts w:hint="eastAsia"/>
        </w:rPr>
        <w:t>到底指什么？严谨地做心理测量的验证工作，还是仅仅在中国样本上施测过呢？</w:t>
      </w:r>
    </w:p>
  </w:comment>
  <w:comment w:id="17" w:author="浩远 汪" w:date="2023-10-20T13:31:00Z" w:initials="浩汪">
    <w:p w14:paraId="53F7FEDA" w14:textId="1C84C05F" w:rsidR="005B17CD" w:rsidRDefault="005B17CD">
      <w:pPr>
        <w:pStyle w:val="CommentText"/>
        <w:ind w:firstLine="320"/>
      </w:pPr>
      <w:r>
        <w:rPr>
          <w:rStyle w:val="CommentReference"/>
        </w:rPr>
        <w:annotationRef/>
      </w:r>
      <w:r>
        <w:rPr>
          <w:rFonts w:hint="eastAsia"/>
        </w:rPr>
        <w:t>传鹏好，这里第一条是指优先选择有中文版本吗？</w:t>
      </w:r>
    </w:p>
    <w:p w14:paraId="4FDA6F76" w14:textId="77777777" w:rsidR="005B17CD" w:rsidRDefault="005B17CD">
      <w:pPr>
        <w:pStyle w:val="CommentText"/>
        <w:ind w:firstLine="480"/>
      </w:pPr>
      <w:r>
        <w:rPr>
          <w:rFonts w:hint="eastAsia"/>
        </w:rPr>
        <w:t>咱们其他问卷都是按照</w:t>
      </w:r>
    </w:p>
    <w:p w14:paraId="110A3325" w14:textId="027A2E66" w:rsidR="005B17CD" w:rsidRDefault="005B17CD">
      <w:pPr>
        <w:pStyle w:val="CommentText"/>
        <w:ind w:firstLine="480"/>
      </w:pPr>
      <w:r>
        <w:rPr>
          <w:rFonts w:hint="eastAsia"/>
        </w:rPr>
        <w:t>1</w:t>
      </w:r>
      <w:r>
        <w:rPr>
          <w:rFonts w:hint="eastAsia"/>
        </w:rPr>
        <w:t>只引用了英文文献的时候，优先选择中文版本</w:t>
      </w:r>
    </w:p>
    <w:p w14:paraId="6B4C9BE9" w14:textId="77777777" w:rsidR="005B17CD" w:rsidRDefault="005B17CD">
      <w:pPr>
        <w:pStyle w:val="CommentText"/>
        <w:ind w:firstLine="480"/>
      </w:pPr>
      <w:r>
        <w:rPr>
          <w:rFonts w:hint="eastAsia"/>
        </w:rPr>
        <w:t>2</w:t>
      </w:r>
      <w:r>
        <w:rPr>
          <w:rFonts w:hint="eastAsia"/>
        </w:rPr>
        <w:t>保障信效度</w:t>
      </w:r>
    </w:p>
    <w:p w14:paraId="347E68F1" w14:textId="77777777" w:rsidR="005B17CD" w:rsidRDefault="005B17CD">
      <w:pPr>
        <w:pStyle w:val="CommentText"/>
        <w:ind w:firstLine="480"/>
      </w:pPr>
      <w:r>
        <w:rPr>
          <w:rFonts w:hint="eastAsia"/>
        </w:rPr>
        <w:t>3</w:t>
      </w:r>
      <w:r>
        <w:rPr>
          <w:rFonts w:hint="eastAsia"/>
        </w:rPr>
        <w:t>优先选择提供症状的量表</w:t>
      </w:r>
    </w:p>
    <w:p w14:paraId="323D782C" w14:textId="77777777" w:rsidR="005B17CD" w:rsidRDefault="005B17CD">
      <w:pPr>
        <w:pStyle w:val="CommentText"/>
        <w:ind w:firstLine="480"/>
      </w:pPr>
      <w:r>
        <w:rPr>
          <w:rFonts w:hint="eastAsia"/>
        </w:rPr>
        <w:t>4</w:t>
      </w:r>
      <w:r>
        <w:rPr>
          <w:rFonts w:hint="eastAsia"/>
        </w:rPr>
        <w:t>使用数量</w:t>
      </w:r>
    </w:p>
    <w:p w14:paraId="70002A45" w14:textId="1A0655F0" w:rsidR="005B17CD" w:rsidRDefault="005B17CD">
      <w:pPr>
        <w:pStyle w:val="CommentText"/>
        <w:ind w:firstLine="480"/>
      </w:pPr>
      <w:r>
        <w:rPr>
          <w:rFonts w:hint="eastAsia"/>
        </w:rPr>
        <w:t>但</w:t>
      </w:r>
      <w:r>
        <w:t>CES-D</w:t>
      </w:r>
      <w:r>
        <w:rPr>
          <w:rFonts w:hint="eastAsia"/>
        </w:rPr>
        <w:t>是个意外，</w:t>
      </w:r>
      <w:r>
        <w:t>CES-D</w:t>
      </w:r>
      <w:r>
        <w:rPr>
          <w:rFonts w:hint="eastAsia"/>
        </w:rPr>
        <w:t>汪向东版本使用的比较多，但是</w:t>
      </w:r>
      <w:r w:rsidRPr="00D05412">
        <w:rPr>
          <w:rFonts w:hint="eastAsia"/>
        </w:rPr>
        <w:t>章婕</w:t>
      </w:r>
      <w:r>
        <w:rPr>
          <w:rFonts w:hint="eastAsia"/>
        </w:rPr>
        <w:t>提出他是错误翻译，所以才选用的</w:t>
      </w:r>
      <w:r w:rsidRPr="00D05412">
        <w:rPr>
          <w:rFonts w:hint="eastAsia"/>
        </w:rPr>
        <w:t>章婕</w:t>
      </w:r>
      <w:r>
        <w:rPr>
          <w:rFonts w:hint="eastAsia"/>
        </w:rPr>
        <w:t>。</w:t>
      </w:r>
    </w:p>
    <w:p w14:paraId="4A97187C" w14:textId="5920C2F6" w:rsidR="005B17CD" w:rsidRDefault="005B17CD" w:rsidP="005B17CD">
      <w:pPr>
        <w:pStyle w:val="CommentText"/>
        <w:ind w:firstLine="480"/>
      </w:pPr>
      <w:r>
        <w:rPr>
          <w:rFonts w:hint="eastAsia"/>
        </w:rPr>
        <w:t>所以要不要加个</w:t>
      </w:r>
      <w:r>
        <w:rPr>
          <w:rFonts w:hint="eastAsia"/>
        </w:rPr>
        <w:t>5</w:t>
      </w:r>
      <w:r>
        <w:rPr>
          <w:rFonts w:hint="eastAsia"/>
        </w:rPr>
        <w:t>判断是否有难以理解或者有异议的题目，若有则去参考其他版本呀？</w:t>
      </w:r>
    </w:p>
  </w:comment>
  <w:comment w:id="18" w:author="Chuan-Peng Hu" w:date="2023-10-20T17:14:00Z" w:initials="CPH">
    <w:p w14:paraId="6EC672F3" w14:textId="115AA0B3" w:rsidR="002B7220" w:rsidRDefault="002B7220">
      <w:pPr>
        <w:pStyle w:val="CommentText"/>
        <w:ind w:firstLine="320"/>
      </w:pPr>
      <w:r>
        <w:rPr>
          <w:rStyle w:val="CommentReference"/>
        </w:rPr>
        <w:annotationRef/>
      </w:r>
      <w:r>
        <w:rPr>
          <w:rFonts w:hint="eastAsia"/>
        </w:rPr>
        <w:t>那把这个逻辑说清楚就行</w:t>
      </w:r>
    </w:p>
  </w:comment>
  <w:comment w:id="19" w:author="Hu Chuan-Peng" w:date="2023-10-25T09:40:00Z" w:initials="HC">
    <w:p w14:paraId="02303637" w14:textId="1A3A3BE7" w:rsidR="00812343" w:rsidRDefault="00812343">
      <w:pPr>
        <w:pStyle w:val="CommentText"/>
        <w:ind w:firstLine="320"/>
      </w:pPr>
      <w:r>
        <w:rPr>
          <w:rStyle w:val="CommentReference"/>
        </w:rPr>
        <w:annotationRef/>
      </w:r>
      <w:r>
        <w:t>CES-D</w:t>
      </w:r>
      <w:r>
        <w:rPr>
          <w:rFonts w:hint="eastAsia"/>
        </w:rPr>
        <w:t>并不是意义，它是第一个标准。使用比较多是在上面三个条件者相同的情况下</w:t>
      </w:r>
    </w:p>
  </w:comment>
  <w:comment w:id="21" w:author="浩远 汪" w:date="2023-10-23T18:59:00Z" w:initials="浩汪">
    <w:p w14:paraId="2B5A0587" w14:textId="77777777" w:rsidR="00923599" w:rsidRDefault="00923599">
      <w:pPr>
        <w:pStyle w:val="CommentText"/>
        <w:ind w:firstLine="320"/>
      </w:pPr>
      <w:r>
        <w:rPr>
          <w:rStyle w:val="CommentReference"/>
        </w:rPr>
        <w:annotationRef/>
      </w:r>
      <w:r>
        <w:rPr>
          <w:rFonts w:hint="eastAsia"/>
        </w:rPr>
        <w:t>咱们没有这个规则传鹏，不需要在对应的复合症状上编码</w:t>
      </w:r>
      <w:r>
        <w:rPr>
          <w:rFonts w:hint="eastAsia"/>
        </w:rPr>
        <w:t>1</w:t>
      </w:r>
    </w:p>
    <w:p w14:paraId="7C5EB4AC" w14:textId="77777777" w:rsidR="00923599" w:rsidRDefault="00923599">
      <w:pPr>
        <w:pStyle w:val="CommentText"/>
        <w:ind w:firstLine="480"/>
      </w:pPr>
      <w:r>
        <w:rPr>
          <w:rFonts w:hint="eastAsia"/>
        </w:rPr>
        <w:t>其他地方都正确，这里删除即可。</w:t>
      </w:r>
    </w:p>
    <w:p w14:paraId="13F6FB2A" w14:textId="3D0FF642" w:rsidR="002F6C5C" w:rsidRDefault="002F6C5C" w:rsidP="002F6C5C">
      <w:pPr>
        <w:pStyle w:val="CommentText"/>
        <w:ind w:firstLineChars="83" w:firstLine="199"/>
      </w:pPr>
    </w:p>
  </w:comment>
  <w:comment w:id="22" w:author="Hu Chuan-Peng" w:date="2023-10-25T10:06:00Z" w:initials="HC">
    <w:p w14:paraId="40295922" w14:textId="192FBA7C" w:rsidR="005E097C" w:rsidRDefault="005E097C">
      <w:pPr>
        <w:pStyle w:val="CommentText"/>
        <w:ind w:firstLine="320"/>
      </w:pPr>
      <w:r>
        <w:rPr>
          <w:rStyle w:val="CommentReference"/>
        </w:rPr>
        <w:annotationRef/>
      </w:r>
      <w:r>
        <w:rPr>
          <w:rFonts w:hint="eastAsia"/>
        </w:rPr>
        <w:t>这个地方相应的复合症状是什么呢？</w:t>
      </w:r>
      <w:r>
        <w:rPr>
          <w:rFonts w:hint="eastAsia"/>
        </w:rPr>
        <w:t>0</w:t>
      </w:r>
    </w:p>
  </w:comment>
  <w:comment w:id="23" w:author="浩远 汪" w:date="2023-10-26T20:50:00Z" w:initials="浩汪">
    <w:p w14:paraId="12FD1872" w14:textId="7EC7DE48" w:rsidR="00467B75" w:rsidRDefault="00467B75">
      <w:pPr>
        <w:pStyle w:val="CommentText"/>
        <w:ind w:firstLine="320"/>
      </w:pPr>
      <w:r>
        <w:rPr>
          <w:rStyle w:val="CommentReference"/>
        </w:rPr>
        <w:annotationRef/>
      </w:r>
      <w:r>
        <w:rPr>
          <w:rFonts w:hint="eastAsia"/>
        </w:rPr>
        <w:t>咱们没有编码，可以认为是</w:t>
      </w:r>
      <w:r>
        <w:t>0</w:t>
      </w:r>
      <w:r>
        <w:rPr>
          <w:rFonts w:hint="eastAsia"/>
        </w:rPr>
        <w:t>。</w:t>
      </w:r>
    </w:p>
  </w:comment>
  <w:comment w:id="24" w:author="Hu Chuan-Peng" w:date="2023-10-31T09:30:00Z" w:initials="HC">
    <w:p w14:paraId="75987C4D" w14:textId="012B81D0" w:rsidR="00EA0BBC" w:rsidRDefault="00EA0BBC">
      <w:pPr>
        <w:pStyle w:val="CommentText"/>
        <w:ind w:firstLine="320"/>
      </w:pPr>
      <w:r>
        <w:rPr>
          <w:rStyle w:val="CommentReference"/>
        </w:rPr>
        <w:annotationRef/>
      </w:r>
      <w:r>
        <w:rPr>
          <w:rFonts w:hint="eastAsia"/>
        </w:rPr>
        <w:t>这个逻辑是不是有问题？是一个单向的逻辑？</w:t>
      </w:r>
    </w:p>
  </w:comment>
  <w:comment w:id="32" w:author="浩远 汪" w:date="2023-10-23T18:59:00Z" w:initials="浩汪">
    <w:p w14:paraId="736FCB00" w14:textId="77777777" w:rsidR="00EA0BBC" w:rsidRDefault="00EA0BBC" w:rsidP="00EA0BBC">
      <w:pPr>
        <w:pStyle w:val="CommentText"/>
        <w:ind w:firstLine="320"/>
      </w:pPr>
      <w:r>
        <w:rPr>
          <w:rStyle w:val="CommentReference"/>
        </w:rPr>
        <w:annotationRef/>
      </w:r>
      <w:r>
        <w:rPr>
          <w:rFonts w:hint="eastAsia"/>
        </w:rPr>
        <w:t>咱们没有这个规则传鹏，不需要在对应的复合症状上编码</w:t>
      </w:r>
      <w:r>
        <w:rPr>
          <w:rFonts w:hint="eastAsia"/>
        </w:rPr>
        <w:t>1</w:t>
      </w:r>
    </w:p>
    <w:p w14:paraId="22CBB1F1" w14:textId="77777777" w:rsidR="00EA0BBC" w:rsidRDefault="00EA0BBC" w:rsidP="00EA0BBC">
      <w:pPr>
        <w:pStyle w:val="CommentText"/>
        <w:ind w:firstLine="480"/>
      </w:pPr>
      <w:r>
        <w:rPr>
          <w:rFonts w:hint="eastAsia"/>
        </w:rPr>
        <w:t>其他地方都正确，这里删除即可。</w:t>
      </w:r>
    </w:p>
    <w:p w14:paraId="7B763673" w14:textId="77777777" w:rsidR="00EA0BBC" w:rsidRDefault="00EA0BBC" w:rsidP="00EA0BBC">
      <w:pPr>
        <w:pStyle w:val="CommentText"/>
        <w:ind w:firstLineChars="83" w:firstLine="199"/>
      </w:pPr>
    </w:p>
  </w:comment>
  <w:comment w:id="33" w:author="Hu Chuan-Peng" w:date="2023-10-25T10:06:00Z" w:initials="HC">
    <w:p w14:paraId="0113DA0F" w14:textId="77777777" w:rsidR="00EA0BBC" w:rsidRDefault="00EA0BBC" w:rsidP="00EA0BBC">
      <w:pPr>
        <w:pStyle w:val="CommentText"/>
        <w:ind w:firstLine="320"/>
      </w:pPr>
      <w:r>
        <w:rPr>
          <w:rStyle w:val="CommentReference"/>
        </w:rPr>
        <w:annotationRef/>
      </w:r>
      <w:r>
        <w:rPr>
          <w:rFonts w:hint="eastAsia"/>
        </w:rPr>
        <w:t>这个地方相应的复合症状是什么呢？</w:t>
      </w:r>
      <w:r>
        <w:rPr>
          <w:rFonts w:hint="eastAsia"/>
        </w:rPr>
        <w:t>0</w:t>
      </w:r>
    </w:p>
  </w:comment>
  <w:comment w:id="34" w:author="浩远 汪" w:date="2023-10-26T20:50:00Z" w:initials="浩汪">
    <w:p w14:paraId="71A123B9" w14:textId="77777777" w:rsidR="00EA0BBC" w:rsidRDefault="00EA0BBC" w:rsidP="00EA0BBC">
      <w:pPr>
        <w:pStyle w:val="CommentText"/>
        <w:ind w:firstLine="320"/>
      </w:pPr>
      <w:r>
        <w:rPr>
          <w:rStyle w:val="CommentReference"/>
        </w:rPr>
        <w:annotationRef/>
      </w:r>
      <w:r>
        <w:rPr>
          <w:rFonts w:hint="eastAsia"/>
        </w:rPr>
        <w:t>咱们没有编码，可以认为是</w:t>
      </w:r>
      <w:r>
        <w:t>0</w:t>
      </w:r>
      <w:r>
        <w:rPr>
          <w:rFonts w:hint="eastAsia"/>
        </w:rPr>
        <w:t>。</w:t>
      </w:r>
    </w:p>
  </w:comment>
  <w:comment w:id="35" w:author="Hu Chuan-Peng" w:date="2023-10-31T09:30:00Z" w:initials="HC">
    <w:p w14:paraId="4DE46BD7" w14:textId="77777777" w:rsidR="00EA0BBC" w:rsidRDefault="00EA0BBC" w:rsidP="00EA0BBC">
      <w:pPr>
        <w:pStyle w:val="CommentText"/>
        <w:ind w:firstLine="320"/>
      </w:pPr>
      <w:r>
        <w:rPr>
          <w:rStyle w:val="CommentReference"/>
        </w:rPr>
        <w:annotationRef/>
      </w:r>
      <w:r>
        <w:rPr>
          <w:rFonts w:hint="eastAsia"/>
        </w:rPr>
        <w:t>这个逻辑是不是有问题？是一个单向的逻辑？</w:t>
      </w:r>
    </w:p>
  </w:comment>
  <w:comment w:id="55" w:author="Hu Chuan-Peng" w:date="2023-10-25T10:10:00Z" w:initials="HC">
    <w:p w14:paraId="30927DEA" w14:textId="50284FF1" w:rsidR="005E097C" w:rsidRDefault="005E097C">
      <w:pPr>
        <w:pStyle w:val="CommentText"/>
        <w:ind w:firstLine="320"/>
      </w:pPr>
      <w:r>
        <w:rPr>
          <w:rStyle w:val="CommentReference"/>
        </w:rPr>
        <w:annotationRef/>
      </w:r>
      <w:r>
        <w:t xml:space="preserve">APA </w:t>
      </w:r>
      <w:r>
        <w:rPr>
          <w:rFonts w:hint="eastAsia"/>
        </w:rPr>
        <w:t>风格的图</w:t>
      </w:r>
    </w:p>
  </w:comment>
  <w:comment w:id="56" w:author="浩远 汪" w:date="2023-10-29T14:18:00Z" w:initials="浩汪">
    <w:p w14:paraId="4E1FCBD1" w14:textId="7974C142" w:rsidR="005704C3" w:rsidRDefault="005704C3">
      <w:pPr>
        <w:pStyle w:val="CommentText"/>
        <w:ind w:firstLine="320"/>
      </w:pPr>
      <w:r>
        <w:rPr>
          <w:rStyle w:val="CommentReference"/>
        </w:rPr>
        <w:annotationRef/>
      </w:r>
      <w:r w:rsidR="008A4F41">
        <w:rPr>
          <w:rFonts w:hint="eastAsia"/>
        </w:rPr>
        <w:t>传鹏好</w:t>
      </w:r>
      <w:r w:rsidR="004E1476">
        <w:rPr>
          <w:rFonts w:hint="eastAsia"/>
        </w:rPr>
        <w:t>，</w:t>
      </w:r>
      <w:r>
        <w:rPr>
          <w:rFonts w:hint="eastAsia"/>
        </w:rPr>
        <w:t>我参考了</w:t>
      </w:r>
      <w:hyperlink r:id="rId1" w:history="1">
        <w:r w:rsidRPr="006919EC">
          <w:rPr>
            <w:rStyle w:val="Hyperlink"/>
          </w:rPr>
          <w:t>https://apastyle.apa.org/</w:t>
        </w:r>
      </w:hyperlink>
      <w:r>
        <w:rPr>
          <w:rFonts w:hint="eastAsia"/>
        </w:rPr>
        <w:t>给的样例图，</w:t>
      </w:r>
      <w:r w:rsidR="004E1476">
        <w:rPr>
          <w:rFonts w:hint="eastAsia"/>
        </w:rPr>
        <w:t>以及你上次给的参考文献，</w:t>
      </w:r>
      <w:r>
        <w:rPr>
          <w:rFonts w:hint="eastAsia"/>
        </w:rPr>
        <w:t>现在这样可以吗？</w:t>
      </w:r>
    </w:p>
  </w:comment>
  <w:comment w:id="57" w:author="Hu Chuan-Peng" w:date="2023-10-31T09:37:00Z" w:initials="HC">
    <w:p w14:paraId="7FFF800A" w14:textId="5CE9DB58" w:rsidR="00B86DC1" w:rsidRDefault="00B86DC1">
      <w:pPr>
        <w:pStyle w:val="CommentText"/>
        <w:ind w:firstLine="320"/>
        <w:rPr>
          <w:rFonts w:hint="eastAsia"/>
        </w:rPr>
      </w:pPr>
      <w:r>
        <w:rPr>
          <w:rStyle w:val="CommentReference"/>
        </w:rPr>
        <w:annotationRef/>
      </w:r>
      <w:r>
        <w:rPr>
          <w:rFonts w:hint="eastAsia"/>
        </w:rPr>
        <w:t>这个也不是</w:t>
      </w:r>
      <w:r>
        <w:rPr>
          <w:rFonts w:hint="eastAsia"/>
        </w:rPr>
        <w:t>APA</w:t>
      </w:r>
      <w:r>
        <w:rPr>
          <w:rFonts w:hint="eastAsia"/>
        </w:rPr>
        <w:t>吧，</w:t>
      </w:r>
      <w:r>
        <w:rPr>
          <w:rFonts w:hint="eastAsia"/>
        </w:rPr>
        <w:t>Y</w:t>
      </w:r>
      <w:r>
        <w:rPr>
          <w:rFonts w:hint="eastAsia"/>
        </w:rPr>
        <w:t>轴没了？</w:t>
      </w:r>
      <w:r w:rsidR="00DA205E">
        <w:rPr>
          <w:rFonts w:hint="eastAsia"/>
        </w:rPr>
        <w:t>麻烦孟真用</w:t>
      </w:r>
      <w:r w:rsidR="00DA205E">
        <w:rPr>
          <w:rFonts w:hint="eastAsia"/>
        </w:rPr>
        <w:t>R</w:t>
      </w:r>
      <w:r w:rsidR="00DA205E">
        <w:rPr>
          <w:rFonts w:hint="eastAsia"/>
        </w:rPr>
        <w:t>画一个吧。</w:t>
      </w:r>
    </w:p>
  </w:comment>
  <w:comment w:id="67" w:author="Hu Chuan-Peng" w:date="2023-10-31T09:40:00Z" w:initials="HC">
    <w:p w14:paraId="7FDBA75C" w14:textId="3EF88237" w:rsidR="00663594" w:rsidRDefault="00663594">
      <w:pPr>
        <w:pStyle w:val="CommentText"/>
        <w:ind w:firstLine="320"/>
        <w:rPr>
          <w:rFonts w:hint="eastAsia"/>
        </w:rPr>
      </w:pPr>
      <w:r>
        <w:rPr>
          <w:rStyle w:val="CommentReference"/>
        </w:rPr>
        <w:annotationRef/>
      </w:r>
      <w:r>
        <w:rPr>
          <w:rFonts w:hint="eastAsia"/>
        </w:rPr>
        <w:t>也不是完全不同吧？</w:t>
      </w:r>
    </w:p>
  </w:comment>
  <w:comment w:id="104" w:author="Hu Chuan-Peng" w:date="2023-10-25T10:30:00Z" w:initials="HC">
    <w:p w14:paraId="064B93FC" w14:textId="525726CA" w:rsidR="0061719E" w:rsidRDefault="0061719E">
      <w:pPr>
        <w:pStyle w:val="CommentText"/>
        <w:ind w:firstLine="320"/>
      </w:pPr>
      <w:r>
        <w:rPr>
          <w:rStyle w:val="CommentReference"/>
        </w:rPr>
        <w:annotationRef/>
      </w:r>
      <w:r>
        <w:rPr>
          <w:rFonts w:hint="eastAsia"/>
        </w:rPr>
        <w:t>这个一小节特别细，能不能更加简略一点，使用图来表示？</w:t>
      </w:r>
    </w:p>
  </w:comment>
  <w:comment w:id="105" w:author="浩远 汪" w:date="2023-10-29T14:16:00Z" w:initials="浩汪">
    <w:p w14:paraId="3C5624BA" w14:textId="39844A7F" w:rsidR="001D6BB1" w:rsidRDefault="001D6BB1" w:rsidP="001D6BB1">
      <w:pPr>
        <w:pStyle w:val="CommentText"/>
        <w:ind w:firstLineChars="125"/>
      </w:pPr>
      <w:r>
        <w:rPr>
          <w:rStyle w:val="CommentReference"/>
        </w:rPr>
        <w:annotationRef/>
      </w:r>
      <w:r>
        <w:rPr>
          <w:rFonts w:hint="eastAsia"/>
        </w:rPr>
        <w:t>暂时还没想到怎么做比较好</w:t>
      </w:r>
    </w:p>
  </w:comment>
  <w:comment w:id="106" w:author="Hu Chuan-Peng" w:date="2023-10-31T09:46:00Z" w:initials="HC">
    <w:p w14:paraId="10607873" w14:textId="4AC41583" w:rsidR="00B615BF" w:rsidRDefault="00B615BF">
      <w:pPr>
        <w:pStyle w:val="CommentText"/>
        <w:ind w:firstLine="320"/>
        <w:rPr>
          <w:rFonts w:hint="eastAsia"/>
        </w:rPr>
      </w:pPr>
      <w:r>
        <w:rPr>
          <w:rStyle w:val="CommentReference"/>
        </w:rPr>
        <w:annotationRef/>
      </w:r>
      <w:r>
        <w:rPr>
          <w:rFonts w:hint="eastAsia"/>
        </w:rPr>
        <w:t>这部分结果你想给读者传达什么信息？是不是每个结果都同样重要？哪个结果是最关键的？从这个角度思考一下。</w:t>
      </w:r>
    </w:p>
  </w:comment>
  <w:comment w:id="162" w:author="Hu Chuan-Peng" w:date="2023-10-25T10:31:00Z" w:initials="HC">
    <w:p w14:paraId="16C50DE6" w14:textId="4DEE6FF2" w:rsidR="0061719E" w:rsidRDefault="0061719E">
      <w:pPr>
        <w:pStyle w:val="CommentText"/>
        <w:ind w:firstLine="320"/>
      </w:pPr>
      <w:r>
        <w:rPr>
          <w:rStyle w:val="CommentReference"/>
        </w:rPr>
        <w:annotationRef/>
      </w:r>
      <w:r>
        <w:rPr>
          <w:rFonts w:hint="eastAsia"/>
        </w:rPr>
        <w:t>这个图的标题和说明没有加？纵轴上加粗的意思是什么？</w:t>
      </w:r>
    </w:p>
  </w:comment>
  <w:comment w:id="163" w:author="浩远 汪" w:date="2023-10-29T16:37:00Z" w:initials="浩汪">
    <w:p w14:paraId="066715B6" w14:textId="732D486E" w:rsidR="007F07D0" w:rsidRDefault="007F07D0">
      <w:pPr>
        <w:pStyle w:val="CommentText"/>
        <w:ind w:firstLine="320"/>
      </w:pPr>
      <w:r>
        <w:rPr>
          <w:rStyle w:val="CommentReference"/>
        </w:rPr>
        <w:annotationRef/>
      </w:r>
      <w:r>
        <w:rPr>
          <w:rFonts w:hint="eastAsia"/>
        </w:rPr>
        <w:t>加上解释了</w:t>
      </w:r>
    </w:p>
  </w:comment>
  <w:comment w:id="164" w:author="Hu Chuan-Peng" w:date="2023-10-25T10:33:00Z" w:initials="HC">
    <w:p w14:paraId="447AE4E9" w14:textId="77777777" w:rsidR="008B783D" w:rsidRDefault="008B783D">
      <w:pPr>
        <w:pStyle w:val="CommentText"/>
        <w:ind w:firstLine="320"/>
      </w:pPr>
      <w:r>
        <w:rPr>
          <w:rStyle w:val="CommentReference"/>
        </w:rPr>
        <w:annotationRef/>
      </w:r>
      <w:r>
        <w:rPr>
          <w:rFonts w:hint="eastAsia"/>
        </w:rPr>
        <w:t>变成频率图？</w:t>
      </w:r>
    </w:p>
    <w:p w14:paraId="22DDBBA1" w14:textId="7F8E0689" w:rsidR="00467B75" w:rsidRDefault="00467B75" w:rsidP="00467B75">
      <w:pPr>
        <w:pStyle w:val="CommentText"/>
        <w:ind w:firstLineChars="83" w:firstLine="199"/>
      </w:pPr>
    </w:p>
  </w:comment>
  <w:comment w:id="165" w:author="浩远 汪" w:date="2023-10-26T20:52:00Z" w:initials="浩汪">
    <w:p w14:paraId="20719FA4" w14:textId="224ACFB4" w:rsidR="00467B75" w:rsidRDefault="00467B75">
      <w:pPr>
        <w:pStyle w:val="CommentText"/>
        <w:ind w:firstLine="320"/>
      </w:pPr>
      <w:r>
        <w:rPr>
          <w:rStyle w:val="CommentReference"/>
        </w:rPr>
        <w:annotationRef/>
      </w:r>
      <w:r>
        <w:rPr>
          <w:rFonts w:hint="eastAsia"/>
        </w:rPr>
        <w:t>这个效果可以吗？</w:t>
      </w:r>
    </w:p>
  </w:comment>
  <w:comment w:id="168" w:author="Hu Chuan-Peng" w:date="2023-10-31T09:51:00Z" w:initials="HC">
    <w:p w14:paraId="781D35EA" w14:textId="1471ACAF" w:rsidR="00AF0D40" w:rsidRDefault="00AF0D40" w:rsidP="00AF0D40">
      <w:pPr>
        <w:pStyle w:val="CommentText"/>
        <w:ind w:firstLineChars="0" w:firstLine="0"/>
        <w:rPr>
          <w:rFonts w:hint="eastAsia"/>
        </w:rPr>
      </w:pPr>
      <w:r>
        <w:rPr>
          <w:rStyle w:val="CommentReference"/>
        </w:rPr>
        <w:annotationRef/>
      </w:r>
      <w:r>
        <w:rPr>
          <w:rFonts w:hint="eastAsia"/>
        </w:rPr>
        <w:t>把械轴变成一个一个的症状，把纵轴变成他们出现在不同量表中的频次。</w:t>
      </w:r>
    </w:p>
  </w:comment>
  <w:comment w:id="171" w:author="Hu Chuan-Peng" w:date="2023-10-25T10:17:00Z" w:initials="HC">
    <w:p w14:paraId="6990C3ED" w14:textId="77777777" w:rsidR="00403A43" w:rsidRDefault="00403A43">
      <w:pPr>
        <w:pStyle w:val="CommentText"/>
        <w:ind w:firstLine="320"/>
      </w:pPr>
      <w:r>
        <w:rPr>
          <w:rStyle w:val="CommentReference"/>
        </w:rPr>
        <w:annotationRef/>
      </w:r>
      <w:r>
        <w:rPr>
          <w:rFonts w:hint="eastAsia"/>
        </w:rPr>
        <w:t>全名</w:t>
      </w:r>
    </w:p>
    <w:p w14:paraId="2509D14D" w14:textId="3C1DE37A" w:rsidR="001D6BB1" w:rsidRDefault="001D6BB1">
      <w:pPr>
        <w:pStyle w:val="CommentText"/>
        <w:ind w:firstLine="480"/>
      </w:pPr>
    </w:p>
  </w:comment>
  <w:comment w:id="172" w:author="浩远 汪" w:date="2023-10-29T14:09:00Z" w:initials="浩汪">
    <w:p w14:paraId="321144F1" w14:textId="77777777" w:rsidR="001D6BB1" w:rsidRDefault="001D6BB1">
      <w:pPr>
        <w:pStyle w:val="CommentText"/>
        <w:ind w:firstLine="320"/>
      </w:pPr>
      <w:r>
        <w:rPr>
          <w:rStyle w:val="CommentReference"/>
        </w:rPr>
        <w:annotationRef/>
      </w:r>
      <w:r>
        <w:rPr>
          <w:rFonts w:hint="eastAsia"/>
        </w:rPr>
        <w:t>就一篇文章使用了这个量表</w:t>
      </w:r>
    </w:p>
    <w:p w14:paraId="49F56A3C" w14:textId="77777777" w:rsidR="001D6BB1" w:rsidRDefault="001D6BB1" w:rsidP="001D6BB1">
      <w:pPr>
        <w:pStyle w:val="CommentText"/>
        <w:ind w:firstLine="480"/>
      </w:pPr>
      <w:r>
        <w:rPr>
          <w:rFonts w:hint="eastAsia"/>
        </w:rPr>
        <w:t>它原文描述为</w:t>
      </w:r>
      <w:r>
        <w:t>Depressive symptoms were assessed through a 4-item CEPS-con-</w:t>
      </w:r>
    </w:p>
    <w:p w14:paraId="66F961F3" w14:textId="77777777" w:rsidR="001D6BB1" w:rsidRDefault="001D6BB1" w:rsidP="001D6BB1">
      <w:pPr>
        <w:pStyle w:val="CommentText"/>
        <w:ind w:firstLine="480"/>
      </w:pPr>
      <w:r>
        <w:t>structed scale. Students were asked to rate the frequency of which</w:t>
      </w:r>
    </w:p>
    <w:p w14:paraId="082FA589" w14:textId="77777777" w:rsidR="001D6BB1" w:rsidRDefault="001D6BB1" w:rsidP="001D6BB1">
      <w:pPr>
        <w:pStyle w:val="CommentText"/>
        <w:ind w:firstLine="480"/>
      </w:pPr>
      <w:r>
        <w:t>feeling “blue”, “unhappy”, “life is meaningless”, and “sad” were pro-</w:t>
      </w:r>
    </w:p>
    <w:p w14:paraId="26EE2EB8" w14:textId="77777777" w:rsidR="001D6BB1" w:rsidRDefault="001D6BB1" w:rsidP="001D6BB1">
      <w:pPr>
        <w:pStyle w:val="CommentText"/>
        <w:ind w:firstLine="480"/>
      </w:pPr>
      <w:r>
        <w:t>blematic for them during the past seven days using a 5-point Likert</w:t>
      </w:r>
    </w:p>
    <w:p w14:paraId="1A831A4B" w14:textId="77777777" w:rsidR="001D6BB1" w:rsidRDefault="001D6BB1" w:rsidP="001D6BB1">
      <w:pPr>
        <w:pStyle w:val="CommentText"/>
        <w:ind w:firstLine="480"/>
      </w:pPr>
      <w:r>
        <w:t>scale where “never” =1 and “always” =5. The average score of the</w:t>
      </w:r>
    </w:p>
    <w:p w14:paraId="329473BB" w14:textId="77777777" w:rsidR="001D6BB1" w:rsidRDefault="001D6BB1" w:rsidP="001D6BB1">
      <w:pPr>
        <w:pStyle w:val="CommentText"/>
        <w:ind w:firstLine="480"/>
      </w:pPr>
      <w:r>
        <w:t>four items was calculated as the scale score (range: 1.0 to 5.0), with</w:t>
      </w:r>
    </w:p>
    <w:p w14:paraId="0428A787" w14:textId="77777777" w:rsidR="001D6BB1" w:rsidRDefault="001D6BB1" w:rsidP="001D6BB1">
      <w:pPr>
        <w:pStyle w:val="CommentText"/>
        <w:ind w:firstLine="480"/>
      </w:pPr>
      <w:r>
        <w:t>higher values indicative of greater depressive symptoms (Li et al., 2018;</w:t>
      </w:r>
    </w:p>
    <w:p w14:paraId="0B704F80" w14:textId="77777777" w:rsidR="001D6BB1" w:rsidRDefault="001D6BB1" w:rsidP="001D6BB1">
      <w:pPr>
        <w:pStyle w:val="CommentText"/>
        <w:ind w:firstLine="480"/>
      </w:pPr>
      <w:r>
        <w:t>Ge, 2017).</w:t>
      </w:r>
    </w:p>
    <w:p w14:paraId="060A5F61" w14:textId="77777777" w:rsidR="001D6BB1" w:rsidRDefault="001D6BB1" w:rsidP="001D6BB1">
      <w:pPr>
        <w:pStyle w:val="CommentText"/>
        <w:ind w:firstLine="480"/>
      </w:pPr>
    </w:p>
    <w:p w14:paraId="61AC9689" w14:textId="147D7A1A" w:rsidR="001D6BB1" w:rsidRDefault="001D6BB1" w:rsidP="001D6BB1">
      <w:pPr>
        <w:pStyle w:val="CommentText"/>
        <w:ind w:firstLine="480"/>
      </w:pPr>
      <w:r>
        <w:rPr>
          <w:rFonts w:hint="eastAsia"/>
        </w:rPr>
        <w:t>他所引用的那篇文章就没提</w:t>
      </w:r>
      <w:r>
        <w:rPr>
          <w:rFonts w:hint="eastAsia"/>
        </w:rPr>
        <w:t>ceps</w:t>
      </w:r>
      <w:r>
        <w:rPr>
          <w:rFonts w:hint="eastAsia"/>
        </w:rPr>
        <w:t>，估计是胡乱引用。</w:t>
      </w:r>
    </w:p>
  </w:comment>
  <w:comment w:id="173" w:author="Hu Chuan-Peng" w:date="2023-10-31T09:53:00Z" w:initials="HC">
    <w:p w14:paraId="41D607E5" w14:textId="341ECCDB" w:rsidR="00C76E99" w:rsidRDefault="00C76E99">
      <w:pPr>
        <w:pStyle w:val="CommentText"/>
        <w:ind w:firstLine="320"/>
        <w:rPr>
          <w:rFonts w:hint="eastAsia"/>
        </w:rPr>
      </w:pPr>
      <w:r>
        <w:rPr>
          <w:rStyle w:val="CommentReference"/>
        </w:rPr>
        <w:annotationRef/>
      </w:r>
      <w:r>
        <w:rPr>
          <w:rFonts w:hint="eastAsia"/>
        </w:rPr>
        <w:t>没看懂，你想表达什么呢？</w:t>
      </w:r>
      <w:r w:rsidR="00C75026">
        <w:rPr>
          <w:rFonts w:hint="eastAsia"/>
        </w:rPr>
        <w:t>咱们需要重新核对，还是需要怎么做？</w:t>
      </w:r>
    </w:p>
  </w:comment>
  <w:comment w:id="175" w:author="Hu Chuan-Peng" w:date="2023-10-25T10:20:00Z" w:initials="HC">
    <w:p w14:paraId="727B0588" w14:textId="637B5B0F" w:rsidR="00403A43" w:rsidRDefault="00403A43">
      <w:pPr>
        <w:pStyle w:val="CommentText"/>
        <w:ind w:firstLine="320"/>
      </w:pPr>
      <w:r>
        <w:rPr>
          <w:rStyle w:val="CommentReference"/>
        </w:rPr>
        <w:annotationRef/>
      </w:r>
      <w:r>
        <w:rPr>
          <w:rFonts w:hint="eastAsia"/>
        </w:rPr>
        <w:t>加上</w:t>
      </w:r>
      <w:r>
        <w:rPr>
          <w:rFonts w:hint="eastAsia"/>
        </w:rPr>
        <w:t>CI</w:t>
      </w:r>
      <w:r>
        <w:rPr>
          <w:rFonts w:hint="eastAsia"/>
        </w:rPr>
        <w:t>，最好使用</w:t>
      </w:r>
      <w:r>
        <w:rPr>
          <w:rFonts w:hint="eastAsia"/>
        </w:rPr>
        <w:t>bootstrap</w:t>
      </w:r>
      <w:r>
        <w:rPr>
          <w:rFonts w:hint="eastAsia"/>
        </w:rPr>
        <w:t>的方法</w:t>
      </w:r>
    </w:p>
  </w:comment>
  <w:comment w:id="176" w:author="浩远 汪" w:date="2023-10-29T14:14:00Z" w:initials="浩汪">
    <w:p w14:paraId="2CC1F629" w14:textId="1A86993C" w:rsidR="001D6BB1" w:rsidRDefault="001D6BB1">
      <w:pPr>
        <w:pStyle w:val="CommentText"/>
        <w:ind w:firstLine="320"/>
      </w:pPr>
      <w:r>
        <w:rPr>
          <w:rStyle w:val="CommentReference"/>
        </w:rPr>
        <w:annotationRef/>
      </w:r>
      <w:r>
        <w:rPr>
          <w:rFonts w:hint="eastAsia"/>
        </w:rPr>
        <w:t>已加</w:t>
      </w:r>
    </w:p>
  </w:comment>
  <w:comment w:id="179" w:author="Hu Chuan-Peng" w:date="2023-10-25T10:20:00Z" w:initials="HC">
    <w:p w14:paraId="36DDFA86" w14:textId="77777777" w:rsidR="00043B95" w:rsidRDefault="00043B95" w:rsidP="00043B95">
      <w:pPr>
        <w:pStyle w:val="CommentText"/>
        <w:ind w:firstLine="320"/>
      </w:pPr>
      <w:r>
        <w:rPr>
          <w:rStyle w:val="CommentReference"/>
        </w:rPr>
        <w:annotationRef/>
      </w:r>
      <w:r>
        <w:rPr>
          <w:rFonts w:hint="eastAsia"/>
        </w:rPr>
        <w:t>加上</w:t>
      </w:r>
      <w:r>
        <w:rPr>
          <w:rFonts w:hint="eastAsia"/>
        </w:rPr>
        <w:t>CI</w:t>
      </w:r>
      <w:r>
        <w:rPr>
          <w:rFonts w:hint="eastAsia"/>
        </w:rPr>
        <w:t>，最好使用</w:t>
      </w:r>
      <w:r>
        <w:rPr>
          <w:rFonts w:hint="eastAsia"/>
        </w:rPr>
        <w:t>bootstrap</w:t>
      </w:r>
      <w:r>
        <w:rPr>
          <w:rFonts w:hint="eastAsia"/>
        </w:rPr>
        <w:t>的方法</w:t>
      </w:r>
    </w:p>
  </w:comment>
  <w:comment w:id="180" w:author="Hu Chuan-Peng" w:date="2023-10-21T17:59:00Z" w:initials="HC">
    <w:p w14:paraId="2C89B44B" w14:textId="10848388" w:rsidR="00B70ACB" w:rsidRDefault="00B70ACB">
      <w:pPr>
        <w:pStyle w:val="CommentText"/>
        <w:ind w:firstLine="320"/>
      </w:pPr>
      <w:r>
        <w:rPr>
          <w:rStyle w:val="CommentReference"/>
        </w:rPr>
        <w:annotationRef/>
      </w:r>
      <w:r>
        <w:rPr>
          <w:rFonts w:hint="eastAsia"/>
        </w:rPr>
        <w:t>显示对角上的一半就行？现在的信息是冗余的。</w:t>
      </w:r>
      <w:r w:rsidR="008719A2">
        <w:rPr>
          <w:rFonts w:hint="eastAsia"/>
        </w:rPr>
        <w:t>另外就是有没有办法让相关系数高的放在一起？</w:t>
      </w:r>
    </w:p>
  </w:comment>
  <w:comment w:id="181" w:author="浩远 汪" w:date="2023-10-29T15:00:00Z" w:initials="浩汪">
    <w:p w14:paraId="06BA758F" w14:textId="3417C028" w:rsidR="008A4F41" w:rsidRDefault="008A4F41" w:rsidP="008A4F41">
      <w:pPr>
        <w:pStyle w:val="CommentText"/>
        <w:ind w:firstLineChars="125"/>
      </w:pPr>
      <w:r>
        <w:rPr>
          <w:rStyle w:val="CommentReference"/>
        </w:rPr>
        <w:annotationRef/>
      </w:r>
    </w:p>
  </w:comment>
  <w:comment w:id="182" w:author="Hu Chuan-Peng" w:date="2023-10-31T09:54:00Z" w:initials="HC">
    <w:p w14:paraId="108B1367" w14:textId="06FA6DF3" w:rsidR="00C75026" w:rsidRDefault="00C75026">
      <w:pPr>
        <w:pStyle w:val="CommentText"/>
        <w:ind w:firstLine="320"/>
        <w:rPr>
          <w:rFonts w:hint="eastAsia"/>
        </w:rPr>
      </w:pPr>
      <w:r>
        <w:rPr>
          <w:rStyle w:val="CommentReference"/>
        </w:rPr>
        <w:annotationRef/>
      </w:r>
      <w:r>
        <w:t>这个</w:t>
      </w:r>
      <w:r>
        <w:rPr>
          <w:rFonts w:hint="eastAsia"/>
        </w:rPr>
        <w:t>图还没有改？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BD49E7" w15:done="0"/>
  <w15:commentEx w15:paraId="2F9C0D15" w15:done="0"/>
  <w15:commentEx w15:paraId="4A97187C" w15:done="1"/>
  <w15:commentEx w15:paraId="6EC672F3" w15:paraIdParent="4A97187C" w15:done="1"/>
  <w15:commentEx w15:paraId="02303637" w15:paraIdParent="4A97187C" w15:done="1"/>
  <w15:commentEx w15:paraId="13F6FB2A" w15:done="0"/>
  <w15:commentEx w15:paraId="40295922" w15:paraIdParent="13F6FB2A" w15:done="0"/>
  <w15:commentEx w15:paraId="12FD1872" w15:paraIdParent="13F6FB2A" w15:done="0"/>
  <w15:commentEx w15:paraId="75987C4D" w15:paraIdParent="13F6FB2A" w15:done="0"/>
  <w15:commentEx w15:paraId="7B763673" w15:done="0"/>
  <w15:commentEx w15:paraId="0113DA0F" w15:paraIdParent="7B763673" w15:done="0"/>
  <w15:commentEx w15:paraId="71A123B9" w15:paraIdParent="7B763673" w15:done="0"/>
  <w15:commentEx w15:paraId="4DE46BD7" w15:paraIdParent="7B763673" w15:done="0"/>
  <w15:commentEx w15:paraId="30927DEA" w15:done="0"/>
  <w15:commentEx w15:paraId="4E1FCBD1" w15:paraIdParent="30927DEA" w15:done="0"/>
  <w15:commentEx w15:paraId="7FFF800A" w15:paraIdParent="30927DEA" w15:done="0"/>
  <w15:commentEx w15:paraId="7FDBA75C" w15:done="0"/>
  <w15:commentEx w15:paraId="064B93FC" w15:done="0"/>
  <w15:commentEx w15:paraId="3C5624BA" w15:paraIdParent="064B93FC" w15:done="0"/>
  <w15:commentEx w15:paraId="10607873" w15:paraIdParent="064B93FC" w15:done="0"/>
  <w15:commentEx w15:paraId="16C50DE6" w15:done="0"/>
  <w15:commentEx w15:paraId="066715B6" w15:paraIdParent="16C50DE6" w15:done="0"/>
  <w15:commentEx w15:paraId="22DDBBA1" w15:done="0"/>
  <w15:commentEx w15:paraId="20719FA4" w15:paraIdParent="22DDBBA1" w15:done="0"/>
  <w15:commentEx w15:paraId="781D35EA" w15:done="0"/>
  <w15:commentEx w15:paraId="2509D14D" w15:done="0"/>
  <w15:commentEx w15:paraId="61AC9689" w15:paraIdParent="2509D14D" w15:done="0"/>
  <w15:commentEx w15:paraId="41D607E5" w15:paraIdParent="2509D14D" w15:done="0"/>
  <w15:commentEx w15:paraId="727B0588" w15:done="1"/>
  <w15:commentEx w15:paraId="2CC1F629" w15:paraIdParent="727B0588" w15:done="1"/>
  <w15:commentEx w15:paraId="36DDFA86" w15:done="1"/>
  <w15:commentEx w15:paraId="2C89B44B" w15:done="0"/>
  <w15:commentEx w15:paraId="06BA758F" w15:paraIdParent="2C89B44B" w15:done="0"/>
  <w15:commentEx w15:paraId="108B1367" w15:paraIdParent="2C89B4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0EA1FC8" w16cex:dateUtc="2023-10-31T01:26:00Z"/>
  <w16cex:commentExtensible w16cex:durableId="3F91557F" w16cex:dateUtc="2023-10-31T01:27:00Z"/>
  <w16cex:commentExtensible w16cex:durableId="00242CB9" w16cex:dateUtc="2023-10-20T05:31:00Z"/>
  <w16cex:commentExtensible w16cex:durableId="3BEF3E4B" w16cex:dateUtc="2023-10-20T09:14:00Z"/>
  <w16cex:commentExtensible w16cex:durableId="21B494A8" w16cex:dateUtc="2023-10-25T01:40:00Z"/>
  <w16cex:commentExtensible w16cex:durableId="0E4ABC25" w16cex:dateUtc="2023-10-23T10:59:00Z"/>
  <w16cex:commentExtensible w16cex:durableId="3E248D77" w16cex:dateUtc="2023-10-25T02:06:00Z"/>
  <w16cex:commentExtensible w16cex:durableId="5820A9C5" w16cex:dateUtc="2023-10-26T12:50:00Z"/>
  <w16cex:commentExtensible w16cex:durableId="68ED6E30" w16cex:dateUtc="2023-10-31T01:30:00Z"/>
  <w16cex:commentExtensible w16cex:durableId="352225C6" w16cex:dateUtc="2023-10-23T10:59:00Z"/>
  <w16cex:commentExtensible w16cex:durableId="6BA7F08F" w16cex:dateUtc="2023-10-25T02:06:00Z"/>
  <w16cex:commentExtensible w16cex:durableId="3B818663" w16cex:dateUtc="2023-10-26T12:50:00Z"/>
  <w16cex:commentExtensible w16cex:durableId="01A1B7C5" w16cex:dateUtc="2023-10-31T01:30:00Z"/>
  <w16cex:commentExtensible w16cex:durableId="67C343BF" w16cex:dateUtc="2023-10-25T02:10:00Z"/>
  <w16cex:commentExtensible w16cex:durableId="5C267204" w16cex:dateUtc="2023-10-29T06:18:00Z"/>
  <w16cex:commentExtensible w16cex:durableId="5D6CF091" w16cex:dateUtc="2023-10-31T01:37:00Z"/>
  <w16cex:commentExtensible w16cex:durableId="19CBDD87" w16cex:dateUtc="2023-10-31T01:40:00Z"/>
  <w16cex:commentExtensible w16cex:durableId="609C6BB4" w16cex:dateUtc="2023-10-25T02:30:00Z"/>
  <w16cex:commentExtensible w16cex:durableId="6DF2BC40" w16cex:dateUtc="2023-10-29T06:16:00Z"/>
  <w16cex:commentExtensible w16cex:durableId="70EF328B" w16cex:dateUtc="2023-10-31T01:46:00Z"/>
  <w16cex:commentExtensible w16cex:durableId="55436BEE" w16cex:dateUtc="2023-10-25T02:31:00Z"/>
  <w16cex:commentExtensible w16cex:durableId="5CDB9E67" w16cex:dateUtc="2023-10-29T08:37:00Z"/>
  <w16cex:commentExtensible w16cex:durableId="601527DC" w16cex:dateUtc="2023-10-25T02:33:00Z"/>
  <w16cex:commentExtensible w16cex:durableId="1056EDBC" w16cex:dateUtc="2023-10-26T12:52:00Z"/>
  <w16cex:commentExtensible w16cex:durableId="04095A0D" w16cex:dateUtc="2023-10-31T01:51:00Z"/>
  <w16cex:commentExtensible w16cex:durableId="1E7C47B6" w16cex:dateUtc="2023-10-25T02:17:00Z"/>
  <w16cex:commentExtensible w16cex:durableId="0189652F" w16cex:dateUtc="2023-10-29T06:09:00Z"/>
  <w16cex:commentExtensible w16cex:durableId="6879A805" w16cex:dateUtc="2023-10-31T01:53:00Z"/>
  <w16cex:commentExtensible w16cex:durableId="419EE9B4" w16cex:dateUtc="2023-10-25T02:20:00Z"/>
  <w16cex:commentExtensible w16cex:durableId="7D0AFE4C" w16cex:dateUtc="2023-10-29T06:14:00Z"/>
  <w16cex:commentExtensible w16cex:durableId="2A26C3DD" w16cex:dateUtc="2023-10-25T02:20:00Z"/>
  <w16cex:commentExtensible w16cex:durableId="2F268F5D" w16cex:dateUtc="2023-10-21T09:59:00Z"/>
  <w16cex:commentExtensible w16cex:durableId="624F9870" w16cex:dateUtc="2023-10-29T07:00:00Z"/>
  <w16cex:commentExtensible w16cex:durableId="7B05C892" w16cex:dateUtc="2023-10-31T0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BD49E7" w16cid:durableId="60EA1FC8"/>
  <w16cid:commentId w16cid:paraId="2F9C0D15" w16cid:durableId="3F91557F"/>
  <w16cid:commentId w16cid:paraId="4A97187C" w16cid:durableId="00242CB9"/>
  <w16cid:commentId w16cid:paraId="6EC672F3" w16cid:durableId="3BEF3E4B"/>
  <w16cid:commentId w16cid:paraId="02303637" w16cid:durableId="21B494A8"/>
  <w16cid:commentId w16cid:paraId="13F6FB2A" w16cid:durableId="0E4ABC25"/>
  <w16cid:commentId w16cid:paraId="40295922" w16cid:durableId="3E248D77"/>
  <w16cid:commentId w16cid:paraId="12FD1872" w16cid:durableId="5820A9C5"/>
  <w16cid:commentId w16cid:paraId="75987C4D" w16cid:durableId="68ED6E30"/>
  <w16cid:commentId w16cid:paraId="7B763673" w16cid:durableId="352225C6"/>
  <w16cid:commentId w16cid:paraId="0113DA0F" w16cid:durableId="6BA7F08F"/>
  <w16cid:commentId w16cid:paraId="71A123B9" w16cid:durableId="3B818663"/>
  <w16cid:commentId w16cid:paraId="4DE46BD7" w16cid:durableId="01A1B7C5"/>
  <w16cid:commentId w16cid:paraId="30927DEA" w16cid:durableId="67C343BF"/>
  <w16cid:commentId w16cid:paraId="4E1FCBD1" w16cid:durableId="5C267204"/>
  <w16cid:commentId w16cid:paraId="7FFF800A" w16cid:durableId="5D6CF091"/>
  <w16cid:commentId w16cid:paraId="7FDBA75C" w16cid:durableId="19CBDD87"/>
  <w16cid:commentId w16cid:paraId="064B93FC" w16cid:durableId="609C6BB4"/>
  <w16cid:commentId w16cid:paraId="3C5624BA" w16cid:durableId="6DF2BC40"/>
  <w16cid:commentId w16cid:paraId="10607873" w16cid:durableId="70EF328B"/>
  <w16cid:commentId w16cid:paraId="16C50DE6" w16cid:durableId="55436BEE"/>
  <w16cid:commentId w16cid:paraId="066715B6" w16cid:durableId="5CDB9E67"/>
  <w16cid:commentId w16cid:paraId="22DDBBA1" w16cid:durableId="601527DC"/>
  <w16cid:commentId w16cid:paraId="20719FA4" w16cid:durableId="1056EDBC"/>
  <w16cid:commentId w16cid:paraId="781D35EA" w16cid:durableId="04095A0D"/>
  <w16cid:commentId w16cid:paraId="2509D14D" w16cid:durableId="1E7C47B6"/>
  <w16cid:commentId w16cid:paraId="61AC9689" w16cid:durableId="0189652F"/>
  <w16cid:commentId w16cid:paraId="41D607E5" w16cid:durableId="6879A805"/>
  <w16cid:commentId w16cid:paraId="727B0588" w16cid:durableId="419EE9B4"/>
  <w16cid:commentId w16cid:paraId="2CC1F629" w16cid:durableId="7D0AFE4C"/>
  <w16cid:commentId w16cid:paraId="36DDFA86" w16cid:durableId="2A26C3DD"/>
  <w16cid:commentId w16cid:paraId="2C89B44B" w16cid:durableId="2F268F5D"/>
  <w16cid:commentId w16cid:paraId="06BA758F" w16cid:durableId="624F9870"/>
  <w16cid:commentId w16cid:paraId="108B1367" w16cid:durableId="7B05C89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0357F1"/>
    <w:multiLevelType w:val="hybridMultilevel"/>
    <w:tmpl w:val="4C305CC4"/>
    <w:lvl w:ilvl="0" w:tplc="80A4ADBA">
      <w:start w:val="1"/>
      <w:numFmt w:val="japaneseCounting"/>
      <w:lvlText w:val="第%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988175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rson w15:author="浩远 汪">
    <w15:presenceInfo w15:providerId="Windows Live" w15:userId="42301a22ef3a3065"/>
  </w15:person>
  <w15:person w15:author="Chuan-Peng Hu">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1A3"/>
    <w:rsid w:val="000017D9"/>
    <w:rsid w:val="0002668A"/>
    <w:rsid w:val="00026A21"/>
    <w:rsid w:val="00032622"/>
    <w:rsid w:val="00043B95"/>
    <w:rsid w:val="00056964"/>
    <w:rsid w:val="0008166D"/>
    <w:rsid w:val="00081CC2"/>
    <w:rsid w:val="00095790"/>
    <w:rsid w:val="000C52F8"/>
    <w:rsid w:val="000D2874"/>
    <w:rsid w:val="00134F1A"/>
    <w:rsid w:val="00146874"/>
    <w:rsid w:val="00163112"/>
    <w:rsid w:val="00173AE3"/>
    <w:rsid w:val="001811A3"/>
    <w:rsid w:val="001B25EB"/>
    <w:rsid w:val="001C0CA3"/>
    <w:rsid w:val="001C11DD"/>
    <w:rsid w:val="001D6BB1"/>
    <w:rsid w:val="00200BA4"/>
    <w:rsid w:val="002230E1"/>
    <w:rsid w:val="002329F5"/>
    <w:rsid w:val="00246D71"/>
    <w:rsid w:val="00262BBD"/>
    <w:rsid w:val="002A4149"/>
    <w:rsid w:val="002B7157"/>
    <w:rsid w:val="002B7220"/>
    <w:rsid w:val="002C01E8"/>
    <w:rsid w:val="002F3474"/>
    <w:rsid w:val="002F6C5C"/>
    <w:rsid w:val="00342229"/>
    <w:rsid w:val="003C2871"/>
    <w:rsid w:val="003C5BA5"/>
    <w:rsid w:val="003D41DC"/>
    <w:rsid w:val="003E48A0"/>
    <w:rsid w:val="003F66F8"/>
    <w:rsid w:val="00403A43"/>
    <w:rsid w:val="00436A9F"/>
    <w:rsid w:val="00465011"/>
    <w:rsid w:val="00467B75"/>
    <w:rsid w:val="004A0BFD"/>
    <w:rsid w:val="004A2E64"/>
    <w:rsid w:val="004C06C3"/>
    <w:rsid w:val="004C08CD"/>
    <w:rsid w:val="004E1476"/>
    <w:rsid w:val="004E308A"/>
    <w:rsid w:val="004E588D"/>
    <w:rsid w:val="0052723F"/>
    <w:rsid w:val="00534A9C"/>
    <w:rsid w:val="00545C93"/>
    <w:rsid w:val="00561E4D"/>
    <w:rsid w:val="005704C3"/>
    <w:rsid w:val="005B0EE6"/>
    <w:rsid w:val="005B17CD"/>
    <w:rsid w:val="005B30AA"/>
    <w:rsid w:val="005E097C"/>
    <w:rsid w:val="00603F5C"/>
    <w:rsid w:val="0061719E"/>
    <w:rsid w:val="00643F29"/>
    <w:rsid w:val="00647277"/>
    <w:rsid w:val="00663594"/>
    <w:rsid w:val="00690494"/>
    <w:rsid w:val="00694EDE"/>
    <w:rsid w:val="006A1766"/>
    <w:rsid w:val="006C3145"/>
    <w:rsid w:val="007148FF"/>
    <w:rsid w:val="00751930"/>
    <w:rsid w:val="00772385"/>
    <w:rsid w:val="00783005"/>
    <w:rsid w:val="007D4BD4"/>
    <w:rsid w:val="007F07D0"/>
    <w:rsid w:val="00812343"/>
    <w:rsid w:val="0082694D"/>
    <w:rsid w:val="00850CF3"/>
    <w:rsid w:val="00851DD9"/>
    <w:rsid w:val="0086534C"/>
    <w:rsid w:val="008719A2"/>
    <w:rsid w:val="00884854"/>
    <w:rsid w:val="008A4F41"/>
    <w:rsid w:val="008A768F"/>
    <w:rsid w:val="008B783D"/>
    <w:rsid w:val="0091121D"/>
    <w:rsid w:val="00916E10"/>
    <w:rsid w:val="00922F80"/>
    <w:rsid w:val="00923599"/>
    <w:rsid w:val="0094312C"/>
    <w:rsid w:val="0099219C"/>
    <w:rsid w:val="009D6E23"/>
    <w:rsid w:val="009E5819"/>
    <w:rsid w:val="00A11C85"/>
    <w:rsid w:val="00A14E6F"/>
    <w:rsid w:val="00A433AE"/>
    <w:rsid w:val="00A5720A"/>
    <w:rsid w:val="00A87245"/>
    <w:rsid w:val="00AB441A"/>
    <w:rsid w:val="00AC66A1"/>
    <w:rsid w:val="00AE45E8"/>
    <w:rsid w:val="00AF0D40"/>
    <w:rsid w:val="00B358FD"/>
    <w:rsid w:val="00B53D27"/>
    <w:rsid w:val="00B615BF"/>
    <w:rsid w:val="00B70ACB"/>
    <w:rsid w:val="00B70EF5"/>
    <w:rsid w:val="00B86DC1"/>
    <w:rsid w:val="00BC662B"/>
    <w:rsid w:val="00C00A30"/>
    <w:rsid w:val="00C176E0"/>
    <w:rsid w:val="00C3378C"/>
    <w:rsid w:val="00C37DCD"/>
    <w:rsid w:val="00C75026"/>
    <w:rsid w:val="00C76E99"/>
    <w:rsid w:val="00CC601F"/>
    <w:rsid w:val="00CC771B"/>
    <w:rsid w:val="00CE2FD6"/>
    <w:rsid w:val="00D05412"/>
    <w:rsid w:val="00D314F0"/>
    <w:rsid w:val="00D45A16"/>
    <w:rsid w:val="00D634F3"/>
    <w:rsid w:val="00D93CDE"/>
    <w:rsid w:val="00D94FED"/>
    <w:rsid w:val="00DA205E"/>
    <w:rsid w:val="00DB3CE8"/>
    <w:rsid w:val="00DE7E18"/>
    <w:rsid w:val="00DF2F2F"/>
    <w:rsid w:val="00E66546"/>
    <w:rsid w:val="00E7593E"/>
    <w:rsid w:val="00EA0BBC"/>
    <w:rsid w:val="00EC1DD2"/>
    <w:rsid w:val="00EF3373"/>
    <w:rsid w:val="00F14EB8"/>
    <w:rsid w:val="00F21C52"/>
    <w:rsid w:val="00F41420"/>
    <w:rsid w:val="00F6775A"/>
    <w:rsid w:val="00FB37EA"/>
    <w:rsid w:val="00FD4466"/>
    <w:rsid w:val="00FD62F2"/>
    <w:rsid w:val="00FD6780"/>
    <w:rsid w:val="00FF47BE"/>
    <w:rsid w:val="00FF4C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FE2118"/>
  <w14:defaultImageDpi w14:val="330"/>
  <w15:chartTrackingRefBased/>
  <w15:docId w15:val="{7B9C62B6-2520-4208-8E09-056752071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2F8"/>
    <w:pPr>
      <w:widowControl w:val="0"/>
      <w:spacing w:line="360" w:lineRule="auto"/>
      <w:ind w:firstLineChars="200" w:firstLine="200"/>
      <w:jc w:val="both"/>
    </w:pPr>
    <w:rPr>
      <w:sz w:val="24"/>
    </w:rPr>
  </w:style>
  <w:style w:type="paragraph" w:styleId="Heading1">
    <w:name w:val="heading 1"/>
    <w:basedOn w:val="Normal"/>
    <w:next w:val="Normal"/>
    <w:link w:val="Heading1Char"/>
    <w:uiPriority w:val="9"/>
    <w:qFormat/>
    <w:rsid w:val="00AC66A1"/>
    <w:pPr>
      <w:keepNext/>
      <w:keepLines/>
      <w:ind w:firstLineChars="0" w:firstLine="0"/>
      <w:outlineLvl w:val="0"/>
    </w:pPr>
    <w:rPr>
      <w:b/>
      <w:bCs/>
      <w:kern w:val="44"/>
      <w:sz w:val="28"/>
      <w:szCs w:val="44"/>
    </w:rPr>
  </w:style>
  <w:style w:type="paragraph" w:styleId="Heading2">
    <w:name w:val="heading 2"/>
    <w:basedOn w:val="Normal"/>
    <w:next w:val="Normal"/>
    <w:link w:val="Heading2Char"/>
    <w:uiPriority w:val="9"/>
    <w:unhideWhenUsed/>
    <w:qFormat/>
    <w:rsid w:val="000C52F8"/>
    <w:pPr>
      <w:keepNext/>
      <w:keepLines/>
      <w:ind w:firstLineChars="0" w:firstLine="0"/>
      <w:outlineLvl w:val="1"/>
    </w:pPr>
    <w:rPr>
      <w:rFonts w:eastAsia="Times New Roman"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6A1"/>
    <w:rPr>
      <w:rFonts w:eastAsia="Times New Roman"/>
      <w:b/>
      <w:bCs/>
      <w:kern w:val="44"/>
      <w:szCs w:val="44"/>
    </w:rPr>
  </w:style>
  <w:style w:type="character" w:customStyle="1" w:styleId="Heading2Char">
    <w:name w:val="Heading 2 Char"/>
    <w:basedOn w:val="DefaultParagraphFont"/>
    <w:link w:val="Heading2"/>
    <w:uiPriority w:val="9"/>
    <w:rsid w:val="000C52F8"/>
    <w:rPr>
      <w:rFonts w:eastAsia="Times New Roman" w:cstheme="majorBidi"/>
      <w:b/>
      <w:bCs/>
      <w:sz w:val="24"/>
    </w:rPr>
  </w:style>
  <w:style w:type="paragraph" w:styleId="CommentText">
    <w:name w:val="annotation text"/>
    <w:basedOn w:val="Normal"/>
    <w:link w:val="CommentTextChar"/>
    <w:uiPriority w:val="99"/>
    <w:unhideWhenUsed/>
    <w:rsid w:val="00056964"/>
    <w:pPr>
      <w:jc w:val="left"/>
    </w:pPr>
  </w:style>
  <w:style w:type="character" w:customStyle="1" w:styleId="CommentTextChar">
    <w:name w:val="Comment Text Char"/>
    <w:basedOn w:val="DefaultParagraphFont"/>
    <w:link w:val="CommentText"/>
    <w:uiPriority w:val="99"/>
    <w:rsid w:val="00056964"/>
    <w:rPr>
      <w:sz w:val="24"/>
    </w:rPr>
  </w:style>
  <w:style w:type="table" w:styleId="TableGrid">
    <w:name w:val="Table Grid"/>
    <w:basedOn w:val="TableNormal"/>
    <w:uiPriority w:val="39"/>
    <w:rsid w:val="000569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56964"/>
    <w:rPr>
      <w:sz w:val="16"/>
      <w:szCs w:val="16"/>
    </w:rPr>
  </w:style>
  <w:style w:type="numbering" w:customStyle="1" w:styleId="1">
    <w:name w:val="无列表1"/>
    <w:next w:val="NoList"/>
    <w:uiPriority w:val="99"/>
    <w:semiHidden/>
    <w:unhideWhenUsed/>
    <w:rsid w:val="00FD6780"/>
  </w:style>
  <w:style w:type="paragraph" w:styleId="Header">
    <w:name w:val="header"/>
    <w:basedOn w:val="Normal"/>
    <w:link w:val="HeaderChar"/>
    <w:uiPriority w:val="99"/>
    <w:unhideWhenUsed/>
    <w:rsid w:val="00FD6780"/>
    <w:pPr>
      <w:tabs>
        <w:tab w:val="center" w:pos="4153"/>
        <w:tab w:val="right" w:pos="8306"/>
      </w:tabs>
      <w:snapToGrid w:val="0"/>
      <w:ind w:firstLineChars="0" w:firstLine="0"/>
      <w:jc w:val="center"/>
    </w:pPr>
    <w:rPr>
      <w:sz w:val="18"/>
      <w:szCs w:val="18"/>
    </w:rPr>
  </w:style>
  <w:style w:type="character" w:customStyle="1" w:styleId="HeaderChar">
    <w:name w:val="Header Char"/>
    <w:basedOn w:val="DefaultParagraphFont"/>
    <w:link w:val="Header"/>
    <w:uiPriority w:val="99"/>
    <w:rsid w:val="00FD6780"/>
    <w:rPr>
      <w:sz w:val="18"/>
      <w:szCs w:val="18"/>
    </w:rPr>
  </w:style>
  <w:style w:type="paragraph" w:styleId="Footer">
    <w:name w:val="footer"/>
    <w:basedOn w:val="Normal"/>
    <w:link w:val="FooterChar"/>
    <w:uiPriority w:val="99"/>
    <w:unhideWhenUsed/>
    <w:rsid w:val="00FD6780"/>
    <w:pPr>
      <w:tabs>
        <w:tab w:val="center" w:pos="4153"/>
        <w:tab w:val="right" w:pos="8306"/>
      </w:tabs>
      <w:snapToGrid w:val="0"/>
      <w:ind w:firstLineChars="0" w:firstLine="0"/>
      <w:jc w:val="left"/>
    </w:pPr>
    <w:rPr>
      <w:sz w:val="18"/>
      <w:szCs w:val="18"/>
    </w:rPr>
  </w:style>
  <w:style w:type="character" w:customStyle="1" w:styleId="FooterChar">
    <w:name w:val="Footer Char"/>
    <w:basedOn w:val="DefaultParagraphFont"/>
    <w:link w:val="Footer"/>
    <w:uiPriority w:val="99"/>
    <w:rsid w:val="00FD6780"/>
    <w:rPr>
      <w:sz w:val="18"/>
      <w:szCs w:val="18"/>
    </w:rPr>
  </w:style>
  <w:style w:type="paragraph" w:customStyle="1" w:styleId="tgt">
    <w:name w:val="tgt"/>
    <w:basedOn w:val="Normal"/>
    <w:rsid w:val="00FD6780"/>
    <w:pPr>
      <w:widowControl/>
      <w:spacing w:before="100" w:beforeAutospacing="1" w:after="100" w:afterAutospacing="1"/>
      <w:ind w:firstLineChars="0" w:firstLine="0"/>
      <w:jc w:val="left"/>
    </w:pPr>
    <w:rPr>
      <w:rFonts w:ascii="SimSun" w:hAnsi="SimSun" w:cs="SimSun"/>
      <w:kern w:val="0"/>
      <w:szCs w:val="24"/>
    </w:rPr>
  </w:style>
  <w:style w:type="character" w:styleId="Hyperlink">
    <w:name w:val="Hyperlink"/>
    <w:basedOn w:val="DefaultParagraphFont"/>
    <w:uiPriority w:val="99"/>
    <w:unhideWhenUsed/>
    <w:rsid w:val="00FD6780"/>
    <w:rPr>
      <w:color w:val="0563C1"/>
      <w:u w:val="single"/>
    </w:rPr>
  </w:style>
  <w:style w:type="character" w:styleId="FollowedHyperlink">
    <w:name w:val="FollowedHyperlink"/>
    <w:basedOn w:val="DefaultParagraphFont"/>
    <w:uiPriority w:val="99"/>
    <w:semiHidden/>
    <w:unhideWhenUsed/>
    <w:rsid w:val="00FD6780"/>
    <w:rPr>
      <w:color w:val="954F72"/>
      <w:u w:val="single"/>
    </w:rPr>
  </w:style>
  <w:style w:type="paragraph" w:customStyle="1" w:styleId="msonormal0">
    <w:name w:val="msonormal"/>
    <w:basedOn w:val="Normal"/>
    <w:rsid w:val="00FD6780"/>
    <w:pPr>
      <w:widowControl/>
      <w:spacing w:before="100" w:beforeAutospacing="1" w:after="100" w:afterAutospacing="1"/>
      <w:ind w:firstLineChars="0" w:firstLine="0"/>
      <w:jc w:val="left"/>
    </w:pPr>
    <w:rPr>
      <w:rFonts w:ascii="SimSun" w:hAnsi="SimSun" w:cs="SimSun"/>
      <w:kern w:val="0"/>
      <w:szCs w:val="24"/>
    </w:rPr>
  </w:style>
  <w:style w:type="character" w:styleId="UnresolvedMention">
    <w:name w:val="Unresolved Mention"/>
    <w:basedOn w:val="DefaultParagraphFont"/>
    <w:uiPriority w:val="99"/>
    <w:semiHidden/>
    <w:unhideWhenUsed/>
    <w:rsid w:val="00FD6780"/>
    <w:rPr>
      <w:color w:val="605E5C"/>
      <w:shd w:val="clear" w:color="auto" w:fill="E1DFDD"/>
    </w:rPr>
  </w:style>
  <w:style w:type="paragraph" w:styleId="NormalWeb">
    <w:name w:val="Normal (Web)"/>
    <w:basedOn w:val="Normal"/>
    <w:uiPriority w:val="99"/>
    <w:semiHidden/>
    <w:unhideWhenUsed/>
    <w:rsid w:val="00FD6780"/>
    <w:pPr>
      <w:widowControl/>
      <w:spacing w:before="100" w:beforeAutospacing="1" w:after="100" w:afterAutospacing="1"/>
      <w:ind w:firstLineChars="0" w:firstLine="0"/>
      <w:jc w:val="left"/>
    </w:pPr>
    <w:rPr>
      <w:rFonts w:ascii="SimSun" w:hAnsi="SimSun" w:cs="SimSun"/>
      <w:kern w:val="0"/>
      <w:szCs w:val="24"/>
    </w:rPr>
  </w:style>
  <w:style w:type="paragraph" w:styleId="Caption">
    <w:name w:val="caption"/>
    <w:basedOn w:val="Normal"/>
    <w:next w:val="Normal"/>
    <w:uiPriority w:val="35"/>
    <w:unhideWhenUsed/>
    <w:qFormat/>
    <w:rsid w:val="00FD6780"/>
    <w:pPr>
      <w:ind w:firstLineChars="0" w:firstLine="0"/>
    </w:pPr>
    <w:rPr>
      <w:rFonts w:asciiTheme="majorHAnsi" w:eastAsia="SimHei" w:hAnsiTheme="majorHAnsi" w:cstheme="majorBidi"/>
      <w:sz w:val="20"/>
      <w:szCs w:val="20"/>
    </w:rPr>
  </w:style>
  <w:style w:type="paragraph" w:styleId="Revision">
    <w:name w:val="Revision"/>
    <w:hidden/>
    <w:uiPriority w:val="99"/>
    <w:semiHidden/>
    <w:rsid w:val="00FD6780"/>
  </w:style>
  <w:style w:type="paragraph" w:styleId="CommentSubject">
    <w:name w:val="annotation subject"/>
    <w:basedOn w:val="CommentText"/>
    <w:next w:val="CommentText"/>
    <w:link w:val="CommentSubjectChar"/>
    <w:uiPriority w:val="99"/>
    <w:semiHidden/>
    <w:unhideWhenUsed/>
    <w:rsid w:val="00FD6780"/>
    <w:pPr>
      <w:ind w:firstLineChars="0" w:firstLine="0"/>
      <w:jc w:val="both"/>
    </w:pPr>
    <w:rPr>
      <w:b/>
      <w:bCs/>
      <w:sz w:val="20"/>
      <w:szCs w:val="20"/>
    </w:rPr>
  </w:style>
  <w:style w:type="character" w:customStyle="1" w:styleId="CommentSubjectChar">
    <w:name w:val="Comment Subject Char"/>
    <w:basedOn w:val="CommentTextChar"/>
    <w:link w:val="CommentSubject"/>
    <w:uiPriority w:val="99"/>
    <w:semiHidden/>
    <w:rsid w:val="00FD6780"/>
    <w:rPr>
      <w:b/>
      <w:bCs/>
      <w:sz w:val="20"/>
      <w:szCs w:val="20"/>
    </w:rPr>
  </w:style>
  <w:style w:type="paragraph" w:styleId="EndnoteText">
    <w:name w:val="endnote text"/>
    <w:basedOn w:val="Normal"/>
    <w:link w:val="EndnoteTextChar"/>
    <w:uiPriority w:val="99"/>
    <w:semiHidden/>
    <w:unhideWhenUsed/>
    <w:rsid w:val="00FD6780"/>
    <w:pPr>
      <w:ind w:firstLineChars="0" w:firstLine="0"/>
    </w:pPr>
    <w:rPr>
      <w:sz w:val="20"/>
      <w:szCs w:val="20"/>
    </w:rPr>
  </w:style>
  <w:style w:type="character" w:customStyle="1" w:styleId="EndnoteTextChar">
    <w:name w:val="Endnote Text Char"/>
    <w:basedOn w:val="DefaultParagraphFont"/>
    <w:link w:val="EndnoteText"/>
    <w:uiPriority w:val="99"/>
    <w:semiHidden/>
    <w:rsid w:val="00FD6780"/>
    <w:rPr>
      <w:sz w:val="20"/>
      <w:szCs w:val="20"/>
    </w:rPr>
  </w:style>
  <w:style w:type="character" w:styleId="EndnoteReference">
    <w:name w:val="endnote reference"/>
    <w:basedOn w:val="DefaultParagraphFont"/>
    <w:uiPriority w:val="99"/>
    <w:semiHidden/>
    <w:unhideWhenUsed/>
    <w:rsid w:val="00FD6780"/>
    <w:rPr>
      <w:vertAlign w:val="superscript"/>
    </w:rPr>
  </w:style>
  <w:style w:type="paragraph" w:customStyle="1" w:styleId="target">
    <w:name w:val="target"/>
    <w:basedOn w:val="Normal"/>
    <w:rsid w:val="00FD6780"/>
    <w:pPr>
      <w:widowControl/>
      <w:spacing w:before="100" w:beforeAutospacing="1" w:after="100" w:afterAutospacing="1"/>
      <w:ind w:firstLineChars="0" w:firstLine="0"/>
      <w:jc w:val="left"/>
    </w:pPr>
    <w:rPr>
      <w:rFonts w:ascii="SimSun" w:hAnsi="SimSun" w:cs="SimSun"/>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959046">
      <w:bodyDiv w:val="1"/>
      <w:marLeft w:val="0"/>
      <w:marRight w:val="0"/>
      <w:marTop w:val="0"/>
      <w:marBottom w:val="0"/>
      <w:divBdr>
        <w:top w:val="none" w:sz="0" w:space="0" w:color="auto"/>
        <w:left w:val="none" w:sz="0" w:space="0" w:color="auto"/>
        <w:bottom w:val="none" w:sz="0" w:space="0" w:color="auto"/>
        <w:right w:val="none" w:sz="0" w:space="0" w:color="auto"/>
      </w:divBdr>
    </w:div>
    <w:div w:id="872812943">
      <w:bodyDiv w:val="1"/>
      <w:marLeft w:val="0"/>
      <w:marRight w:val="0"/>
      <w:marTop w:val="0"/>
      <w:marBottom w:val="0"/>
      <w:divBdr>
        <w:top w:val="none" w:sz="0" w:space="0" w:color="auto"/>
        <w:left w:val="none" w:sz="0" w:space="0" w:color="auto"/>
        <w:bottom w:val="none" w:sz="0" w:space="0" w:color="auto"/>
        <w:right w:val="none" w:sz="0" w:space="0" w:color="auto"/>
      </w:divBdr>
    </w:div>
    <w:div w:id="1043410923">
      <w:bodyDiv w:val="1"/>
      <w:marLeft w:val="0"/>
      <w:marRight w:val="0"/>
      <w:marTop w:val="0"/>
      <w:marBottom w:val="0"/>
      <w:divBdr>
        <w:top w:val="none" w:sz="0" w:space="0" w:color="auto"/>
        <w:left w:val="none" w:sz="0" w:space="0" w:color="auto"/>
        <w:bottom w:val="none" w:sz="0" w:space="0" w:color="auto"/>
        <w:right w:val="none" w:sz="0" w:space="0" w:color="auto"/>
      </w:divBdr>
    </w:div>
    <w:div w:id="1423989267">
      <w:bodyDiv w:val="1"/>
      <w:marLeft w:val="0"/>
      <w:marRight w:val="0"/>
      <w:marTop w:val="0"/>
      <w:marBottom w:val="0"/>
      <w:divBdr>
        <w:top w:val="none" w:sz="0" w:space="0" w:color="auto"/>
        <w:left w:val="none" w:sz="0" w:space="0" w:color="auto"/>
        <w:bottom w:val="none" w:sz="0" w:space="0" w:color="auto"/>
        <w:right w:val="none" w:sz="0" w:space="0" w:color="auto"/>
      </w:divBdr>
    </w:div>
    <w:div w:id="1902590449">
      <w:bodyDiv w:val="1"/>
      <w:marLeft w:val="0"/>
      <w:marRight w:val="0"/>
      <w:marTop w:val="0"/>
      <w:marBottom w:val="0"/>
      <w:divBdr>
        <w:top w:val="none" w:sz="0" w:space="0" w:color="auto"/>
        <w:left w:val="none" w:sz="0" w:space="0" w:color="auto"/>
        <w:bottom w:val="none" w:sz="0" w:space="0" w:color="auto"/>
        <w:right w:val="none" w:sz="0" w:space="0" w:color="auto"/>
      </w:divBdr>
    </w:div>
    <w:div w:id="1913008318">
      <w:bodyDiv w:val="1"/>
      <w:marLeft w:val="0"/>
      <w:marRight w:val="0"/>
      <w:marTop w:val="0"/>
      <w:marBottom w:val="0"/>
      <w:divBdr>
        <w:top w:val="none" w:sz="0" w:space="0" w:color="auto"/>
        <w:left w:val="none" w:sz="0" w:space="0" w:color="auto"/>
        <w:bottom w:val="none" w:sz="0" w:space="0" w:color="auto"/>
        <w:right w:val="none" w:sz="0" w:space="0" w:color="auto"/>
      </w:divBdr>
    </w:div>
    <w:div w:id="202404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sv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67A4B-CF0B-4B16-B426-FB9A27266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22</Pages>
  <Words>5224</Words>
  <Characters>29780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浩远 汪</dc:creator>
  <cp:keywords/>
  <dc:description/>
  <cp:lastModifiedBy>Hu Chuan-Peng</cp:lastModifiedBy>
  <cp:revision>35</cp:revision>
  <dcterms:created xsi:type="dcterms:W3CDTF">2023-10-26T12:32:00Z</dcterms:created>
  <dcterms:modified xsi:type="dcterms:W3CDTF">2023-10-31T01:55:00Z</dcterms:modified>
</cp:coreProperties>
</file>
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2BCC31" w14:textId="6DA090F7" w:rsidR="007A73F5" w:rsidRDefault="007A73F5" w:rsidP="003854B5">
      <w:pPr>
        <w:spacing w:line="312" w:lineRule="auto"/>
        <w:jc w:val="center"/>
        <w:rPr>
          <w:b/>
          <w:bCs/>
          <w:szCs w:val="28"/>
        </w:rPr>
      </w:pPr>
      <w:r>
        <w:rPr>
          <w:rFonts w:hint="eastAsia"/>
          <w:b/>
          <w:bCs/>
          <w:szCs w:val="28"/>
        </w:rPr>
        <w:t>抑郁问卷</w:t>
      </w:r>
      <w:r w:rsidR="003854B5">
        <w:rPr>
          <w:rFonts w:hint="eastAsia"/>
          <w:b/>
          <w:bCs/>
          <w:szCs w:val="28"/>
        </w:rPr>
        <w:t>的异质性：基于对</w:t>
      </w:r>
      <w:r>
        <w:rPr>
          <w:rFonts w:hint="eastAsia"/>
          <w:b/>
          <w:bCs/>
          <w:szCs w:val="28"/>
        </w:rPr>
        <w:t>2</w:t>
      </w:r>
      <w:r w:rsidR="008D2FF9">
        <w:rPr>
          <w:b/>
          <w:bCs/>
          <w:szCs w:val="28"/>
        </w:rPr>
        <w:t>7</w:t>
      </w:r>
      <w:r>
        <w:rPr>
          <w:rFonts w:hint="eastAsia"/>
          <w:b/>
          <w:bCs/>
          <w:szCs w:val="28"/>
        </w:rPr>
        <w:t>个抑郁测量问卷的内容分析</w:t>
      </w:r>
    </w:p>
    <w:p w14:paraId="7C159EA2" w14:textId="31D3D3B7" w:rsidR="007A73F5" w:rsidRPr="00B3345B" w:rsidRDefault="007A73F5" w:rsidP="00B3345B">
      <w:pPr>
        <w:spacing w:line="312" w:lineRule="auto"/>
        <w:jc w:val="center"/>
        <w:rPr>
          <w:sz w:val="24"/>
          <w:szCs w:val="24"/>
        </w:rPr>
      </w:pPr>
      <w:r w:rsidRPr="00B3345B">
        <w:rPr>
          <w:rFonts w:hint="eastAsia"/>
          <w:sz w:val="24"/>
          <w:szCs w:val="24"/>
        </w:rPr>
        <w:t>汪浩远</w:t>
      </w:r>
      <w:r w:rsidRPr="00B3345B">
        <w:rPr>
          <w:sz w:val="24"/>
          <w:szCs w:val="24"/>
          <w:vertAlign w:val="superscript"/>
        </w:rPr>
        <w:t>1</w:t>
      </w:r>
      <w:r w:rsidRPr="00B3345B">
        <w:rPr>
          <w:sz w:val="24"/>
          <w:szCs w:val="24"/>
        </w:rPr>
        <w:t xml:space="preserve">, </w:t>
      </w:r>
      <w:r w:rsidRPr="00B3345B">
        <w:rPr>
          <w:rFonts w:hint="eastAsia"/>
          <w:sz w:val="24"/>
          <w:szCs w:val="24"/>
        </w:rPr>
        <w:t>胡孟真</w:t>
      </w:r>
      <w:r w:rsidRPr="00B3345B">
        <w:rPr>
          <w:sz w:val="24"/>
          <w:szCs w:val="24"/>
          <w:vertAlign w:val="superscript"/>
        </w:rPr>
        <w:t>1</w:t>
      </w:r>
      <w:r w:rsidRPr="00B3345B">
        <w:rPr>
          <w:sz w:val="24"/>
          <w:szCs w:val="24"/>
        </w:rPr>
        <w:t xml:space="preserve">, </w:t>
      </w:r>
      <w:r w:rsidRPr="00B3345B">
        <w:rPr>
          <w:rFonts w:hint="eastAsia"/>
          <w:sz w:val="24"/>
          <w:szCs w:val="24"/>
        </w:rPr>
        <w:t>田柳青</w:t>
      </w:r>
      <w:r w:rsidRPr="00B3345B">
        <w:rPr>
          <w:sz w:val="24"/>
          <w:szCs w:val="24"/>
          <w:vertAlign w:val="superscript"/>
        </w:rPr>
        <w:t>1</w:t>
      </w:r>
      <w:r w:rsidRPr="00B3345B">
        <w:rPr>
          <w:sz w:val="24"/>
          <w:szCs w:val="24"/>
        </w:rPr>
        <w:t xml:space="preserve">, </w:t>
      </w:r>
      <w:r w:rsidRPr="00B3345B">
        <w:rPr>
          <w:rFonts w:hint="eastAsia"/>
          <w:sz w:val="24"/>
          <w:szCs w:val="24"/>
        </w:rPr>
        <w:t>刘伟彪</w:t>
      </w:r>
      <w:r w:rsidRPr="00B3345B">
        <w:rPr>
          <w:sz w:val="24"/>
          <w:szCs w:val="24"/>
          <w:vertAlign w:val="superscript"/>
        </w:rPr>
        <w:t>1</w:t>
      </w:r>
      <w:r w:rsidRPr="00B3345B">
        <w:rPr>
          <w:sz w:val="24"/>
          <w:szCs w:val="24"/>
        </w:rPr>
        <w:t xml:space="preserve">, </w:t>
      </w:r>
      <w:r w:rsidRPr="00B3345B">
        <w:rPr>
          <w:rFonts w:hint="eastAsia"/>
          <w:sz w:val="24"/>
          <w:szCs w:val="24"/>
        </w:rPr>
        <w:t>安媛媛</w:t>
      </w:r>
      <w:r w:rsidRPr="00B3345B">
        <w:rPr>
          <w:sz w:val="24"/>
          <w:szCs w:val="24"/>
          <w:vertAlign w:val="superscript"/>
        </w:rPr>
        <w:t>1</w:t>
      </w:r>
      <w:r w:rsidRPr="00B3345B">
        <w:rPr>
          <w:sz w:val="24"/>
          <w:szCs w:val="24"/>
        </w:rPr>
        <w:t xml:space="preserve">, </w:t>
      </w:r>
      <w:r w:rsidRPr="00B3345B">
        <w:rPr>
          <w:rFonts w:hint="eastAsia"/>
          <w:sz w:val="24"/>
          <w:szCs w:val="24"/>
        </w:rPr>
        <w:t>李瑛</w:t>
      </w:r>
      <w:r w:rsidRPr="00B3345B">
        <w:rPr>
          <w:sz w:val="24"/>
          <w:szCs w:val="24"/>
          <w:vertAlign w:val="superscript"/>
        </w:rPr>
        <w:t>2</w:t>
      </w:r>
      <w:r w:rsidRPr="00B3345B">
        <w:rPr>
          <w:sz w:val="24"/>
          <w:szCs w:val="24"/>
        </w:rPr>
        <w:t xml:space="preserve">, </w:t>
      </w:r>
      <w:r w:rsidRPr="00B3345B">
        <w:rPr>
          <w:rFonts w:hint="eastAsia"/>
          <w:sz w:val="24"/>
          <w:szCs w:val="24"/>
        </w:rPr>
        <w:t>胡传鹏</w:t>
      </w:r>
      <w:r w:rsidRPr="00B3345B">
        <w:rPr>
          <w:sz w:val="24"/>
          <w:szCs w:val="24"/>
          <w:vertAlign w:val="superscript"/>
        </w:rPr>
        <w:t>1</w:t>
      </w:r>
      <w:r w:rsidR="00E97372">
        <w:rPr>
          <w:sz w:val="24"/>
          <w:szCs w:val="24"/>
          <w:vertAlign w:val="superscript"/>
        </w:rPr>
        <w:t>#</w:t>
      </w:r>
    </w:p>
    <w:p w14:paraId="48EC8222" w14:textId="4A3BEDF2" w:rsidR="007A73F5" w:rsidRPr="00B3345B" w:rsidRDefault="007A73F5" w:rsidP="00B3345B">
      <w:pPr>
        <w:spacing w:line="312" w:lineRule="auto"/>
        <w:jc w:val="center"/>
        <w:rPr>
          <w:sz w:val="24"/>
          <w:szCs w:val="24"/>
        </w:rPr>
      </w:pPr>
      <w:r w:rsidRPr="00B3345B">
        <w:rPr>
          <w:sz w:val="24"/>
          <w:szCs w:val="24"/>
        </w:rPr>
        <w:t>(</w:t>
      </w:r>
      <w:r w:rsidRPr="00B3345B">
        <w:rPr>
          <w:sz w:val="24"/>
          <w:szCs w:val="24"/>
          <w:vertAlign w:val="superscript"/>
        </w:rPr>
        <w:t>1</w:t>
      </w:r>
      <w:r w:rsidRPr="00B3345B">
        <w:rPr>
          <w:rFonts w:hint="eastAsia"/>
          <w:sz w:val="24"/>
          <w:szCs w:val="24"/>
        </w:rPr>
        <w:t>南京师范大学心理学院</w:t>
      </w:r>
      <w:r w:rsidRPr="00B3345B">
        <w:rPr>
          <w:sz w:val="24"/>
          <w:szCs w:val="24"/>
        </w:rPr>
        <w:t xml:space="preserve">; </w:t>
      </w:r>
      <w:r w:rsidRPr="00B3345B">
        <w:rPr>
          <w:sz w:val="24"/>
          <w:szCs w:val="24"/>
          <w:vertAlign w:val="superscript"/>
        </w:rPr>
        <w:t>2</w:t>
      </w:r>
      <w:r w:rsidRPr="00B3345B">
        <w:rPr>
          <w:rFonts w:hint="eastAsia"/>
          <w:sz w:val="24"/>
          <w:szCs w:val="24"/>
        </w:rPr>
        <w:t>首都医科大学附属北京儿童医院精神科</w:t>
      </w:r>
      <w:r w:rsidRPr="00B3345B">
        <w:rPr>
          <w:sz w:val="24"/>
          <w:szCs w:val="24"/>
        </w:rPr>
        <w:t>)</w:t>
      </w:r>
    </w:p>
    <w:p w14:paraId="2B413928" w14:textId="14CC5A47" w:rsidR="004C0099" w:rsidRDefault="00CA3A64" w:rsidP="00CA3A64">
      <w:pPr>
        <w:spacing w:line="312" w:lineRule="auto"/>
        <w:ind w:firstLineChars="1200" w:firstLine="2891"/>
        <w:rPr>
          <w:b/>
          <w:bCs/>
          <w:sz w:val="24"/>
          <w:szCs w:val="24"/>
        </w:rPr>
      </w:pPr>
      <w:r w:rsidRPr="00CA3A64">
        <w:rPr>
          <w:rFonts w:hint="eastAsia"/>
          <w:b/>
          <w:bCs/>
          <w:sz w:val="24"/>
          <w:szCs w:val="24"/>
        </w:rPr>
        <w:t>Credi</w:t>
      </w:r>
      <w:r w:rsidRPr="00CA3A64">
        <w:rPr>
          <w:b/>
          <w:bCs/>
          <w:sz w:val="24"/>
          <w:szCs w:val="24"/>
        </w:rPr>
        <w:t>T A</w:t>
      </w:r>
      <w:r w:rsidRPr="00CA3A64">
        <w:rPr>
          <w:rFonts w:hint="eastAsia"/>
          <w:b/>
          <w:bCs/>
          <w:sz w:val="24"/>
          <w:szCs w:val="24"/>
        </w:rPr>
        <w:t>uthor</w:t>
      </w:r>
      <w:r w:rsidRPr="00CA3A64">
        <w:rPr>
          <w:b/>
          <w:bCs/>
          <w:sz w:val="24"/>
          <w:szCs w:val="24"/>
        </w:rPr>
        <w:t xml:space="preserve"> S</w:t>
      </w:r>
      <w:r w:rsidRPr="00CA3A64">
        <w:rPr>
          <w:rFonts w:hint="eastAsia"/>
          <w:b/>
          <w:bCs/>
          <w:sz w:val="24"/>
          <w:szCs w:val="24"/>
        </w:rPr>
        <w:t>tatement</w:t>
      </w:r>
    </w:p>
    <w:p w14:paraId="20CA7738" w14:textId="14F67319" w:rsidR="00CA3A64" w:rsidRDefault="00CA3A64" w:rsidP="00CA3A64">
      <w:pPr>
        <w:spacing w:line="312" w:lineRule="auto"/>
        <w:rPr>
          <w:sz w:val="24"/>
          <w:szCs w:val="24"/>
        </w:rPr>
      </w:pPr>
      <w:r>
        <w:rPr>
          <w:rFonts w:hint="eastAsia"/>
          <w:b/>
          <w:bCs/>
          <w:sz w:val="24"/>
          <w:szCs w:val="24"/>
        </w:rPr>
        <w:t>Wang</w:t>
      </w:r>
      <w:r>
        <w:rPr>
          <w:b/>
          <w:bCs/>
          <w:sz w:val="24"/>
          <w:szCs w:val="24"/>
        </w:rPr>
        <w:t xml:space="preserve"> H</w:t>
      </w:r>
      <w:r>
        <w:rPr>
          <w:rFonts w:hint="eastAsia"/>
          <w:b/>
          <w:bCs/>
          <w:sz w:val="24"/>
          <w:szCs w:val="24"/>
        </w:rPr>
        <w:t>ao</w:t>
      </w:r>
      <w:r>
        <w:rPr>
          <w:b/>
          <w:bCs/>
          <w:sz w:val="24"/>
          <w:szCs w:val="24"/>
        </w:rPr>
        <w:t xml:space="preserve"> Y</w:t>
      </w:r>
      <w:r>
        <w:rPr>
          <w:rFonts w:hint="eastAsia"/>
          <w:b/>
          <w:bCs/>
          <w:sz w:val="24"/>
          <w:szCs w:val="24"/>
        </w:rPr>
        <w:t>uan</w:t>
      </w:r>
      <w:r>
        <w:rPr>
          <w:rFonts w:hint="eastAsia"/>
          <w:b/>
          <w:bCs/>
          <w:sz w:val="24"/>
          <w:szCs w:val="24"/>
        </w:rPr>
        <w:t>：</w:t>
      </w:r>
      <w:r w:rsidRPr="00CA3A64">
        <w:rPr>
          <w:sz w:val="24"/>
          <w:szCs w:val="24"/>
        </w:rPr>
        <w:t>Conceptualization</w:t>
      </w:r>
      <w:r>
        <w:rPr>
          <w:rFonts w:hint="eastAsia"/>
          <w:sz w:val="24"/>
          <w:szCs w:val="24"/>
        </w:rPr>
        <w:t>,</w:t>
      </w:r>
      <w:r>
        <w:rPr>
          <w:sz w:val="24"/>
          <w:szCs w:val="24"/>
        </w:rPr>
        <w:t xml:space="preserve"> </w:t>
      </w:r>
      <w:r w:rsidRPr="00CA3A64">
        <w:rPr>
          <w:sz w:val="24"/>
          <w:szCs w:val="24"/>
        </w:rPr>
        <w:t>Data curation</w:t>
      </w:r>
      <w:r>
        <w:rPr>
          <w:sz w:val="24"/>
          <w:szCs w:val="24"/>
        </w:rPr>
        <w:t xml:space="preserve">, </w:t>
      </w:r>
      <w:bookmarkStart w:id="0" w:name="OLE_LINK2"/>
      <w:r w:rsidRPr="00CA3A64">
        <w:rPr>
          <w:sz w:val="24"/>
          <w:szCs w:val="24"/>
        </w:rPr>
        <w:t>Investigation</w:t>
      </w:r>
      <w:r>
        <w:rPr>
          <w:sz w:val="24"/>
          <w:szCs w:val="24"/>
        </w:rPr>
        <w:t xml:space="preserve">, </w:t>
      </w:r>
      <w:bookmarkEnd w:id="0"/>
      <w:r w:rsidRPr="00CA3A64">
        <w:rPr>
          <w:sz w:val="24"/>
          <w:szCs w:val="24"/>
        </w:rPr>
        <w:t>Writing - Original Draft</w:t>
      </w:r>
      <w:r>
        <w:rPr>
          <w:rFonts w:hint="eastAsia"/>
          <w:sz w:val="24"/>
          <w:szCs w:val="24"/>
        </w:rPr>
        <w:t>.</w:t>
      </w:r>
      <w:r>
        <w:rPr>
          <w:sz w:val="24"/>
          <w:szCs w:val="24"/>
        </w:rPr>
        <w:t xml:space="preserve"> </w:t>
      </w:r>
      <w:r w:rsidRPr="00CA3A64">
        <w:rPr>
          <w:rFonts w:hint="eastAsia"/>
          <w:b/>
          <w:bCs/>
          <w:sz w:val="24"/>
          <w:szCs w:val="24"/>
        </w:rPr>
        <w:t>Hu</w:t>
      </w:r>
      <w:r w:rsidRPr="00CA3A64">
        <w:rPr>
          <w:b/>
          <w:bCs/>
          <w:sz w:val="24"/>
          <w:szCs w:val="24"/>
        </w:rPr>
        <w:t xml:space="preserve"> M</w:t>
      </w:r>
      <w:r w:rsidRPr="00CA3A64">
        <w:rPr>
          <w:rFonts w:hint="eastAsia"/>
          <w:b/>
          <w:bCs/>
          <w:sz w:val="24"/>
          <w:szCs w:val="24"/>
        </w:rPr>
        <w:t>eng</w:t>
      </w:r>
      <w:r w:rsidRPr="00CA3A64">
        <w:rPr>
          <w:b/>
          <w:bCs/>
          <w:sz w:val="24"/>
          <w:szCs w:val="24"/>
        </w:rPr>
        <w:t xml:space="preserve"> Z</w:t>
      </w:r>
      <w:r w:rsidRPr="00CA3A64">
        <w:rPr>
          <w:rFonts w:hint="eastAsia"/>
          <w:b/>
          <w:bCs/>
          <w:sz w:val="24"/>
          <w:szCs w:val="24"/>
        </w:rPr>
        <w:t>hen</w:t>
      </w:r>
      <w:r w:rsidRPr="00CA3A64">
        <w:rPr>
          <w:rFonts w:hint="eastAsia"/>
          <w:b/>
          <w:bCs/>
          <w:sz w:val="24"/>
          <w:szCs w:val="24"/>
        </w:rPr>
        <w:t>：</w:t>
      </w:r>
      <w:r w:rsidRPr="00CA3A64">
        <w:rPr>
          <w:sz w:val="24"/>
          <w:szCs w:val="24"/>
        </w:rPr>
        <w:t>Data curation</w:t>
      </w:r>
      <w:r>
        <w:rPr>
          <w:sz w:val="24"/>
          <w:szCs w:val="24"/>
        </w:rPr>
        <w:t xml:space="preserve">, </w:t>
      </w:r>
      <w:r w:rsidRPr="00CA3A64">
        <w:rPr>
          <w:sz w:val="24"/>
          <w:szCs w:val="24"/>
        </w:rPr>
        <w:t>Visualization</w:t>
      </w:r>
      <w:r>
        <w:rPr>
          <w:rFonts w:hint="eastAsia"/>
          <w:sz w:val="24"/>
          <w:szCs w:val="24"/>
        </w:rPr>
        <w:t>,</w:t>
      </w:r>
      <w:r>
        <w:rPr>
          <w:sz w:val="24"/>
          <w:szCs w:val="24"/>
        </w:rPr>
        <w:t xml:space="preserve"> </w:t>
      </w:r>
      <w:r w:rsidRPr="00CA3A64">
        <w:rPr>
          <w:sz w:val="24"/>
          <w:szCs w:val="24"/>
        </w:rPr>
        <w:t>Investigation</w:t>
      </w:r>
      <w:r>
        <w:rPr>
          <w:sz w:val="24"/>
          <w:szCs w:val="24"/>
        </w:rPr>
        <w:t>.</w:t>
      </w:r>
      <w:r w:rsidRPr="00CA3A64">
        <w:rPr>
          <w:b/>
          <w:bCs/>
          <w:sz w:val="24"/>
          <w:szCs w:val="24"/>
        </w:rPr>
        <w:t xml:space="preserve"> Tian Liu Qing:</w:t>
      </w:r>
      <w:r w:rsidRPr="00CA3A64">
        <w:rPr>
          <w:sz w:val="24"/>
          <w:szCs w:val="24"/>
        </w:rPr>
        <w:t xml:space="preserve"> Investigation</w:t>
      </w:r>
      <w:r w:rsidR="003C088B">
        <w:rPr>
          <w:sz w:val="24"/>
          <w:szCs w:val="24"/>
        </w:rPr>
        <w:t xml:space="preserve">. </w:t>
      </w:r>
      <w:r w:rsidR="003C088B" w:rsidRPr="003C088B">
        <w:rPr>
          <w:b/>
          <w:bCs/>
          <w:sz w:val="24"/>
          <w:szCs w:val="24"/>
        </w:rPr>
        <w:t>Liu Wei Biao:</w:t>
      </w:r>
      <w:r w:rsidRPr="003C088B">
        <w:rPr>
          <w:b/>
          <w:bCs/>
          <w:sz w:val="24"/>
          <w:szCs w:val="24"/>
        </w:rPr>
        <w:t xml:space="preserve"> </w:t>
      </w:r>
      <w:r w:rsidR="003C088B" w:rsidRPr="00CA3A64">
        <w:rPr>
          <w:sz w:val="24"/>
          <w:szCs w:val="24"/>
        </w:rPr>
        <w:t>Investigation</w:t>
      </w:r>
      <w:r w:rsidR="003C088B">
        <w:rPr>
          <w:sz w:val="24"/>
          <w:szCs w:val="24"/>
        </w:rPr>
        <w:t>.</w:t>
      </w:r>
      <w:r w:rsidR="003C088B">
        <w:rPr>
          <w:rFonts w:hint="eastAsia"/>
          <w:b/>
          <w:bCs/>
          <w:sz w:val="24"/>
          <w:szCs w:val="24"/>
        </w:rPr>
        <w:t xml:space="preserve"> </w:t>
      </w:r>
      <w:r w:rsidR="00D73764">
        <w:rPr>
          <w:b/>
          <w:bCs/>
          <w:sz w:val="24"/>
          <w:szCs w:val="24"/>
        </w:rPr>
        <w:t>Yuanyuan An</w:t>
      </w:r>
      <w:r w:rsidR="00750F78">
        <w:rPr>
          <w:b/>
          <w:bCs/>
          <w:sz w:val="24"/>
          <w:szCs w:val="24"/>
        </w:rPr>
        <w:t>:</w:t>
      </w:r>
      <w:r w:rsidR="00750F78" w:rsidRPr="00D73764">
        <w:rPr>
          <w:sz w:val="24"/>
          <w:szCs w:val="24"/>
        </w:rPr>
        <w:t xml:space="preserve"> Writing- Reviewing and Editing.</w:t>
      </w:r>
      <w:r w:rsidR="00D73764">
        <w:rPr>
          <w:b/>
          <w:bCs/>
          <w:sz w:val="24"/>
          <w:szCs w:val="24"/>
        </w:rPr>
        <w:t xml:space="preserve"> Ying Li:</w:t>
      </w:r>
      <w:r w:rsidR="00D73764" w:rsidRPr="00D73764">
        <w:rPr>
          <w:sz w:val="24"/>
          <w:szCs w:val="24"/>
        </w:rPr>
        <w:t xml:space="preserve"> Writing- Reviewing and Editing.</w:t>
      </w:r>
      <w:r w:rsidR="00D73764">
        <w:rPr>
          <w:b/>
          <w:bCs/>
          <w:sz w:val="24"/>
          <w:szCs w:val="24"/>
        </w:rPr>
        <w:t xml:space="preserve"> </w:t>
      </w:r>
      <w:r w:rsidRPr="00CA3A64">
        <w:rPr>
          <w:rFonts w:hint="eastAsia"/>
          <w:b/>
          <w:bCs/>
          <w:sz w:val="24"/>
          <w:szCs w:val="24"/>
        </w:rPr>
        <w:t>Hu</w:t>
      </w:r>
      <w:r>
        <w:rPr>
          <w:b/>
          <w:bCs/>
          <w:sz w:val="24"/>
          <w:szCs w:val="24"/>
        </w:rPr>
        <w:t xml:space="preserve"> C</w:t>
      </w:r>
      <w:r>
        <w:rPr>
          <w:rFonts w:hint="eastAsia"/>
          <w:b/>
          <w:bCs/>
          <w:sz w:val="24"/>
          <w:szCs w:val="24"/>
        </w:rPr>
        <w:t>huan</w:t>
      </w:r>
      <w:r w:rsidR="00E97372">
        <w:rPr>
          <w:b/>
          <w:bCs/>
          <w:sz w:val="24"/>
          <w:szCs w:val="24"/>
        </w:rPr>
        <w:t>-</w:t>
      </w:r>
      <w:r>
        <w:rPr>
          <w:b/>
          <w:bCs/>
          <w:sz w:val="24"/>
          <w:szCs w:val="24"/>
        </w:rPr>
        <w:t>P</w:t>
      </w:r>
      <w:r>
        <w:rPr>
          <w:rFonts w:hint="eastAsia"/>
          <w:b/>
          <w:bCs/>
          <w:sz w:val="24"/>
          <w:szCs w:val="24"/>
        </w:rPr>
        <w:t>eng</w:t>
      </w:r>
      <w:r>
        <w:rPr>
          <w:rFonts w:hint="eastAsia"/>
          <w:b/>
          <w:bCs/>
          <w:sz w:val="24"/>
          <w:szCs w:val="24"/>
        </w:rPr>
        <w:t>：</w:t>
      </w:r>
      <w:r w:rsidRPr="00CA3A64">
        <w:rPr>
          <w:sz w:val="24"/>
          <w:szCs w:val="24"/>
        </w:rPr>
        <w:t>Supervision</w:t>
      </w:r>
      <w:r>
        <w:rPr>
          <w:b/>
          <w:bCs/>
          <w:sz w:val="24"/>
          <w:szCs w:val="24"/>
        </w:rPr>
        <w:t xml:space="preserve">, </w:t>
      </w:r>
      <w:r w:rsidR="003C088B" w:rsidRPr="003C088B">
        <w:rPr>
          <w:sz w:val="24"/>
          <w:szCs w:val="24"/>
        </w:rPr>
        <w:t>Project administration</w:t>
      </w:r>
      <w:r w:rsidR="003C088B">
        <w:rPr>
          <w:sz w:val="24"/>
          <w:szCs w:val="24"/>
        </w:rPr>
        <w:t xml:space="preserve">, </w:t>
      </w:r>
      <w:r w:rsidRPr="00CA3A64">
        <w:rPr>
          <w:sz w:val="24"/>
          <w:szCs w:val="24"/>
        </w:rPr>
        <w:t>Writing- Reviewing and Editing</w:t>
      </w:r>
      <w:r w:rsidR="003C088B">
        <w:rPr>
          <w:sz w:val="24"/>
          <w:szCs w:val="24"/>
        </w:rPr>
        <w:t>.</w:t>
      </w:r>
    </w:p>
    <w:p w14:paraId="7B3AD6D1" w14:textId="77777777" w:rsidR="00E97372" w:rsidRDefault="00E97372" w:rsidP="00CA3A64">
      <w:pPr>
        <w:spacing w:line="312" w:lineRule="auto"/>
        <w:rPr>
          <w:sz w:val="24"/>
          <w:szCs w:val="24"/>
        </w:rPr>
      </w:pPr>
    </w:p>
    <w:p w14:paraId="694576A2" w14:textId="4A1C298E" w:rsidR="00E97372" w:rsidRPr="003C088B" w:rsidRDefault="00E97372" w:rsidP="00CA3A64">
      <w:pPr>
        <w:spacing w:line="312" w:lineRule="auto"/>
        <w:rPr>
          <w:b/>
          <w:bCs/>
          <w:sz w:val="24"/>
          <w:szCs w:val="24"/>
        </w:rPr>
      </w:pPr>
      <w:r>
        <w:rPr>
          <w:sz w:val="24"/>
          <w:szCs w:val="24"/>
        </w:rPr>
        <w:t>Corresponding author: Hu Chuan-Peng, email: hcp4715@hotmail.com</w:t>
      </w:r>
    </w:p>
    <w:p w14:paraId="46823E25" w14:textId="3D776F48" w:rsidR="00CA3A64" w:rsidRDefault="00CA3A64" w:rsidP="00A758AD">
      <w:pPr>
        <w:spacing w:line="312" w:lineRule="auto"/>
        <w:rPr>
          <w:sz w:val="24"/>
          <w:szCs w:val="24"/>
        </w:rPr>
      </w:pPr>
    </w:p>
    <w:p w14:paraId="5C26E28B" w14:textId="77777777" w:rsidR="004C0099" w:rsidRDefault="004C0099" w:rsidP="00A758AD">
      <w:pPr>
        <w:spacing w:line="312" w:lineRule="auto"/>
        <w:rPr>
          <w:sz w:val="24"/>
          <w:szCs w:val="24"/>
        </w:rPr>
      </w:pPr>
    </w:p>
    <w:p w14:paraId="7EAC71A8" w14:textId="003A6AFB" w:rsidR="00481D9B" w:rsidRPr="00B3345B" w:rsidRDefault="00F55D4D" w:rsidP="00A758AD">
      <w:pPr>
        <w:spacing w:line="312" w:lineRule="auto"/>
        <w:rPr>
          <w:sz w:val="24"/>
          <w:szCs w:val="24"/>
        </w:rPr>
      </w:pPr>
      <w:r w:rsidRPr="00B3345B">
        <w:rPr>
          <w:rFonts w:hint="eastAsia"/>
          <w:sz w:val="24"/>
          <w:szCs w:val="24"/>
        </w:rPr>
        <w:t>摘要</w:t>
      </w:r>
    </w:p>
    <w:p w14:paraId="40903A75" w14:textId="15FBA4A1" w:rsidR="00F55D4D" w:rsidRPr="00B3345B" w:rsidRDefault="00F55D4D" w:rsidP="00A758AD">
      <w:pPr>
        <w:spacing w:line="312" w:lineRule="auto"/>
        <w:rPr>
          <w:sz w:val="24"/>
          <w:szCs w:val="24"/>
        </w:rPr>
      </w:pPr>
      <w:r w:rsidRPr="00B3345B">
        <w:rPr>
          <w:rFonts w:hint="eastAsia"/>
          <w:sz w:val="24"/>
          <w:szCs w:val="24"/>
        </w:rPr>
        <w:t>关键词</w:t>
      </w:r>
    </w:p>
    <w:p w14:paraId="563B9D1C" w14:textId="77777777" w:rsidR="00F55D4D" w:rsidRDefault="00F55D4D" w:rsidP="00A758AD">
      <w:pPr>
        <w:spacing w:line="312" w:lineRule="auto"/>
        <w:rPr>
          <w:b/>
          <w:bCs/>
          <w:szCs w:val="28"/>
        </w:rPr>
      </w:pPr>
    </w:p>
    <w:p w14:paraId="26B5AA58" w14:textId="1DAC8664" w:rsidR="007A73F5" w:rsidRDefault="00E23934" w:rsidP="00A758AD">
      <w:pPr>
        <w:spacing w:line="312" w:lineRule="auto"/>
        <w:rPr>
          <w:b/>
          <w:bCs/>
          <w:szCs w:val="28"/>
        </w:rPr>
      </w:pPr>
      <w:r>
        <w:rPr>
          <w:b/>
          <w:bCs/>
          <w:szCs w:val="28"/>
        </w:rPr>
        <w:t xml:space="preserve">1. </w:t>
      </w:r>
      <w:r>
        <w:rPr>
          <w:rFonts w:hint="eastAsia"/>
          <w:b/>
          <w:bCs/>
          <w:szCs w:val="28"/>
        </w:rPr>
        <w:t>引言</w:t>
      </w:r>
    </w:p>
    <w:p w14:paraId="619440EC" w14:textId="77777777" w:rsidR="006D421E" w:rsidRDefault="00E23934" w:rsidP="00481D9B">
      <w:pPr>
        <w:spacing w:line="312" w:lineRule="auto"/>
        <w:rPr>
          <w:sz w:val="24"/>
          <w:szCs w:val="24"/>
        </w:rPr>
      </w:pPr>
      <w:r w:rsidRPr="00B3345B">
        <w:rPr>
          <w:sz w:val="24"/>
          <w:szCs w:val="24"/>
        </w:rPr>
        <w:t>[</w:t>
      </w:r>
      <w:r w:rsidR="00481D9B" w:rsidRPr="00B3345B">
        <w:rPr>
          <w:rFonts w:hint="eastAsia"/>
          <w:sz w:val="24"/>
          <w:szCs w:val="24"/>
        </w:rPr>
        <w:t>第</w:t>
      </w:r>
      <w:r w:rsidR="00944C81" w:rsidRPr="00B3345B">
        <w:rPr>
          <w:rFonts w:hint="eastAsia"/>
          <w:sz w:val="24"/>
          <w:szCs w:val="24"/>
        </w:rPr>
        <w:t>一段的主旨句</w:t>
      </w:r>
      <w:r w:rsidRPr="00B3345B">
        <w:rPr>
          <w:sz w:val="24"/>
          <w:szCs w:val="24"/>
        </w:rPr>
        <w:t>]</w:t>
      </w:r>
    </w:p>
    <w:p w14:paraId="3489FAA5" w14:textId="57C7CA48" w:rsidR="004B306A" w:rsidRPr="004B306A" w:rsidRDefault="004B306A" w:rsidP="004B306A">
      <w:pPr>
        <w:spacing w:line="312" w:lineRule="auto"/>
        <w:ind w:firstLineChars="200" w:firstLine="480"/>
        <w:rPr>
          <w:sz w:val="24"/>
          <w:szCs w:val="24"/>
        </w:rPr>
      </w:pPr>
      <w:r w:rsidRPr="006D421E">
        <w:rPr>
          <w:rFonts w:hint="eastAsia"/>
          <w:sz w:val="24"/>
          <w:szCs w:val="24"/>
        </w:rPr>
        <w:t>抑郁障碍</w:t>
      </w:r>
      <w:ins w:id="1" w:author="Hu Chuan-Peng" w:date="2023-07-04T09:46:00Z">
        <w:r w:rsidR="00C6558B">
          <w:rPr>
            <w:rFonts w:hint="eastAsia"/>
            <w:sz w:val="24"/>
            <w:szCs w:val="24"/>
          </w:rPr>
          <w:t>的严重性（患病率、社会成本等）</w:t>
        </w:r>
      </w:ins>
      <w:ins w:id="2" w:author="Hu Chuan-Peng" w:date="2023-07-04T09:52:00Z">
        <w:r w:rsidR="00C6558B">
          <w:rPr>
            <w:rFonts w:hint="eastAsia"/>
            <w:sz w:val="24"/>
            <w:szCs w:val="24"/>
          </w:rPr>
          <w:t>，青少年期</w:t>
        </w:r>
      </w:ins>
      <w:ins w:id="3" w:author="Hu Chuan-Peng" w:date="2023-07-04T09:53:00Z">
        <w:r w:rsidR="0060457A">
          <w:rPr>
            <w:rFonts w:hint="eastAsia"/>
            <w:sz w:val="24"/>
            <w:szCs w:val="24"/>
          </w:rPr>
          <w:t>和成年早期是关键的时间</w:t>
        </w:r>
      </w:ins>
      <w:del w:id="4" w:author="Hu Chuan-Peng" w:date="2023-07-04T09:46:00Z">
        <w:r w:rsidRPr="006D421E" w:rsidDel="00C6558B">
          <w:rPr>
            <w:rFonts w:hint="eastAsia"/>
            <w:sz w:val="24"/>
            <w:szCs w:val="24"/>
          </w:rPr>
          <w:delText>是最常见的精神障碍之一，在研究中被广泛关注</w:delText>
        </w:r>
      </w:del>
      <w:r>
        <w:rPr>
          <w:rFonts w:hint="eastAsia"/>
          <w:sz w:val="24"/>
          <w:szCs w:val="24"/>
        </w:rPr>
        <w:t>。</w:t>
      </w:r>
    </w:p>
    <w:p w14:paraId="5B2BBE35" w14:textId="1C235A96" w:rsidR="00481D9B" w:rsidRDefault="00481D9B" w:rsidP="00481D9B">
      <w:pPr>
        <w:spacing w:line="312" w:lineRule="auto"/>
        <w:rPr>
          <w:sz w:val="24"/>
          <w:szCs w:val="24"/>
        </w:rPr>
      </w:pPr>
      <w:r w:rsidRPr="00B3345B">
        <w:rPr>
          <w:sz w:val="24"/>
          <w:szCs w:val="24"/>
        </w:rPr>
        <w:t>[</w:t>
      </w:r>
      <w:r w:rsidRPr="00B3345B">
        <w:rPr>
          <w:rFonts w:hint="eastAsia"/>
          <w:sz w:val="24"/>
          <w:szCs w:val="24"/>
        </w:rPr>
        <w:t>第二段的主旨句</w:t>
      </w:r>
      <w:r w:rsidRPr="00B3345B">
        <w:rPr>
          <w:sz w:val="24"/>
          <w:szCs w:val="24"/>
        </w:rPr>
        <w:t>]</w:t>
      </w:r>
    </w:p>
    <w:p w14:paraId="1F098CDA" w14:textId="15C93B93" w:rsidR="00F513A2" w:rsidRPr="00DE7474" w:rsidRDefault="00C6558B" w:rsidP="00F513A2">
      <w:pPr>
        <w:spacing w:line="312" w:lineRule="auto"/>
        <w:ind w:firstLineChars="200" w:firstLine="480"/>
        <w:rPr>
          <w:sz w:val="24"/>
          <w:szCs w:val="24"/>
        </w:rPr>
      </w:pPr>
      <w:ins w:id="5" w:author="Hu Chuan-Peng" w:date="2023-07-04T09:46:00Z">
        <w:r>
          <w:rPr>
            <w:rFonts w:hint="eastAsia"/>
            <w:sz w:val="24"/>
            <w:szCs w:val="24"/>
          </w:rPr>
          <w:t>自评量表在抑郁症的研究中广泛使用，</w:t>
        </w:r>
      </w:ins>
      <w:ins w:id="6" w:author="Hu Chuan-Peng" w:date="2023-07-04T09:47:00Z">
        <w:r>
          <w:rPr>
            <w:rFonts w:hint="eastAsia"/>
            <w:sz w:val="24"/>
            <w:szCs w:val="24"/>
          </w:rPr>
          <w:t>也是各类</w:t>
        </w:r>
      </w:ins>
      <w:ins w:id="7" w:author="Hu Chuan-Peng" w:date="2023-07-04T09:54:00Z">
        <w:r w:rsidR="0060457A">
          <w:rPr>
            <w:rFonts w:hint="eastAsia"/>
            <w:sz w:val="24"/>
            <w:szCs w:val="24"/>
          </w:rPr>
          <w:t>关于青少年与学生</w:t>
        </w:r>
      </w:ins>
      <w:ins w:id="8" w:author="Hu Chuan-Peng" w:date="2023-07-04T09:47:00Z">
        <w:r>
          <w:rPr>
            <w:rFonts w:hint="eastAsia"/>
            <w:sz w:val="24"/>
            <w:szCs w:val="24"/>
          </w:rPr>
          <w:t>政策的基础（中国、世界范围内大规范调查的的数据）</w:t>
        </w:r>
      </w:ins>
      <w:del w:id="9" w:author="Hu Chuan-Peng" w:date="2023-07-04T09:47:00Z">
        <w:r w:rsidR="00F513A2" w:rsidRPr="00F513A2" w:rsidDel="00C6558B">
          <w:rPr>
            <w:rFonts w:hint="eastAsia"/>
            <w:sz w:val="24"/>
            <w:szCs w:val="24"/>
          </w:rPr>
          <w:delText>用于评估抑郁严重程度的评定量表有很多种</w:delText>
        </w:r>
        <w:r w:rsidR="00F513A2" w:rsidDel="00C6558B">
          <w:rPr>
            <w:rFonts w:hint="eastAsia"/>
            <w:sz w:val="24"/>
            <w:szCs w:val="24"/>
          </w:rPr>
          <w:delText>，</w:delText>
        </w:r>
        <w:r w:rsidR="00F513A2" w:rsidRPr="00A354F6" w:rsidDel="00C6558B">
          <w:rPr>
            <w:rFonts w:hint="eastAsia"/>
            <w:sz w:val="24"/>
            <w:szCs w:val="24"/>
          </w:rPr>
          <w:delText>四篇</w:delText>
        </w:r>
        <w:r w:rsidR="00F513A2" w:rsidDel="00C6558B">
          <w:rPr>
            <w:rFonts w:hint="eastAsia"/>
            <w:sz w:val="24"/>
            <w:szCs w:val="24"/>
          </w:rPr>
          <w:delText>中国近期</w:delText>
        </w:r>
        <w:r w:rsidR="00F513A2" w:rsidRPr="00A354F6" w:rsidDel="00C6558B">
          <w:rPr>
            <w:rFonts w:hint="eastAsia"/>
            <w:sz w:val="24"/>
            <w:szCs w:val="24"/>
          </w:rPr>
          <w:delText>元分析</w:delText>
        </w:r>
        <w:r w:rsidR="00F513A2" w:rsidDel="00C6558B">
          <w:rPr>
            <w:rFonts w:hint="eastAsia"/>
            <w:sz w:val="24"/>
            <w:szCs w:val="24"/>
          </w:rPr>
          <w:delText>文章的数据表明有</w:delText>
        </w:r>
        <w:r w:rsidR="00F513A2" w:rsidDel="00C6558B">
          <w:rPr>
            <w:rFonts w:hint="eastAsia"/>
            <w:sz w:val="24"/>
            <w:szCs w:val="24"/>
          </w:rPr>
          <w:delText>3</w:delText>
        </w:r>
        <w:r w:rsidR="00F513A2" w:rsidDel="00C6558B">
          <w:rPr>
            <w:sz w:val="24"/>
            <w:szCs w:val="24"/>
          </w:rPr>
          <w:delText>4</w:delText>
        </w:r>
        <w:r w:rsidR="00F513A2" w:rsidDel="00C6558B">
          <w:rPr>
            <w:rFonts w:hint="eastAsia"/>
            <w:sz w:val="24"/>
            <w:szCs w:val="24"/>
          </w:rPr>
          <w:delText>种量表被用于测量中国的抑郁情况（具体见方法部分）</w:delText>
        </w:r>
        <w:r w:rsidR="00DE7474" w:rsidDel="00C6558B">
          <w:rPr>
            <w:rFonts w:hint="eastAsia"/>
            <w:sz w:val="24"/>
            <w:szCs w:val="24"/>
          </w:rPr>
          <w:delText>，</w:delText>
        </w:r>
        <w:r w:rsidR="00DE7474" w:rsidRPr="00DE7474" w:rsidDel="00C6558B">
          <w:rPr>
            <w:rFonts w:hint="eastAsia"/>
            <w:sz w:val="24"/>
            <w:szCs w:val="24"/>
          </w:rPr>
          <w:delText>研究结论通常是关于抑郁的总体情况，而不是关于特定量表测量的抑郁。</w:delText>
        </w:r>
      </w:del>
    </w:p>
    <w:p w14:paraId="305FF25D" w14:textId="4C6D5160" w:rsidR="00481D9B" w:rsidRDefault="00481D9B" w:rsidP="00F513A2">
      <w:pPr>
        <w:spacing w:line="312" w:lineRule="auto"/>
        <w:rPr>
          <w:sz w:val="24"/>
          <w:szCs w:val="24"/>
        </w:rPr>
      </w:pPr>
      <w:r w:rsidRPr="00B3345B">
        <w:rPr>
          <w:sz w:val="24"/>
          <w:szCs w:val="24"/>
        </w:rPr>
        <w:t>[</w:t>
      </w:r>
      <w:r w:rsidRPr="00B3345B">
        <w:rPr>
          <w:rFonts w:hint="eastAsia"/>
          <w:sz w:val="24"/>
          <w:szCs w:val="24"/>
        </w:rPr>
        <w:t>第三段的主旨句</w:t>
      </w:r>
      <w:r w:rsidRPr="00B3345B">
        <w:rPr>
          <w:sz w:val="24"/>
          <w:szCs w:val="24"/>
        </w:rPr>
        <w:t>]</w:t>
      </w:r>
    </w:p>
    <w:p w14:paraId="1BFF22D4" w14:textId="167979B3" w:rsidR="00F513A2" w:rsidRDefault="00F513A2" w:rsidP="00F513A2">
      <w:pPr>
        <w:spacing w:line="312" w:lineRule="auto"/>
        <w:rPr>
          <w:sz w:val="24"/>
          <w:szCs w:val="24"/>
        </w:rPr>
      </w:pPr>
      <w:r>
        <w:rPr>
          <w:rFonts w:hint="eastAsia"/>
          <w:sz w:val="24"/>
          <w:szCs w:val="24"/>
        </w:rPr>
        <w:t xml:space="preserve"> </w:t>
      </w:r>
      <w:r>
        <w:rPr>
          <w:sz w:val="24"/>
          <w:szCs w:val="24"/>
        </w:rPr>
        <w:t xml:space="preserve">   </w:t>
      </w:r>
      <w:ins w:id="10" w:author="Hu Chuan-Peng" w:date="2023-07-04T09:47:00Z">
        <w:r w:rsidR="00C6558B">
          <w:rPr>
            <w:rFonts w:hint="eastAsia"/>
            <w:sz w:val="24"/>
            <w:szCs w:val="24"/>
          </w:rPr>
          <w:t>但</w:t>
        </w:r>
        <w:r w:rsidR="00C6558B" w:rsidRPr="00F513A2">
          <w:rPr>
            <w:rFonts w:hint="eastAsia"/>
            <w:sz w:val="24"/>
            <w:szCs w:val="24"/>
          </w:rPr>
          <w:t>抑郁</w:t>
        </w:r>
        <w:r w:rsidR="00C6558B">
          <w:rPr>
            <w:rFonts w:hint="eastAsia"/>
            <w:sz w:val="24"/>
            <w:szCs w:val="24"/>
          </w:rPr>
          <w:t>自评量表</w:t>
        </w:r>
      </w:ins>
      <w:ins w:id="11" w:author="Hu Chuan-Peng" w:date="2023-07-04T09:48:00Z">
        <w:r w:rsidR="00C6558B">
          <w:rPr>
            <w:rFonts w:hint="eastAsia"/>
            <w:sz w:val="24"/>
            <w:szCs w:val="24"/>
          </w:rPr>
          <w:t>数量繁多，被广泛使用的量表也不在少数，有潜在的重大</w:t>
        </w:r>
      </w:ins>
      <w:ins w:id="12" w:author="Hu Chuan-Peng" w:date="2023-07-04T09:49:00Z">
        <w:r w:rsidR="00C6558B">
          <w:rPr>
            <w:rFonts w:hint="eastAsia"/>
            <w:sz w:val="24"/>
            <w:szCs w:val="24"/>
          </w:rPr>
          <w:t>影响（如</w:t>
        </w:r>
      </w:ins>
      <w:del w:id="13" w:author="Hu Chuan-Peng" w:date="2023-07-04T09:48:00Z">
        <w:r w:rsidRPr="00F513A2" w:rsidDel="00C6558B">
          <w:rPr>
            <w:rFonts w:hint="eastAsia"/>
            <w:sz w:val="24"/>
            <w:szCs w:val="24"/>
          </w:rPr>
          <w:delText>不同的</w:delText>
        </w:r>
        <w:r w:rsidDel="00C6558B">
          <w:rPr>
            <w:rFonts w:hint="eastAsia"/>
            <w:sz w:val="24"/>
            <w:szCs w:val="24"/>
          </w:rPr>
          <w:delText>抑郁</w:delText>
        </w:r>
        <w:r w:rsidRPr="00F513A2" w:rsidDel="00C6558B">
          <w:rPr>
            <w:rFonts w:hint="eastAsia"/>
            <w:sz w:val="24"/>
            <w:szCs w:val="24"/>
          </w:rPr>
          <w:delText>量表之间</w:delText>
        </w:r>
        <w:r w:rsidDel="00C6558B">
          <w:rPr>
            <w:rFonts w:hint="eastAsia"/>
            <w:sz w:val="24"/>
            <w:szCs w:val="24"/>
          </w:rPr>
          <w:delText>会</w:delText>
        </w:r>
        <w:r w:rsidRPr="00F513A2" w:rsidDel="00C6558B">
          <w:rPr>
            <w:rFonts w:hint="eastAsia"/>
            <w:sz w:val="24"/>
            <w:szCs w:val="24"/>
          </w:rPr>
          <w:delText>存在差异，这可能对研究和治疗产生负面影响</w:delText>
        </w:r>
        <w:r w:rsidDel="00C6558B">
          <w:rPr>
            <w:rFonts w:hint="eastAsia"/>
            <w:sz w:val="24"/>
            <w:szCs w:val="24"/>
          </w:rPr>
          <w:delText>。</w:delText>
        </w:r>
        <w:r w:rsidR="00505E3B" w:rsidDel="00C6558B">
          <w:rPr>
            <w:rFonts w:hint="eastAsia"/>
            <w:sz w:val="24"/>
            <w:szCs w:val="24"/>
          </w:rPr>
          <w:delText>四篇中国近期</w:delText>
        </w:r>
        <w:r w:rsidR="00505E3B" w:rsidRPr="00A354F6" w:rsidDel="00C6558B">
          <w:rPr>
            <w:rFonts w:hint="eastAsia"/>
            <w:sz w:val="24"/>
            <w:szCs w:val="24"/>
          </w:rPr>
          <w:delText>元分析</w:delText>
        </w:r>
        <w:r w:rsidR="00505E3B" w:rsidDel="00C6558B">
          <w:rPr>
            <w:rFonts w:hint="eastAsia"/>
            <w:sz w:val="24"/>
            <w:szCs w:val="24"/>
          </w:rPr>
          <w:delText>文章表明</w:delText>
        </w:r>
      </w:del>
      <w:del w:id="14" w:author="Hu Chuan-Peng" w:date="2023-07-04T09:49:00Z">
        <w:r w:rsidR="00505E3B" w:rsidRPr="00505E3B" w:rsidDel="00C6558B">
          <w:rPr>
            <w:rFonts w:hint="eastAsia"/>
            <w:sz w:val="24"/>
            <w:szCs w:val="24"/>
          </w:rPr>
          <w:delText>测量工具和标准</w:delText>
        </w:r>
        <w:r w:rsidR="00505E3B" w:rsidDel="00C6558B">
          <w:rPr>
            <w:rFonts w:hint="eastAsia"/>
            <w:sz w:val="24"/>
            <w:szCs w:val="24"/>
          </w:rPr>
          <w:delText>会</w:delText>
        </w:r>
      </w:del>
      <w:r w:rsidR="00505E3B">
        <w:rPr>
          <w:rFonts w:hint="eastAsia"/>
          <w:sz w:val="24"/>
          <w:szCs w:val="24"/>
        </w:rPr>
        <w:t>影响到心理健康问题的检出率</w:t>
      </w:r>
      <w:ins w:id="15" w:author="Hu Chuan-Peng" w:date="2023-07-04T09:49:00Z">
        <w:r w:rsidR="00C6558B">
          <w:rPr>
            <w:rFonts w:hint="eastAsia"/>
            <w:sz w:val="24"/>
            <w:szCs w:val="24"/>
          </w:rPr>
          <w:t>）</w:t>
        </w:r>
      </w:ins>
      <w:r w:rsidR="00505E3B">
        <w:rPr>
          <w:rFonts w:hint="eastAsia"/>
          <w:sz w:val="24"/>
          <w:szCs w:val="24"/>
        </w:rPr>
        <w:t>。</w:t>
      </w:r>
    </w:p>
    <w:p w14:paraId="4B2C6A4E" w14:textId="49336B50" w:rsidR="00F513A2" w:rsidRDefault="00505E3B" w:rsidP="00F513A2">
      <w:pPr>
        <w:spacing w:line="312" w:lineRule="auto"/>
        <w:rPr>
          <w:sz w:val="24"/>
          <w:szCs w:val="24"/>
        </w:rPr>
      </w:pPr>
      <w:r w:rsidRPr="00B3345B">
        <w:rPr>
          <w:sz w:val="24"/>
          <w:szCs w:val="24"/>
        </w:rPr>
        <w:t>[</w:t>
      </w:r>
      <w:r w:rsidRPr="00B3345B">
        <w:rPr>
          <w:rFonts w:hint="eastAsia"/>
          <w:sz w:val="24"/>
          <w:szCs w:val="24"/>
        </w:rPr>
        <w:t>第</w:t>
      </w:r>
      <w:r>
        <w:rPr>
          <w:rFonts w:hint="eastAsia"/>
          <w:sz w:val="24"/>
          <w:szCs w:val="24"/>
        </w:rPr>
        <w:t>四</w:t>
      </w:r>
      <w:r w:rsidRPr="00B3345B">
        <w:rPr>
          <w:rFonts w:hint="eastAsia"/>
          <w:sz w:val="24"/>
          <w:szCs w:val="24"/>
        </w:rPr>
        <w:t>段的主旨句</w:t>
      </w:r>
      <w:r w:rsidRPr="00B3345B">
        <w:rPr>
          <w:sz w:val="24"/>
          <w:szCs w:val="24"/>
        </w:rPr>
        <w:t>]</w:t>
      </w:r>
    </w:p>
    <w:p w14:paraId="6705B2D3" w14:textId="49718EF1" w:rsidR="00505E3B" w:rsidDel="00C6558B" w:rsidRDefault="00C6558B" w:rsidP="00C6558B">
      <w:pPr>
        <w:spacing w:line="312" w:lineRule="auto"/>
        <w:ind w:firstLineChars="200" w:firstLine="480"/>
        <w:rPr>
          <w:del w:id="16" w:author="Hu Chuan-Peng" w:date="2023-07-04T09:49:00Z"/>
          <w:sz w:val="24"/>
          <w:szCs w:val="24"/>
        </w:rPr>
        <w:pPrChange w:id="17" w:author="Hu Chuan-Peng" w:date="2023-07-04T09:49:00Z">
          <w:pPr>
            <w:spacing w:line="312" w:lineRule="auto"/>
            <w:ind w:firstLineChars="200" w:firstLine="480"/>
          </w:pPr>
        </w:pPrChange>
      </w:pPr>
      <w:ins w:id="18" w:author="Hu Chuan-Peng" w:date="2023-07-04T09:49:00Z">
        <w:r>
          <w:rPr>
            <w:rFonts w:hint="eastAsia"/>
            <w:sz w:val="24"/>
            <w:szCs w:val="24"/>
          </w:rPr>
          <w:t>当前研究发现不同抑郁问题可能在测量不同的内容。</w:t>
        </w:r>
      </w:ins>
      <w:del w:id="19" w:author="Hu Chuan-Peng" w:date="2023-07-04T09:49:00Z">
        <w:r w:rsidR="00505E3B" w:rsidRPr="00505E3B" w:rsidDel="00C6558B">
          <w:rPr>
            <w:rFonts w:hint="eastAsia"/>
            <w:sz w:val="24"/>
            <w:szCs w:val="24"/>
          </w:rPr>
          <w:delText>人们普遍认为</w:delText>
        </w:r>
        <w:r w:rsidR="00505E3B" w:rsidDel="00C6558B">
          <w:rPr>
            <w:rFonts w:hint="eastAsia"/>
            <w:sz w:val="24"/>
            <w:szCs w:val="24"/>
          </w:rPr>
          <w:delText>抑郁</w:delText>
        </w:r>
        <w:r w:rsidR="00505E3B" w:rsidRPr="00505E3B" w:rsidDel="00C6558B">
          <w:rPr>
            <w:rFonts w:hint="eastAsia"/>
            <w:sz w:val="24"/>
            <w:szCs w:val="24"/>
          </w:rPr>
          <w:delText>量表测量的是同一构念，因此可以互相替代使用，并将一个量表的结果与另一个量表进行比较。</w:delText>
        </w:r>
        <w:r w:rsidR="00F513A2" w:rsidRPr="00F513A2" w:rsidDel="00C6558B">
          <w:rPr>
            <w:rFonts w:hint="eastAsia"/>
            <w:sz w:val="24"/>
            <w:szCs w:val="24"/>
          </w:rPr>
          <w:delText>如果这一假设不成立，抑郁症研究的结果可能会因使用不同的量表而具有个体差异，这对于抑郁症研究的可复制性和普遍性构成了重大挑战</w:delText>
        </w:r>
        <w:r w:rsidR="00505E3B" w:rsidDel="00C6558B">
          <w:rPr>
            <w:rFonts w:hint="eastAsia"/>
            <w:sz w:val="24"/>
            <w:szCs w:val="24"/>
          </w:rPr>
          <w:delText>。且</w:delText>
        </w:r>
        <w:r w:rsidR="00505E3B" w:rsidRPr="00505E3B" w:rsidDel="00C6558B">
          <w:rPr>
            <w:rFonts w:hint="eastAsia"/>
            <w:sz w:val="24"/>
            <w:szCs w:val="24"/>
          </w:rPr>
          <w:delText>有多个原因表明量表可能不是可互换的抑郁严重程度测量工具。</w:delText>
        </w:r>
        <w:r w:rsidR="00917A83" w:rsidDel="00C6558B">
          <w:rPr>
            <w:rFonts w:hint="eastAsia"/>
            <w:sz w:val="24"/>
            <w:szCs w:val="24"/>
          </w:rPr>
          <w:delText>包括</w:delText>
        </w:r>
        <w:r w:rsidR="00917A83" w:rsidRPr="00917A83" w:rsidDel="00C6558B">
          <w:rPr>
            <w:rFonts w:hint="eastAsia"/>
            <w:sz w:val="24"/>
            <w:szCs w:val="24"/>
          </w:rPr>
          <w:delText>测量工具通常在长度、目的和内容方面存在差异</w:delText>
        </w:r>
        <w:r w:rsidR="00CB177B" w:rsidDel="00C6558B">
          <w:rPr>
            <w:rFonts w:hint="eastAsia"/>
            <w:sz w:val="24"/>
            <w:szCs w:val="24"/>
          </w:rPr>
          <w:delText>；</w:delText>
        </w:r>
        <w:r w:rsidR="00505E3B" w:rsidRPr="00505E3B" w:rsidDel="00C6558B">
          <w:rPr>
            <w:rFonts w:hint="eastAsia"/>
            <w:sz w:val="24"/>
            <w:szCs w:val="24"/>
          </w:rPr>
          <w:delText>不同的量表在分类抑郁症患者严重程度、因子结构存在差异</w:delText>
        </w:r>
        <w:r w:rsidR="00CB177B" w:rsidDel="00C6558B">
          <w:rPr>
            <w:rFonts w:hint="eastAsia"/>
            <w:sz w:val="24"/>
            <w:szCs w:val="24"/>
          </w:rPr>
          <w:delText>；</w:delText>
        </w:r>
        <w:r w:rsidR="00917A83" w:rsidDel="00C6558B">
          <w:rPr>
            <w:rFonts w:hint="eastAsia"/>
            <w:sz w:val="24"/>
            <w:szCs w:val="24"/>
          </w:rPr>
          <w:delText>并且抑郁是一种高度异质性的综合征。这暗示了</w:delText>
        </w:r>
        <w:r w:rsidR="00CB177B" w:rsidRPr="00CB177B" w:rsidDel="00C6558B">
          <w:rPr>
            <w:rFonts w:hint="eastAsia"/>
            <w:sz w:val="24"/>
            <w:szCs w:val="24"/>
          </w:rPr>
          <w:delText>量表只有在它们的项目内容重叠时才能作为抑郁症严重程度的互换指标。</w:delText>
        </w:r>
      </w:del>
    </w:p>
    <w:p w14:paraId="3CAFDF5A" w14:textId="48C181A1" w:rsidR="0085182C" w:rsidDel="00C6558B" w:rsidRDefault="0085182C" w:rsidP="00C6558B">
      <w:pPr>
        <w:spacing w:line="312" w:lineRule="auto"/>
        <w:ind w:firstLineChars="200" w:firstLine="480"/>
        <w:rPr>
          <w:del w:id="20" w:author="Hu Chuan-Peng" w:date="2023-07-04T09:49:00Z"/>
          <w:sz w:val="24"/>
          <w:szCs w:val="24"/>
        </w:rPr>
        <w:pPrChange w:id="21" w:author="Hu Chuan-Peng" w:date="2023-07-04T09:49:00Z">
          <w:pPr>
            <w:spacing w:line="312" w:lineRule="auto"/>
          </w:pPr>
        </w:pPrChange>
      </w:pPr>
      <w:del w:id="22" w:author="Hu Chuan-Peng" w:date="2023-07-04T09:49:00Z">
        <w:r w:rsidRPr="00B3345B" w:rsidDel="00C6558B">
          <w:rPr>
            <w:sz w:val="24"/>
            <w:szCs w:val="24"/>
          </w:rPr>
          <w:delText>[</w:delText>
        </w:r>
        <w:r w:rsidRPr="00B3345B" w:rsidDel="00C6558B">
          <w:rPr>
            <w:rFonts w:hint="eastAsia"/>
            <w:sz w:val="24"/>
            <w:szCs w:val="24"/>
          </w:rPr>
          <w:delText>第</w:delText>
        </w:r>
        <w:r w:rsidR="00CB177B" w:rsidDel="00C6558B">
          <w:rPr>
            <w:rFonts w:hint="eastAsia"/>
            <w:sz w:val="24"/>
            <w:szCs w:val="24"/>
          </w:rPr>
          <w:delText>五</w:delText>
        </w:r>
        <w:r w:rsidRPr="00B3345B" w:rsidDel="00C6558B">
          <w:rPr>
            <w:rFonts w:hint="eastAsia"/>
            <w:sz w:val="24"/>
            <w:szCs w:val="24"/>
          </w:rPr>
          <w:delText>段的主旨句</w:delText>
        </w:r>
        <w:r w:rsidRPr="00B3345B" w:rsidDel="00C6558B">
          <w:rPr>
            <w:sz w:val="24"/>
            <w:szCs w:val="24"/>
          </w:rPr>
          <w:delText>]</w:delText>
        </w:r>
      </w:del>
    </w:p>
    <w:p w14:paraId="3BA5E110" w14:textId="1305E120" w:rsidR="00F513A2" w:rsidRPr="00F513A2" w:rsidRDefault="00CB177B" w:rsidP="00C6558B">
      <w:pPr>
        <w:spacing w:line="312" w:lineRule="auto"/>
        <w:ind w:firstLineChars="200" w:firstLine="480"/>
        <w:rPr>
          <w:sz w:val="24"/>
          <w:szCs w:val="24"/>
        </w:rPr>
      </w:pPr>
      <w:r w:rsidRPr="00CB177B">
        <w:rPr>
          <w:rFonts w:hint="eastAsia"/>
          <w:sz w:val="24"/>
          <w:szCs w:val="24"/>
        </w:rPr>
        <w:t>Fried</w:t>
      </w:r>
      <w:r w:rsidRPr="00CB177B">
        <w:rPr>
          <w:rFonts w:hint="eastAsia"/>
          <w:sz w:val="24"/>
          <w:szCs w:val="24"/>
        </w:rPr>
        <w:t>（</w:t>
      </w:r>
      <w:r w:rsidRPr="00CB177B">
        <w:rPr>
          <w:rFonts w:hint="eastAsia"/>
          <w:sz w:val="24"/>
          <w:szCs w:val="24"/>
        </w:rPr>
        <w:t>2017</w:t>
      </w:r>
      <w:r w:rsidRPr="00CB177B">
        <w:rPr>
          <w:rFonts w:hint="eastAsia"/>
          <w:sz w:val="24"/>
          <w:szCs w:val="24"/>
        </w:rPr>
        <w:t>年）的研究表明，不同的抑郁量表不能互相替代使用，这给抑郁研究带来了挑战。</w:t>
      </w:r>
    </w:p>
    <w:p w14:paraId="7800396E" w14:textId="4857F104" w:rsidR="00CB177B" w:rsidRDefault="00CB177B" w:rsidP="00CB177B">
      <w:pPr>
        <w:spacing w:line="312" w:lineRule="auto"/>
        <w:rPr>
          <w:sz w:val="24"/>
          <w:szCs w:val="24"/>
        </w:rPr>
      </w:pPr>
      <w:r w:rsidRPr="00B3345B">
        <w:rPr>
          <w:sz w:val="24"/>
          <w:szCs w:val="24"/>
        </w:rPr>
        <w:t>[</w:t>
      </w:r>
      <w:r w:rsidRPr="00B3345B">
        <w:rPr>
          <w:rFonts w:hint="eastAsia"/>
          <w:sz w:val="24"/>
          <w:szCs w:val="24"/>
        </w:rPr>
        <w:t>第</w:t>
      </w:r>
      <w:r>
        <w:rPr>
          <w:rFonts w:hint="eastAsia"/>
          <w:sz w:val="24"/>
          <w:szCs w:val="24"/>
        </w:rPr>
        <w:t>六</w:t>
      </w:r>
      <w:r w:rsidRPr="00B3345B">
        <w:rPr>
          <w:rFonts w:hint="eastAsia"/>
          <w:sz w:val="24"/>
          <w:szCs w:val="24"/>
        </w:rPr>
        <w:t>段的主旨句</w:t>
      </w:r>
      <w:r w:rsidRPr="00B3345B">
        <w:rPr>
          <w:sz w:val="24"/>
          <w:szCs w:val="24"/>
        </w:rPr>
        <w:t>]</w:t>
      </w:r>
    </w:p>
    <w:p w14:paraId="713A6765" w14:textId="4CB8EB69" w:rsidR="008770E3" w:rsidDel="00C6558B" w:rsidRDefault="00C6558B" w:rsidP="008770E3">
      <w:pPr>
        <w:spacing w:line="312" w:lineRule="auto"/>
        <w:ind w:firstLineChars="200" w:firstLine="480"/>
        <w:rPr>
          <w:del w:id="23" w:author="Hu Chuan-Peng" w:date="2023-07-04T09:50:00Z"/>
          <w:sz w:val="24"/>
          <w:szCs w:val="24"/>
        </w:rPr>
      </w:pPr>
      <w:ins w:id="24" w:author="Hu Chuan-Peng" w:date="2023-07-04T09:51:00Z">
        <w:r>
          <w:rPr>
            <w:rFonts w:hint="eastAsia"/>
            <w:sz w:val="24"/>
            <w:szCs w:val="24"/>
          </w:rPr>
          <w:t>上述问题可能也延伸到发展中国家，但目前没有实证的</w:t>
        </w:r>
      </w:ins>
      <w:ins w:id="25" w:author="Hu Chuan-Peng" w:date="2023-07-04T09:52:00Z">
        <w:r>
          <w:rPr>
            <w:rFonts w:hint="eastAsia"/>
            <w:sz w:val="24"/>
            <w:szCs w:val="24"/>
          </w:rPr>
          <w:t>数据进行评估，本研究将</w:t>
        </w:r>
      </w:ins>
      <w:del w:id="26" w:author="Hu Chuan-Peng" w:date="2023-07-04T09:50:00Z">
        <w:r w:rsidR="00636CC9" w:rsidRPr="00636CC9" w:rsidDel="00C6558B">
          <w:rPr>
            <w:rFonts w:hint="eastAsia"/>
            <w:sz w:val="24"/>
            <w:szCs w:val="24"/>
          </w:rPr>
          <w:delText>本研究的</w:delText>
        </w:r>
      </w:del>
      <w:del w:id="27" w:author="Hu Chuan-Peng" w:date="2023-07-04T09:49:00Z">
        <w:r w:rsidR="00636CC9" w:rsidRPr="00636CC9" w:rsidDel="00C6558B">
          <w:rPr>
            <w:rFonts w:hint="eastAsia"/>
            <w:sz w:val="24"/>
            <w:szCs w:val="24"/>
          </w:rPr>
          <w:delText>目标</w:delText>
        </w:r>
        <w:r w:rsidR="008770E3" w:rsidRPr="00636CC9" w:rsidDel="00C6558B">
          <w:rPr>
            <w:rFonts w:hint="eastAsia"/>
            <w:sz w:val="24"/>
            <w:szCs w:val="24"/>
          </w:rPr>
          <w:delText>在</w:delText>
        </w:r>
        <w:r w:rsidR="008770E3" w:rsidRPr="00A354F6" w:rsidDel="00C6558B">
          <w:rPr>
            <w:rFonts w:hint="eastAsia"/>
            <w:sz w:val="24"/>
            <w:szCs w:val="24"/>
          </w:rPr>
          <w:delText>四篇</w:delText>
        </w:r>
        <w:r w:rsidR="008770E3" w:rsidDel="00C6558B">
          <w:rPr>
            <w:rFonts w:hint="eastAsia"/>
            <w:sz w:val="24"/>
            <w:szCs w:val="24"/>
          </w:rPr>
          <w:delText>近期</w:delText>
        </w:r>
        <w:r w:rsidR="008770E3" w:rsidRPr="00A354F6" w:rsidDel="00C6558B">
          <w:rPr>
            <w:rFonts w:hint="eastAsia"/>
            <w:sz w:val="24"/>
            <w:szCs w:val="24"/>
          </w:rPr>
          <w:delText>元分析</w:delText>
        </w:r>
        <w:r w:rsidR="008770E3" w:rsidDel="00C6558B">
          <w:rPr>
            <w:rFonts w:hint="eastAsia"/>
            <w:sz w:val="24"/>
            <w:szCs w:val="24"/>
          </w:rPr>
          <w:delText>的基础上</w:delText>
        </w:r>
      </w:del>
      <w:ins w:id="28" w:author="Hu Chuan-Peng" w:date="2023-07-04T09:52:00Z">
        <w:r>
          <w:rPr>
            <w:rFonts w:hint="eastAsia"/>
            <w:sz w:val="24"/>
            <w:szCs w:val="24"/>
          </w:rPr>
          <w:t>对用于学生的</w:t>
        </w:r>
      </w:ins>
      <w:del w:id="29" w:author="Hu Chuan-Peng" w:date="2023-07-04T09:52:00Z">
        <w:r w:rsidR="00636CC9" w:rsidRPr="00636CC9" w:rsidDel="00C6558B">
          <w:rPr>
            <w:rFonts w:hint="eastAsia"/>
            <w:sz w:val="24"/>
            <w:szCs w:val="24"/>
          </w:rPr>
          <w:delText>评估和量化</w:delText>
        </w:r>
        <w:r w:rsidR="008770E3" w:rsidDel="00C6558B">
          <w:rPr>
            <w:rFonts w:hint="eastAsia"/>
            <w:sz w:val="24"/>
            <w:szCs w:val="24"/>
          </w:rPr>
          <w:delText>测量中国学生的</w:delText>
        </w:r>
      </w:del>
      <w:r w:rsidR="008770E3">
        <w:rPr>
          <w:rFonts w:hint="eastAsia"/>
          <w:sz w:val="24"/>
          <w:szCs w:val="24"/>
        </w:rPr>
        <w:t>抑郁</w:t>
      </w:r>
      <w:ins w:id="30" w:author="Hu Chuan-Peng" w:date="2023-07-04T09:52:00Z">
        <w:r>
          <w:rPr>
            <w:rFonts w:hint="eastAsia"/>
            <w:sz w:val="24"/>
            <w:szCs w:val="24"/>
          </w:rPr>
          <w:t>自评</w:t>
        </w:r>
      </w:ins>
    </w:p>
    <w:p w14:paraId="2DE7C1B0" w14:textId="04CA9EE8" w:rsidR="00636CC9" w:rsidRPr="00B3345B" w:rsidRDefault="00CB177B" w:rsidP="00C6558B">
      <w:pPr>
        <w:spacing w:line="312" w:lineRule="auto"/>
        <w:ind w:firstLineChars="200" w:firstLine="480"/>
        <w:rPr>
          <w:sz w:val="24"/>
          <w:szCs w:val="24"/>
        </w:rPr>
        <w:pPrChange w:id="31" w:author="Hu Chuan-Peng" w:date="2023-07-04T09:50:00Z">
          <w:pPr>
            <w:spacing w:line="312" w:lineRule="auto"/>
          </w:pPr>
        </w:pPrChange>
      </w:pPr>
      <w:r>
        <w:rPr>
          <w:rFonts w:hint="eastAsia"/>
          <w:sz w:val="24"/>
          <w:szCs w:val="24"/>
        </w:rPr>
        <w:t>量表</w:t>
      </w:r>
      <w:del w:id="32" w:author="Hu Chuan-Peng" w:date="2023-07-04T09:52:00Z">
        <w:r w:rsidR="00636CC9" w:rsidRPr="00636CC9" w:rsidDel="00C6558B">
          <w:rPr>
            <w:rFonts w:hint="eastAsia"/>
            <w:sz w:val="24"/>
            <w:szCs w:val="24"/>
          </w:rPr>
          <w:delText>之间的内容重叠，以探索这些量表之间</w:delText>
        </w:r>
        <w:r w:rsidDel="00C6558B">
          <w:rPr>
            <w:rFonts w:hint="eastAsia"/>
            <w:sz w:val="24"/>
            <w:szCs w:val="24"/>
          </w:rPr>
          <w:delText>的重叠度</w:delText>
        </w:r>
      </w:del>
      <w:ins w:id="33" w:author="Hu Chuan-Peng" w:date="2023-07-04T09:52:00Z">
        <w:r w:rsidR="00C6558B">
          <w:rPr>
            <w:rFonts w:hint="eastAsia"/>
            <w:sz w:val="24"/>
            <w:szCs w:val="24"/>
          </w:rPr>
          <w:t>进行分析</w:t>
        </w:r>
      </w:ins>
      <w:r w:rsidR="00636CC9" w:rsidRPr="00636CC9">
        <w:rPr>
          <w:rFonts w:hint="eastAsia"/>
          <w:sz w:val="24"/>
          <w:szCs w:val="24"/>
        </w:rPr>
        <w:t>。</w:t>
      </w:r>
    </w:p>
    <w:p w14:paraId="5E9A45C9" w14:textId="77777777" w:rsidR="00481D9B" w:rsidRDefault="00481D9B" w:rsidP="00A758AD">
      <w:pPr>
        <w:spacing w:line="312" w:lineRule="auto"/>
        <w:rPr>
          <w:b/>
          <w:bCs/>
          <w:szCs w:val="28"/>
        </w:rPr>
      </w:pPr>
    </w:p>
    <w:p w14:paraId="0A3ED9E0" w14:textId="0635F32A" w:rsidR="00A758AD" w:rsidRPr="00A354F6" w:rsidRDefault="00A758AD" w:rsidP="00A758AD">
      <w:pPr>
        <w:spacing w:line="312" w:lineRule="auto"/>
        <w:rPr>
          <w:b/>
          <w:bCs/>
          <w:szCs w:val="28"/>
        </w:rPr>
      </w:pPr>
      <w:r w:rsidRPr="00A354F6">
        <w:rPr>
          <w:b/>
          <w:bCs/>
          <w:szCs w:val="28"/>
        </w:rPr>
        <w:t>2.</w:t>
      </w:r>
      <w:r w:rsidR="005E57FC">
        <w:rPr>
          <w:b/>
          <w:bCs/>
          <w:szCs w:val="28"/>
        </w:rPr>
        <w:t xml:space="preserve"> </w:t>
      </w:r>
      <w:r w:rsidRPr="00A354F6">
        <w:rPr>
          <w:rFonts w:hint="eastAsia"/>
          <w:b/>
          <w:bCs/>
          <w:szCs w:val="28"/>
        </w:rPr>
        <w:t>方法</w:t>
      </w:r>
    </w:p>
    <w:p w14:paraId="28391941" w14:textId="442B09A4" w:rsidR="00A758AD" w:rsidRPr="00A354F6" w:rsidRDefault="00A758AD" w:rsidP="00A758AD">
      <w:pPr>
        <w:spacing w:line="312" w:lineRule="auto"/>
        <w:rPr>
          <w:b/>
          <w:bCs/>
          <w:szCs w:val="28"/>
        </w:rPr>
      </w:pPr>
      <w:r w:rsidRPr="00A354F6">
        <w:rPr>
          <w:b/>
          <w:bCs/>
          <w:szCs w:val="28"/>
        </w:rPr>
        <w:lastRenderedPageBreak/>
        <w:t>2.1</w:t>
      </w:r>
      <w:r w:rsidRPr="00A354F6">
        <w:rPr>
          <w:rFonts w:hint="eastAsia"/>
          <w:b/>
          <w:bCs/>
          <w:szCs w:val="28"/>
        </w:rPr>
        <w:t>问卷收集</w:t>
      </w:r>
      <w:r w:rsidR="001D627F">
        <w:rPr>
          <w:rFonts w:hint="eastAsia"/>
          <w:b/>
          <w:bCs/>
          <w:szCs w:val="28"/>
        </w:rPr>
        <w:t>与筛选</w:t>
      </w:r>
    </w:p>
    <w:p w14:paraId="318A92E7" w14:textId="42A284D1" w:rsidR="00A758AD" w:rsidRPr="00A354F6" w:rsidRDefault="001D627F" w:rsidP="00A354F6">
      <w:pPr>
        <w:spacing w:line="360" w:lineRule="auto"/>
        <w:ind w:firstLine="557"/>
        <w:rPr>
          <w:sz w:val="24"/>
          <w:szCs w:val="24"/>
        </w:rPr>
      </w:pPr>
      <w:r>
        <w:rPr>
          <w:rFonts w:hint="eastAsia"/>
          <w:sz w:val="24"/>
          <w:szCs w:val="24"/>
        </w:rPr>
        <w:t>以</w:t>
      </w:r>
      <w:r w:rsidRPr="00A354F6">
        <w:rPr>
          <w:rFonts w:hint="eastAsia"/>
          <w:sz w:val="24"/>
          <w:szCs w:val="24"/>
        </w:rPr>
        <w:t>中国学生心理健康问题检出率</w:t>
      </w:r>
      <w:r w:rsidR="00A758AD" w:rsidRPr="00A354F6">
        <w:rPr>
          <w:sz w:val="24"/>
          <w:szCs w:val="24"/>
        </w:rPr>
        <w:t>(Section: Prevalence of mental health problems of Chinese students)</w:t>
      </w:r>
      <w:r w:rsidR="00A758AD" w:rsidRPr="00A354F6">
        <w:rPr>
          <w:rFonts w:hint="eastAsia"/>
          <w:sz w:val="24"/>
          <w:szCs w:val="24"/>
        </w:rPr>
        <w:t>专栏中的</w:t>
      </w:r>
      <w:bookmarkStart w:id="34" w:name="OLE_LINK1"/>
      <w:r w:rsidR="00A758AD" w:rsidRPr="00A354F6">
        <w:rPr>
          <w:rFonts w:hint="eastAsia"/>
          <w:sz w:val="24"/>
          <w:szCs w:val="24"/>
        </w:rPr>
        <w:t>四篇</w:t>
      </w:r>
      <w:r w:rsidR="000D3B25">
        <w:rPr>
          <w:rFonts w:hint="eastAsia"/>
          <w:sz w:val="24"/>
          <w:szCs w:val="24"/>
        </w:rPr>
        <w:t>近期</w:t>
      </w:r>
      <w:r w:rsidR="00A758AD" w:rsidRPr="00A354F6">
        <w:rPr>
          <w:rFonts w:hint="eastAsia"/>
          <w:sz w:val="24"/>
          <w:szCs w:val="24"/>
        </w:rPr>
        <w:t>元分析</w:t>
      </w:r>
      <w:bookmarkEnd w:id="34"/>
      <w:r>
        <w:rPr>
          <w:rFonts w:hint="eastAsia"/>
          <w:sz w:val="24"/>
          <w:szCs w:val="24"/>
        </w:rPr>
        <w:t>为基础</w:t>
      </w:r>
      <w:r w:rsidR="00A354F6" w:rsidRPr="00A354F6">
        <w:rPr>
          <w:sz w:val="24"/>
          <w:szCs w:val="24"/>
        </w:rPr>
        <w:fldChar w:fldCharType="begin"/>
      </w:r>
      <w:r w:rsidR="002E4108">
        <w:rPr>
          <w:sz w:val="24"/>
          <w:szCs w:val="24"/>
        </w:rPr>
        <w:instrText xml:space="preserve"> ADDIN NE.Ref.{D9ADA21F-8E83-41E7-8C2F-D3F8BF829121}</w:instrText>
      </w:r>
      <w:r w:rsidR="00A354F6" w:rsidRPr="00A354F6">
        <w:rPr>
          <w:sz w:val="24"/>
          <w:szCs w:val="24"/>
        </w:rPr>
        <w:fldChar w:fldCharType="separate"/>
      </w:r>
      <w:r w:rsidR="002E4108">
        <w:rPr>
          <w:color w:val="000000"/>
          <w:kern w:val="0"/>
          <w:sz w:val="24"/>
          <w:szCs w:val="24"/>
        </w:rPr>
        <w:t>(</w:t>
      </w:r>
      <w:r w:rsidR="002E4108">
        <w:rPr>
          <w:color w:val="000000"/>
          <w:kern w:val="0"/>
          <w:sz w:val="24"/>
          <w:szCs w:val="24"/>
        </w:rPr>
        <w:t>于晓琪等</w:t>
      </w:r>
      <w:r w:rsidR="002E4108">
        <w:rPr>
          <w:color w:val="000000"/>
          <w:kern w:val="0"/>
          <w:sz w:val="24"/>
          <w:szCs w:val="24"/>
        </w:rPr>
        <w:t xml:space="preserve">, 2022; </w:t>
      </w:r>
      <w:r w:rsidR="002E4108">
        <w:rPr>
          <w:color w:val="000000"/>
          <w:kern w:val="0"/>
          <w:sz w:val="24"/>
          <w:szCs w:val="24"/>
        </w:rPr>
        <w:t>黄潇潇等</w:t>
      </w:r>
      <w:r w:rsidR="002E4108">
        <w:rPr>
          <w:color w:val="000000"/>
          <w:kern w:val="0"/>
          <w:sz w:val="24"/>
          <w:szCs w:val="24"/>
        </w:rPr>
        <w:t xml:space="preserve">, 2022; </w:t>
      </w:r>
      <w:r w:rsidR="002E4108">
        <w:rPr>
          <w:color w:val="000000"/>
          <w:kern w:val="0"/>
          <w:sz w:val="24"/>
          <w:szCs w:val="24"/>
        </w:rPr>
        <w:t>张亚利等</w:t>
      </w:r>
      <w:r w:rsidR="002E4108">
        <w:rPr>
          <w:color w:val="000000"/>
          <w:kern w:val="0"/>
          <w:sz w:val="24"/>
          <w:szCs w:val="24"/>
        </w:rPr>
        <w:t xml:space="preserve">, 2022; </w:t>
      </w:r>
      <w:r w:rsidR="002E4108">
        <w:rPr>
          <w:color w:val="000000"/>
          <w:kern w:val="0"/>
          <w:sz w:val="24"/>
          <w:szCs w:val="24"/>
        </w:rPr>
        <w:t>陈雨濛等</w:t>
      </w:r>
      <w:r w:rsidR="002E4108">
        <w:rPr>
          <w:color w:val="000000"/>
          <w:kern w:val="0"/>
          <w:sz w:val="24"/>
          <w:szCs w:val="24"/>
        </w:rPr>
        <w:t>, 2022)</w:t>
      </w:r>
      <w:r w:rsidR="00A354F6" w:rsidRPr="00A354F6">
        <w:rPr>
          <w:sz w:val="24"/>
          <w:szCs w:val="24"/>
        </w:rPr>
        <w:fldChar w:fldCharType="end"/>
      </w:r>
      <w:r>
        <w:rPr>
          <w:rFonts w:hint="eastAsia"/>
          <w:sz w:val="24"/>
          <w:szCs w:val="24"/>
        </w:rPr>
        <w:t>，收集所有用于抑郁检出的问卷，</w:t>
      </w:r>
      <w:r w:rsidRPr="00A354F6">
        <w:rPr>
          <w:rFonts w:hint="eastAsia"/>
          <w:sz w:val="24"/>
          <w:szCs w:val="24"/>
        </w:rPr>
        <w:t>共</w:t>
      </w:r>
      <w:r w:rsidRPr="00A354F6">
        <w:rPr>
          <w:rFonts w:hint="eastAsia"/>
          <w:sz w:val="24"/>
          <w:szCs w:val="24"/>
        </w:rPr>
        <w:t>3</w:t>
      </w:r>
      <w:r w:rsidRPr="00A354F6">
        <w:rPr>
          <w:sz w:val="24"/>
          <w:szCs w:val="24"/>
        </w:rPr>
        <w:t>4</w:t>
      </w:r>
      <w:r w:rsidRPr="00A354F6">
        <w:rPr>
          <w:rFonts w:hint="eastAsia"/>
          <w:sz w:val="24"/>
          <w:szCs w:val="24"/>
        </w:rPr>
        <w:t>个量表</w:t>
      </w:r>
      <w:r>
        <w:rPr>
          <w:rFonts w:hint="eastAsia"/>
          <w:sz w:val="24"/>
          <w:szCs w:val="24"/>
        </w:rPr>
        <w:t>。具体问卷名见表</w:t>
      </w:r>
      <w:r>
        <w:rPr>
          <w:rFonts w:hint="eastAsia"/>
          <w:sz w:val="24"/>
          <w:szCs w:val="24"/>
        </w:rPr>
        <w:t>1</w:t>
      </w:r>
      <w:r>
        <w:rPr>
          <w:rFonts w:hint="eastAsia"/>
          <w:sz w:val="24"/>
          <w:szCs w:val="24"/>
        </w:rPr>
        <w:t>。</w:t>
      </w:r>
    </w:p>
    <w:p w14:paraId="3BCD7E96" w14:textId="5E7DF274" w:rsidR="007A48C0" w:rsidRDefault="001D627F" w:rsidP="007A48C0">
      <w:pPr>
        <w:spacing w:line="360" w:lineRule="auto"/>
        <w:ind w:firstLineChars="200" w:firstLine="480"/>
        <w:rPr>
          <w:sz w:val="24"/>
          <w:szCs w:val="24"/>
        </w:rPr>
      </w:pPr>
      <w:r w:rsidRPr="007A48C0">
        <w:rPr>
          <w:rFonts w:hint="eastAsia"/>
          <w:sz w:val="24"/>
          <w:szCs w:val="24"/>
        </w:rPr>
        <w:t>针对同一问卷名但存在</w:t>
      </w:r>
      <w:r w:rsidR="005E57FC" w:rsidRPr="007A48C0">
        <w:rPr>
          <w:rFonts w:hint="eastAsia"/>
          <w:sz w:val="24"/>
          <w:szCs w:val="24"/>
        </w:rPr>
        <w:t>不同的译版</w:t>
      </w:r>
      <w:r w:rsidRPr="007A48C0">
        <w:rPr>
          <w:rFonts w:hint="eastAsia"/>
          <w:sz w:val="24"/>
          <w:szCs w:val="24"/>
        </w:rPr>
        <w:t>的情况</w:t>
      </w:r>
      <w:r w:rsidR="005E57FC" w:rsidRPr="007A48C0">
        <w:rPr>
          <w:rFonts w:hint="eastAsia"/>
          <w:sz w:val="24"/>
          <w:szCs w:val="24"/>
        </w:rPr>
        <w:t>，</w:t>
      </w:r>
      <w:r w:rsidR="00A52E91" w:rsidRPr="007A48C0">
        <w:rPr>
          <w:rFonts w:hint="eastAsia"/>
          <w:sz w:val="24"/>
          <w:szCs w:val="24"/>
        </w:rPr>
        <w:t>收集所有译版</w:t>
      </w:r>
      <w:r w:rsidR="005E57FC" w:rsidRPr="007A48C0">
        <w:rPr>
          <w:rFonts w:hint="eastAsia"/>
          <w:sz w:val="24"/>
          <w:szCs w:val="24"/>
        </w:rPr>
        <w:t>并</w:t>
      </w:r>
      <w:r w:rsidRPr="007A48C0">
        <w:rPr>
          <w:rFonts w:hint="eastAsia"/>
          <w:sz w:val="24"/>
          <w:szCs w:val="24"/>
        </w:rPr>
        <w:t>进行</w:t>
      </w:r>
      <w:r w:rsidR="005E57FC" w:rsidRPr="007A48C0">
        <w:rPr>
          <w:rFonts w:hint="eastAsia"/>
          <w:sz w:val="24"/>
          <w:szCs w:val="24"/>
        </w:rPr>
        <w:t>比对，</w:t>
      </w:r>
      <w:r w:rsidR="00850F10" w:rsidRPr="007A48C0">
        <w:rPr>
          <w:rFonts w:hint="eastAsia"/>
          <w:sz w:val="24"/>
          <w:szCs w:val="24"/>
        </w:rPr>
        <w:t>用以选择出最终进行分析的译版</w:t>
      </w:r>
      <w:r w:rsidRPr="007A48C0">
        <w:rPr>
          <w:rFonts w:hint="eastAsia"/>
          <w:sz w:val="24"/>
          <w:szCs w:val="24"/>
        </w:rPr>
        <w:t>（见</w:t>
      </w:r>
      <w:r w:rsidR="00B90BB8" w:rsidRPr="007A48C0">
        <w:rPr>
          <w:rFonts w:hint="eastAsia"/>
          <w:sz w:val="24"/>
          <w:szCs w:val="24"/>
        </w:rPr>
        <w:t>图</w:t>
      </w:r>
      <w:r w:rsidR="00A52E91" w:rsidRPr="007A48C0">
        <w:rPr>
          <w:rFonts w:hint="eastAsia"/>
          <w:sz w:val="24"/>
          <w:szCs w:val="24"/>
        </w:rPr>
        <w:t>1</w:t>
      </w:r>
      <w:r w:rsidR="00B90BB8" w:rsidRPr="007A48C0">
        <w:rPr>
          <w:rFonts w:hint="eastAsia"/>
          <w:sz w:val="24"/>
          <w:szCs w:val="24"/>
        </w:rPr>
        <w:t>中</w:t>
      </w:r>
      <w:r w:rsidRPr="007A48C0">
        <w:rPr>
          <w:rFonts w:hint="eastAsia"/>
          <w:sz w:val="24"/>
          <w:szCs w:val="24"/>
        </w:rPr>
        <w:t>的第一步）</w:t>
      </w:r>
      <w:r w:rsidR="00B90BB8" w:rsidRPr="007A48C0">
        <w:rPr>
          <w:rFonts w:hint="eastAsia"/>
          <w:sz w:val="24"/>
          <w:szCs w:val="24"/>
        </w:rPr>
        <w:t>。</w:t>
      </w:r>
      <w:r w:rsidR="007A48C0" w:rsidRPr="007A48C0">
        <w:rPr>
          <w:rFonts w:hint="eastAsia"/>
          <w:sz w:val="24"/>
          <w:szCs w:val="24"/>
        </w:rPr>
        <w:t>具体标准是在保障信效度的前提下，会优先选择作者提供症状的译版，方便后续内容分析。若几个译版都没有提供症状，会优先选择在元分析数据中使用较多的译版</w:t>
      </w:r>
      <w:r w:rsidR="00766EB8">
        <w:rPr>
          <w:rFonts w:hint="eastAsia"/>
          <w:sz w:val="24"/>
          <w:szCs w:val="24"/>
        </w:rPr>
        <w:t>。例如，</w:t>
      </w:r>
      <w:r w:rsidR="007A48C0" w:rsidRPr="007A48C0">
        <w:rPr>
          <w:rFonts w:hint="eastAsia"/>
          <w:sz w:val="24"/>
          <w:szCs w:val="24"/>
        </w:rPr>
        <w:t>C</w:t>
      </w:r>
      <w:r w:rsidR="007A48C0" w:rsidRPr="007A48C0">
        <w:rPr>
          <w:sz w:val="24"/>
          <w:szCs w:val="24"/>
        </w:rPr>
        <w:t>ES-D</w:t>
      </w:r>
      <w:r w:rsidR="00766EB8">
        <w:rPr>
          <w:rFonts w:hint="eastAsia"/>
          <w:sz w:val="24"/>
          <w:szCs w:val="24"/>
        </w:rPr>
        <w:t>这一量表</w:t>
      </w:r>
      <w:r w:rsidR="007A48C0" w:rsidRPr="007A48C0">
        <w:rPr>
          <w:rFonts w:hint="eastAsia"/>
          <w:sz w:val="24"/>
          <w:szCs w:val="24"/>
        </w:rPr>
        <w:t>，</w:t>
      </w:r>
      <w:r w:rsidR="00766EB8">
        <w:rPr>
          <w:rFonts w:hint="eastAsia"/>
          <w:sz w:val="24"/>
          <w:szCs w:val="24"/>
        </w:rPr>
        <w:t>由</w:t>
      </w:r>
      <w:r w:rsidR="007A48C0" w:rsidRPr="007A48C0">
        <w:rPr>
          <w:sz w:val="24"/>
          <w:szCs w:val="24"/>
        </w:rPr>
        <w:fldChar w:fldCharType="begin"/>
      </w:r>
      <w:r w:rsidR="002E4108">
        <w:rPr>
          <w:sz w:val="24"/>
          <w:szCs w:val="24"/>
        </w:rPr>
        <w:instrText xml:space="preserve"> ADDIN NE.Ref.{21980601-91D3-4B28-89D8-4E05F40FD52E}</w:instrText>
      </w:r>
      <w:r w:rsidR="007A48C0" w:rsidRPr="007A48C0">
        <w:rPr>
          <w:sz w:val="24"/>
          <w:szCs w:val="24"/>
        </w:rPr>
        <w:fldChar w:fldCharType="separate"/>
      </w:r>
      <w:r w:rsidR="002E4108">
        <w:rPr>
          <w:color w:val="000000"/>
          <w:kern w:val="0"/>
          <w:sz w:val="24"/>
          <w:szCs w:val="24"/>
        </w:rPr>
        <w:t>汪向东等</w:t>
      </w:r>
      <w:r w:rsidR="002E4108">
        <w:rPr>
          <w:color w:val="000000"/>
          <w:kern w:val="0"/>
          <w:sz w:val="24"/>
          <w:szCs w:val="24"/>
        </w:rPr>
        <w:t>(1999)</w:t>
      </w:r>
      <w:r w:rsidR="007A48C0" w:rsidRPr="007A48C0">
        <w:rPr>
          <w:sz w:val="24"/>
          <w:szCs w:val="24"/>
        </w:rPr>
        <w:fldChar w:fldCharType="end"/>
      </w:r>
      <w:r w:rsidR="00766EB8">
        <w:rPr>
          <w:rFonts w:hint="eastAsia"/>
          <w:sz w:val="24"/>
          <w:szCs w:val="24"/>
        </w:rPr>
        <w:t>提供的版本</w:t>
      </w:r>
      <w:r w:rsidR="007A48C0" w:rsidRPr="007A48C0">
        <w:rPr>
          <w:rFonts w:hint="eastAsia"/>
          <w:sz w:val="24"/>
          <w:szCs w:val="24"/>
        </w:rPr>
        <w:t>使用较多，将第二十题</w:t>
      </w:r>
      <w:r w:rsidR="00766EB8">
        <w:rPr>
          <w:rFonts w:hint="eastAsia"/>
          <w:sz w:val="24"/>
          <w:szCs w:val="24"/>
        </w:rPr>
        <w:t>（插入英文）</w:t>
      </w:r>
      <w:r w:rsidR="007A48C0" w:rsidRPr="007A48C0">
        <w:rPr>
          <w:rFonts w:hint="eastAsia"/>
          <w:sz w:val="24"/>
          <w:szCs w:val="24"/>
        </w:rPr>
        <w:t>翻译为“我走路很慢”，但是</w:t>
      </w:r>
      <w:r w:rsidR="007A48C0" w:rsidRPr="007A48C0">
        <w:rPr>
          <w:sz w:val="24"/>
          <w:szCs w:val="24"/>
        </w:rPr>
        <w:fldChar w:fldCharType="begin"/>
      </w:r>
      <w:r w:rsidR="002E4108">
        <w:rPr>
          <w:sz w:val="24"/>
          <w:szCs w:val="24"/>
        </w:rPr>
        <w:instrText xml:space="preserve"> ADDIN NE.Ref.{E3E829EB-4507-44BC-9669-44A1F460F315}</w:instrText>
      </w:r>
      <w:r w:rsidR="007A48C0" w:rsidRPr="007A48C0">
        <w:rPr>
          <w:sz w:val="24"/>
          <w:szCs w:val="24"/>
        </w:rPr>
        <w:fldChar w:fldCharType="separate"/>
      </w:r>
      <w:r w:rsidR="002E4108">
        <w:rPr>
          <w:color w:val="000000"/>
          <w:kern w:val="0"/>
          <w:sz w:val="24"/>
          <w:szCs w:val="24"/>
        </w:rPr>
        <w:t>章婕等</w:t>
      </w:r>
      <w:r w:rsidR="002E4108">
        <w:rPr>
          <w:color w:val="000000"/>
          <w:kern w:val="0"/>
          <w:sz w:val="24"/>
          <w:szCs w:val="24"/>
        </w:rPr>
        <w:t>(2010)</w:t>
      </w:r>
      <w:r w:rsidR="007A48C0" w:rsidRPr="007A48C0">
        <w:rPr>
          <w:sz w:val="24"/>
          <w:szCs w:val="24"/>
        </w:rPr>
        <w:fldChar w:fldCharType="end"/>
      </w:r>
      <w:r w:rsidR="007A48C0" w:rsidRPr="007A48C0">
        <w:rPr>
          <w:rFonts w:hint="eastAsia"/>
          <w:sz w:val="24"/>
          <w:szCs w:val="24"/>
        </w:rPr>
        <w:t>指出“我走路很慢”是错误翻译</w:t>
      </w:r>
      <w:r w:rsidR="00766EB8">
        <w:rPr>
          <w:rFonts w:hint="eastAsia"/>
          <w:sz w:val="24"/>
          <w:szCs w:val="24"/>
        </w:rPr>
        <w:t>，本研究中</w:t>
      </w:r>
      <w:r w:rsidR="007A48C0" w:rsidRPr="007A48C0">
        <w:rPr>
          <w:rFonts w:hint="eastAsia"/>
          <w:sz w:val="24"/>
          <w:szCs w:val="24"/>
        </w:rPr>
        <w:t>采用</w:t>
      </w:r>
      <w:r w:rsidR="00766EB8" w:rsidRPr="007A48C0">
        <w:rPr>
          <w:sz w:val="24"/>
          <w:szCs w:val="24"/>
        </w:rPr>
        <w:fldChar w:fldCharType="begin"/>
      </w:r>
      <w:r w:rsidR="002E4108">
        <w:rPr>
          <w:sz w:val="24"/>
          <w:szCs w:val="24"/>
        </w:rPr>
        <w:instrText xml:space="preserve"> ADDIN NE.Ref.{87FD5530-89B4-4FE3-A702-171A62595BCF}</w:instrText>
      </w:r>
      <w:r w:rsidR="00766EB8" w:rsidRPr="007A48C0">
        <w:rPr>
          <w:sz w:val="24"/>
          <w:szCs w:val="24"/>
        </w:rPr>
        <w:fldChar w:fldCharType="separate"/>
      </w:r>
      <w:r w:rsidR="002E4108">
        <w:rPr>
          <w:color w:val="000000"/>
          <w:kern w:val="0"/>
          <w:sz w:val="24"/>
          <w:szCs w:val="24"/>
        </w:rPr>
        <w:t>章婕等</w:t>
      </w:r>
      <w:r w:rsidR="002E4108">
        <w:rPr>
          <w:color w:val="000000"/>
          <w:kern w:val="0"/>
          <w:sz w:val="24"/>
          <w:szCs w:val="24"/>
        </w:rPr>
        <w:t>(2010)</w:t>
      </w:r>
      <w:r w:rsidR="00766EB8" w:rsidRPr="007A48C0">
        <w:rPr>
          <w:sz w:val="24"/>
          <w:szCs w:val="24"/>
        </w:rPr>
        <w:fldChar w:fldCharType="end"/>
      </w:r>
      <w:r w:rsidR="007A48C0" w:rsidRPr="007A48C0">
        <w:rPr>
          <w:rFonts w:hint="eastAsia"/>
          <w:sz w:val="24"/>
          <w:szCs w:val="24"/>
        </w:rPr>
        <w:t>版本，</w:t>
      </w:r>
      <w:r w:rsidR="00766EB8">
        <w:rPr>
          <w:rFonts w:hint="eastAsia"/>
          <w:sz w:val="24"/>
          <w:szCs w:val="24"/>
        </w:rPr>
        <w:t>其翻译为</w:t>
      </w:r>
      <w:r w:rsidR="007A48C0" w:rsidRPr="007A48C0">
        <w:rPr>
          <w:rFonts w:hint="eastAsia"/>
          <w:sz w:val="24"/>
          <w:szCs w:val="24"/>
        </w:rPr>
        <w:t>“我提不起劲儿来做事”。</w:t>
      </w:r>
    </w:p>
    <w:p w14:paraId="7218261C" w14:textId="03D92CCC" w:rsidR="00A52E91" w:rsidRPr="007A48C0" w:rsidRDefault="007A48C0" w:rsidP="009A1041">
      <w:pPr>
        <w:spacing w:line="360" w:lineRule="auto"/>
        <w:ind w:firstLineChars="200" w:firstLine="480"/>
        <w:rPr>
          <w:sz w:val="24"/>
          <w:szCs w:val="24"/>
        </w:rPr>
        <w:sectPr w:rsidR="00A52E91" w:rsidRPr="007A48C0" w:rsidSect="00301A4E">
          <w:pgSz w:w="11906" w:h="16838"/>
          <w:pgMar w:top="1440" w:right="1797" w:bottom="1440" w:left="1797" w:header="851" w:footer="992" w:gutter="0"/>
          <w:cols w:space="720"/>
          <w:docGrid w:linePitch="381"/>
        </w:sectPr>
      </w:pPr>
      <w:r>
        <w:rPr>
          <w:rFonts w:hint="eastAsia"/>
          <w:sz w:val="24"/>
          <w:szCs w:val="24"/>
        </w:rPr>
        <w:t>在上述</w:t>
      </w:r>
      <w:r>
        <w:rPr>
          <w:sz w:val="24"/>
          <w:szCs w:val="24"/>
        </w:rPr>
        <w:t>34</w:t>
      </w:r>
      <w:r>
        <w:rPr>
          <w:rFonts w:hint="eastAsia"/>
          <w:sz w:val="24"/>
          <w:szCs w:val="24"/>
        </w:rPr>
        <w:t>个量表中，</w:t>
      </w:r>
      <w:r w:rsidRPr="00850F10">
        <w:rPr>
          <w:sz w:val="24"/>
          <w:szCs w:val="24"/>
        </w:rPr>
        <w:t>儿童和青少年迷你国际神经精神访谈</w:t>
      </w:r>
      <w:r w:rsidRPr="00850F10">
        <w:rPr>
          <w:sz w:val="24"/>
          <w:szCs w:val="24"/>
        </w:rPr>
        <w:t>(Mini-KID)</w:t>
      </w:r>
      <w:r w:rsidRPr="00850F10">
        <w:rPr>
          <w:rFonts w:hint="eastAsia"/>
          <w:sz w:val="24"/>
          <w:szCs w:val="24"/>
        </w:rPr>
        <w:t>、</w:t>
      </w:r>
      <w:r w:rsidRPr="00850F10">
        <w:rPr>
          <w:sz w:val="24"/>
          <w:szCs w:val="24"/>
        </w:rPr>
        <w:t>国际疾病分类</w:t>
      </w:r>
      <w:r w:rsidRPr="00850F10">
        <w:rPr>
          <w:sz w:val="24"/>
          <w:szCs w:val="24"/>
        </w:rPr>
        <w:t>-10(WHO-CIDI 3.0)</w:t>
      </w:r>
      <w:r w:rsidRPr="00850F10">
        <w:rPr>
          <w:rFonts w:hint="eastAsia"/>
          <w:sz w:val="24"/>
          <w:szCs w:val="24"/>
        </w:rPr>
        <w:t>、</w:t>
      </w:r>
      <w:r w:rsidRPr="00850F10">
        <w:rPr>
          <w:sz w:val="24"/>
          <w:szCs w:val="24"/>
        </w:rPr>
        <w:t>心理健康测查表（</w:t>
      </w:r>
      <w:r w:rsidRPr="00850F10">
        <w:rPr>
          <w:sz w:val="24"/>
          <w:szCs w:val="24"/>
        </w:rPr>
        <w:t>PHI</w:t>
      </w:r>
      <w:r w:rsidRPr="00850F10">
        <w:rPr>
          <w:sz w:val="24"/>
          <w:szCs w:val="24"/>
        </w:rPr>
        <w:t>）</w:t>
      </w:r>
      <w:r w:rsidRPr="00850F10">
        <w:rPr>
          <w:rFonts w:hint="eastAsia"/>
          <w:sz w:val="24"/>
          <w:szCs w:val="24"/>
        </w:rPr>
        <w:t>、</w:t>
      </w:r>
      <w:r w:rsidRPr="00850F10">
        <w:rPr>
          <w:rFonts w:hint="eastAsia"/>
          <w:sz w:val="24"/>
          <w:szCs w:val="24"/>
        </w:rPr>
        <w:t>S</w:t>
      </w:r>
      <w:r w:rsidRPr="00850F10">
        <w:rPr>
          <w:sz w:val="24"/>
          <w:szCs w:val="24"/>
        </w:rPr>
        <w:t>CL-45</w:t>
      </w:r>
      <w:r w:rsidRPr="00850F10">
        <w:rPr>
          <w:rFonts w:hint="eastAsia"/>
          <w:sz w:val="24"/>
          <w:szCs w:val="24"/>
        </w:rPr>
        <w:t>未</w:t>
      </w:r>
      <w:r>
        <w:rPr>
          <w:rFonts w:hint="eastAsia"/>
          <w:sz w:val="24"/>
          <w:szCs w:val="24"/>
        </w:rPr>
        <w:t>能</w:t>
      </w:r>
      <w:r w:rsidRPr="00850F10">
        <w:rPr>
          <w:rFonts w:hint="eastAsia"/>
          <w:sz w:val="24"/>
          <w:szCs w:val="24"/>
        </w:rPr>
        <w:t>获得题目，</w:t>
      </w:r>
      <w:r w:rsidRPr="00850F10">
        <w:rPr>
          <w:sz w:val="24"/>
          <w:szCs w:val="24"/>
        </w:rPr>
        <w:t>Beck</w:t>
      </w:r>
      <w:r w:rsidRPr="00850F10">
        <w:rPr>
          <w:sz w:val="24"/>
          <w:szCs w:val="24"/>
        </w:rPr>
        <w:t>抑郁量表（张雨新</w:t>
      </w:r>
      <w:r w:rsidRPr="00850F10">
        <w:rPr>
          <w:sz w:val="24"/>
          <w:szCs w:val="24"/>
        </w:rPr>
        <w:t>1990</w:t>
      </w:r>
      <w:r w:rsidRPr="00850F10">
        <w:rPr>
          <w:sz w:val="24"/>
          <w:szCs w:val="24"/>
        </w:rPr>
        <w:t>修订）</w:t>
      </w:r>
      <w:r>
        <w:rPr>
          <w:rFonts w:hint="eastAsia"/>
          <w:sz w:val="24"/>
          <w:szCs w:val="24"/>
        </w:rPr>
        <w:t>和</w:t>
      </w:r>
      <w:r w:rsidRPr="00850F10">
        <w:rPr>
          <w:sz w:val="24"/>
          <w:szCs w:val="24"/>
        </w:rPr>
        <w:t>简式抑郁量表</w:t>
      </w:r>
      <w:r w:rsidRPr="00850F10">
        <w:rPr>
          <w:sz w:val="24"/>
          <w:szCs w:val="24"/>
        </w:rPr>
        <w:t>(Andrensen_1994</w:t>
      </w:r>
      <w:r w:rsidRPr="00850F10">
        <w:rPr>
          <w:sz w:val="24"/>
          <w:szCs w:val="24"/>
        </w:rPr>
        <w:t>）</w:t>
      </w:r>
      <w:r w:rsidR="008B3B1D">
        <w:rPr>
          <w:rFonts w:hint="eastAsia"/>
          <w:sz w:val="24"/>
          <w:szCs w:val="24"/>
        </w:rPr>
        <w:t>在元分析所纳入的文章中仅</w:t>
      </w:r>
      <w:r>
        <w:rPr>
          <w:rFonts w:hint="eastAsia"/>
          <w:sz w:val="24"/>
          <w:szCs w:val="24"/>
        </w:rPr>
        <w:t>提供问卷名，</w:t>
      </w:r>
      <w:r w:rsidR="008B3B1D">
        <w:rPr>
          <w:rFonts w:hint="eastAsia"/>
          <w:sz w:val="24"/>
          <w:szCs w:val="24"/>
        </w:rPr>
        <w:t>没有条目信息及参考文献</w:t>
      </w:r>
      <w:r>
        <w:rPr>
          <w:rFonts w:hint="eastAsia"/>
          <w:sz w:val="24"/>
          <w:szCs w:val="24"/>
        </w:rPr>
        <w:t>，</w:t>
      </w:r>
      <w:r w:rsidRPr="003C2AC8">
        <w:rPr>
          <w:rFonts w:hint="eastAsia"/>
          <w:sz w:val="24"/>
          <w:szCs w:val="24"/>
        </w:rPr>
        <w:t>因此</w:t>
      </w:r>
      <w:r w:rsidR="008B3B1D">
        <w:rPr>
          <w:rFonts w:hint="eastAsia"/>
          <w:sz w:val="24"/>
          <w:szCs w:val="24"/>
        </w:rPr>
        <w:t>无法被纳入到本研究</w:t>
      </w:r>
      <w:r>
        <w:rPr>
          <w:rFonts w:hint="eastAsia"/>
          <w:sz w:val="24"/>
          <w:szCs w:val="24"/>
        </w:rPr>
        <w:t>。</w:t>
      </w:r>
      <w:r w:rsidR="008B3B1D">
        <w:rPr>
          <w:rFonts w:hint="eastAsia"/>
          <w:sz w:val="24"/>
          <w:szCs w:val="24"/>
        </w:rPr>
        <w:t>另外，在</w:t>
      </w:r>
      <w:r>
        <w:rPr>
          <w:rFonts w:hint="eastAsia"/>
          <w:sz w:val="24"/>
          <w:szCs w:val="24"/>
        </w:rPr>
        <w:t>纳入分析的量表中，</w:t>
      </w:r>
      <w:r>
        <w:rPr>
          <w:sz w:val="24"/>
          <w:szCs w:val="24"/>
        </w:rPr>
        <w:t>Achenbach</w:t>
      </w:r>
      <w:r>
        <w:rPr>
          <w:rFonts w:hint="eastAsia"/>
          <w:sz w:val="24"/>
          <w:szCs w:val="24"/>
        </w:rPr>
        <w:t>儿童行为量表</w:t>
      </w:r>
      <w:r>
        <w:rPr>
          <w:sz w:val="24"/>
          <w:szCs w:val="24"/>
        </w:rPr>
        <w:t>(CBCL)</w:t>
      </w:r>
      <w:r>
        <w:rPr>
          <w:rFonts w:hint="eastAsia"/>
          <w:sz w:val="24"/>
          <w:szCs w:val="24"/>
        </w:rPr>
        <w:t>包括男生版本和女生版本</w:t>
      </w:r>
      <w:r w:rsidR="008B3B1D">
        <w:rPr>
          <w:rFonts w:hint="eastAsia"/>
          <w:sz w:val="24"/>
          <w:szCs w:val="24"/>
        </w:rPr>
        <w:t>。</w:t>
      </w:r>
      <w:r w:rsidR="00BC6158" w:rsidRPr="00BC6158">
        <w:rPr>
          <w:color w:val="000000"/>
          <w:sz w:val="24"/>
          <w:szCs w:val="24"/>
        </w:rPr>
        <w:fldChar w:fldCharType="begin"/>
      </w:r>
      <w:r w:rsidR="002E4108">
        <w:rPr>
          <w:color w:val="000000"/>
          <w:sz w:val="24"/>
          <w:szCs w:val="24"/>
        </w:rPr>
        <w:instrText xml:space="preserve"> ADDIN NE.Ref.{BFEFD895-CABC-4DBB-A28B-24CF5E8482F8}</w:instrText>
      </w:r>
      <w:r w:rsidR="00BC6158" w:rsidRPr="00BC6158">
        <w:rPr>
          <w:color w:val="000000"/>
          <w:sz w:val="24"/>
          <w:szCs w:val="24"/>
        </w:rPr>
        <w:fldChar w:fldCharType="separate"/>
      </w:r>
      <w:r w:rsidR="002E4108">
        <w:rPr>
          <w:color w:val="000000"/>
          <w:kern w:val="0"/>
          <w:sz w:val="24"/>
          <w:szCs w:val="24"/>
        </w:rPr>
        <w:t>Gu &amp; Chen(2020)</w:t>
      </w:r>
      <w:r w:rsidR="00BC6158" w:rsidRPr="00BC6158">
        <w:rPr>
          <w:color w:val="000000"/>
          <w:sz w:val="24"/>
          <w:szCs w:val="24"/>
        </w:rPr>
        <w:fldChar w:fldCharType="end"/>
      </w:r>
      <w:r w:rsidR="00BC6158">
        <w:rPr>
          <w:rFonts w:hint="eastAsia"/>
          <w:color w:val="000000"/>
          <w:sz w:val="24"/>
          <w:szCs w:val="24"/>
        </w:rPr>
        <w:t>是自编问卷，采用一道题目测量为“</w:t>
      </w:r>
      <w:r w:rsidR="00BC6158" w:rsidRPr="00BC6158">
        <w:rPr>
          <w:color w:val="000000"/>
          <w:sz w:val="24"/>
          <w:szCs w:val="24"/>
        </w:rPr>
        <w:t>During the past 12 months, did you ever</w:t>
      </w:r>
      <w:r w:rsidR="00BC6158">
        <w:rPr>
          <w:rFonts w:hint="eastAsia"/>
          <w:color w:val="000000"/>
          <w:sz w:val="24"/>
          <w:szCs w:val="24"/>
        </w:rPr>
        <w:t xml:space="preserve"> </w:t>
      </w:r>
      <w:r w:rsidR="00BC6158" w:rsidRPr="00BC6158">
        <w:rPr>
          <w:color w:val="000000"/>
          <w:sz w:val="24"/>
          <w:szCs w:val="24"/>
        </w:rPr>
        <w:t>feel so sad or hopeless almost every day for two weeks or more in a row that you stopped doing your</w:t>
      </w:r>
      <w:r w:rsidR="00BC6158" w:rsidRPr="00BC6158">
        <w:rPr>
          <w:rFonts w:hint="eastAsia"/>
          <w:color w:val="000000"/>
          <w:sz w:val="24"/>
          <w:szCs w:val="24"/>
        </w:rPr>
        <w:t xml:space="preserve"> </w:t>
      </w:r>
      <w:r w:rsidR="00BC6158" w:rsidRPr="00BC6158">
        <w:rPr>
          <w:color w:val="000000"/>
          <w:sz w:val="24"/>
          <w:szCs w:val="24"/>
        </w:rPr>
        <w:t>usual activities?</w:t>
      </w:r>
      <w:r w:rsidR="00BC6158" w:rsidRPr="00BC6158">
        <w:rPr>
          <w:rFonts w:hint="eastAsia"/>
          <w:color w:val="000000"/>
          <w:sz w:val="24"/>
          <w:szCs w:val="24"/>
        </w:rPr>
        <w:t>”而</w:t>
      </w:r>
      <w:r w:rsidR="00BC6158" w:rsidRPr="00BC6158">
        <w:rPr>
          <w:sz w:val="24"/>
          <w:szCs w:val="24"/>
        </w:rPr>
        <w:fldChar w:fldCharType="begin"/>
      </w:r>
      <w:r w:rsidR="002E4108">
        <w:rPr>
          <w:sz w:val="24"/>
          <w:szCs w:val="24"/>
        </w:rPr>
        <w:instrText xml:space="preserve"> ADDIN NE.Ref.{2FE9511F-DFFF-41CD-BDCA-F2D638F624E4}</w:instrText>
      </w:r>
      <w:r w:rsidR="00BC6158" w:rsidRPr="00BC6158">
        <w:rPr>
          <w:sz w:val="24"/>
          <w:szCs w:val="24"/>
        </w:rPr>
        <w:fldChar w:fldCharType="separate"/>
      </w:r>
      <w:r w:rsidR="002E4108">
        <w:rPr>
          <w:color w:val="000000"/>
          <w:kern w:val="0"/>
          <w:sz w:val="24"/>
          <w:szCs w:val="24"/>
        </w:rPr>
        <w:t>季成叶</w:t>
      </w:r>
      <w:r w:rsidR="002E4108">
        <w:rPr>
          <w:color w:val="000000"/>
          <w:kern w:val="0"/>
          <w:sz w:val="24"/>
          <w:szCs w:val="24"/>
        </w:rPr>
        <w:t>(2007)</w:t>
      </w:r>
      <w:r w:rsidR="00BC6158" w:rsidRPr="00BC6158">
        <w:rPr>
          <w:sz w:val="24"/>
          <w:szCs w:val="24"/>
        </w:rPr>
        <w:fldChar w:fldCharType="end"/>
      </w:r>
      <w:r w:rsidR="00BC6158" w:rsidRPr="00BC6158">
        <w:rPr>
          <w:rFonts w:hint="eastAsia"/>
          <w:sz w:val="24"/>
          <w:szCs w:val="24"/>
        </w:rPr>
        <w:t>亦采用一道题目测量为“抑郁指最近</w:t>
      </w:r>
      <w:r w:rsidR="00BC6158" w:rsidRPr="00BC6158">
        <w:rPr>
          <w:rFonts w:hint="eastAsia"/>
          <w:sz w:val="24"/>
          <w:szCs w:val="24"/>
        </w:rPr>
        <w:t xml:space="preserve"> 12</w:t>
      </w:r>
      <w:r w:rsidR="00BC6158" w:rsidRPr="00BC6158">
        <w:rPr>
          <w:rFonts w:hint="eastAsia"/>
          <w:sz w:val="24"/>
          <w:szCs w:val="24"/>
        </w:rPr>
        <w:t>个月内连续≥</w:t>
      </w:r>
      <w:r w:rsidR="00BC6158" w:rsidRPr="00BC6158">
        <w:rPr>
          <w:rFonts w:hint="eastAsia"/>
          <w:sz w:val="24"/>
          <w:szCs w:val="24"/>
        </w:rPr>
        <w:t xml:space="preserve">2 </w:t>
      </w:r>
      <w:r w:rsidR="00BC6158" w:rsidRPr="00BC6158">
        <w:rPr>
          <w:rFonts w:hint="eastAsia"/>
          <w:sz w:val="24"/>
          <w:szCs w:val="24"/>
        </w:rPr>
        <w:t>周感到非常伤心或绝望而停止平常的活动。”因此我们将二者合并，最终只保留下</w:t>
      </w:r>
      <w:r w:rsidR="00BC6158" w:rsidRPr="00BC6158">
        <w:rPr>
          <w:color w:val="2A2B2E"/>
          <w:sz w:val="24"/>
          <w:szCs w:val="24"/>
          <w:shd w:val="clear" w:color="auto" w:fill="FFFFFF"/>
        </w:rPr>
        <w:t>（</w:t>
      </w:r>
      <w:r w:rsidR="00BC6158" w:rsidRPr="00BC6158">
        <w:rPr>
          <w:color w:val="2A2B2E"/>
          <w:sz w:val="24"/>
          <w:szCs w:val="24"/>
          <w:shd w:val="clear" w:color="auto" w:fill="FFFFFF"/>
        </w:rPr>
        <w:t>Ji_2007</w:t>
      </w:r>
      <w:r w:rsidR="00BC6158" w:rsidRPr="00BC6158">
        <w:rPr>
          <w:color w:val="2A2B2E"/>
          <w:sz w:val="24"/>
          <w:szCs w:val="24"/>
          <w:shd w:val="clear" w:color="auto" w:fill="FFFFFF"/>
        </w:rPr>
        <w:t>）</w:t>
      </w:r>
      <w:r w:rsidR="00BC6158" w:rsidRPr="00BC6158">
        <w:rPr>
          <w:rFonts w:hint="eastAsia"/>
          <w:color w:val="2A2B2E"/>
          <w:sz w:val="24"/>
          <w:szCs w:val="24"/>
          <w:shd w:val="clear" w:color="auto" w:fill="FFFFFF"/>
        </w:rPr>
        <w:t>。</w:t>
      </w:r>
      <w:r w:rsidR="008B3B1D">
        <w:rPr>
          <w:rFonts w:hint="eastAsia"/>
          <w:sz w:val="24"/>
          <w:szCs w:val="24"/>
        </w:rPr>
        <w:t>因此，</w:t>
      </w:r>
      <w:r>
        <w:rPr>
          <w:rFonts w:hint="eastAsia"/>
          <w:sz w:val="24"/>
          <w:szCs w:val="24"/>
        </w:rPr>
        <w:t>最终</w:t>
      </w:r>
      <w:r w:rsidR="008B3B1D">
        <w:rPr>
          <w:rFonts w:hint="eastAsia"/>
          <w:sz w:val="24"/>
          <w:szCs w:val="24"/>
        </w:rPr>
        <w:t>纳入分析的量表包括</w:t>
      </w:r>
      <w:r w:rsidRPr="00850F10">
        <w:rPr>
          <w:rFonts w:hint="eastAsia"/>
          <w:sz w:val="24"/>
          <w:szCs w:val="24"/>
        </w:rPr>
        <w:t>2</w:t>
      </w:r>
      <w:r w:rsidR="00BC6158">
        <w:rPr>
          <w:sz w:val="24"/>
          <w:szCs w:val="24"/>
        </w:rPr>
        <w:t>7</w:t>
      </w:r>
      <w:r w:rsidRPr="00850F10">
        <w:rPr>
          <w:rFonts w:hint="eastAsia"/>
          <w:sz w:val="24"/>
          <w:szCs w:val="24"/>
        </w:rPr>
        <w:t>个</w:t>
      </w:r>
      <w:r w:rsidR="008B3B1D">
        <w:rPr>
          <w:rFonts w:hint="eastAsia"/>
          <w:sz w:val="24"/>
          <w:szCs w:val="24"/>
        </w:rPr>
        <w:t>可以获得条目的</w:t>
      </w:r>
      <w:r w:rsidRPr="00850F10">
        <w:rPr>
          <w:rFonts w:hint="eastAsia"/>
          <w:sz w:val="24"/>
          <w:szCs w:val="24"/>
        </w:rPr>
        <w:t>量表。</w:t>
      </w:r>
      <w:r w:rsidR="008B3B1D">
        <w:rPr>
          <w:rFonts w:hint="eastAsia"/>
          <w:sz w:val="24"/>
          <w:szCs w:val="24"/>
        </w:rPr>
        <w:t>关于各</w:t>
      </w:r>
      <w:r w:rsidR="008B3B1D" w:rsidRPr="00850F10">
        <w:rPr>
          <w:rFonts w:hint="eastAsia"/>
          <w:sz w:val="24"/>
          <w:szCs w:val="24"/>
        </w:rPr>
        <w:t>量表题目来源</w:t>
      </w:r>
      <w:r w:rsidR="008B3B1D">
        <w:rPr>
          <w:rFonts w:hint="eastAsia"/>
          <w:sz w:val="24"/>
          <w:szCs w:val="24"/>
        </w:rPr>
        <w:t>、在上述四个</w:t>
      </w:r>
      <w:r w:rsidR="008B3B1D" w:rsidRPr="00850F10">
        <w:rPr>
          <w:rFonts w:hint="eastAsia"/>
          <w:sz w:val="24"/>
          <w:szCs w:val="24"/>
        </w:rPr>
        <w:t>元分析</w:t>
      </w:r>
      <w:r w:rsidR="008B3B1D">
        <w:rPr>
          <w:rFonts w:hint="eastAsia"/>
          <w:sz w:val="24"/>
          <w:szCs w:val="24"/>
        </w:rPr>
        <w:t>收集文章中使用的次数以及上述四个</w:t>
      </w:r>
      <w:r w:rsidR="008B3B1D" w:rsidRPr="00850F10">
        <w:rPr>
          <w:sz w:val="24"/>
          <w:szCs w:val="24"/>
        </w:rPr>
        <w:t>元分析中</w:t>
      </w:r>
      <w:r w:rsidR="008B3B1D">
        <w:rPr>
          <w:rFonts w:hint="eastAsia"/>
          <w:sz w:val="24"/>
          <w:szCs w:val="24"/>
        </w:rPr>
        <w:t>各文章使用问卷不同版本</w:t>
      </w:r>
      <w:r w:rsidR="008B3B1D" w:rsidRPr="00850F10">
        <w:rPr>
          <w:rFonts w:hint="eastAsia"/>
          <w:sz w:val="24"/>
          <w:szCs w:val="24"/>
        </w:rPr>
        <w:t>的全部来源</w:t>
      </w:r>
      <w:r w:rsidR="008B3B1D">
        <w:rPr>
          <w:rFonts w:hint="eastAsia"/>
          <w:sz w:val="24"/>
          <w:szCs w:val="24"/>
        </w:rPr>
        <w:t>的详细信息，参</w:t>
      </w:r>
      <w:r w:rsidR="008B3B1D" w:rsidRPr="00850F10">
        <w:rPr>
          <w:rFonts w:hint="eastAsia"/>
          <w:sz w:val="24"/>
          <w:szCs w:val="24"/>
        </w:rPr>
        <w:t>见表</w:t>
      </w:r>
      <w:r w:rsidR="008B3B1D" w:rsidRPr="00850F10">
        <w:rPr>
          <w:sz w:val="24"/>
          <w:szCs w:val="24"/>
        </w:rPr>
        <w:t>1</w:t>
      </w:r>
      <w:r w:rsidR="008B3B1D" w:rsidRPr="00850F10">
        <w:rPr>
          <w:rFonts w:hint="eastAsia"/>
          <w:sz w:val="24"/>
          <w:szCs w:val="24"/>
        </w:rPr>
        <w:t>。</w:t>
      </w:r>
    </w:p>
    <w:p w14:paraId="19A67FD9" w14:textId="77777777" w:rsidR="00277FAE" w:rsidRDefault="00A52E91" w:rsidP="00A52E91">
      <w:pPr>
        <w:spacing w:line="360" w:lineRule="auto"/>
        <w:ind w:firstLineChars="1400" w:firstLine="3920"/>
        <w:rPr>
          <w:color w:val="000000" w:themeColor="text1"/>
          <w:sz w:val="24"/>
          <w:szCs w:val="24"/>
        </w:rPr>
      </w:pPr>
      <w:r>
        <w:rPr>
          <w:noProof/>
        </w:rPr>
        <w:lastRenderedPageBreak/>
        <w:drawing>
          <wp:anchor distT="0" distB="0" distL="114300" distR="114300" simplePos="0" relativeHeight="251657216" behindDoc="1" locked="0" layoutInCell="1" allowOverlap="1" wp14:anchorId="059A4646" wp14:editId="78F79E32">
            <wp:simplePos x="0" y="0"/>
            <wp:positionH relativeFrom="margin">
              <wp:align>right</wp:align>
            </wp:positionH>
            <wp:positionV relativeFrom="paragraph">
              <wp:posOffset>135869</wp:posOffset>
            </wp:positionV>
            <wp:extent cx="9044108" cy="5236264"/>
            <wp:effectExtent l="0" t="0" r="5080" b="2540"/>
            <wp:wrapNone/>
            <wp:docPr id="60160615"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0615" name=""/>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9044108" cy="5236264"/>
                    </a:xfrm>
                    <a:prstGeom prst="rect">
                      <a:avLst/>
                    </a:prstGeom>
                  </pic:spPr>
                </pic:pic>
              </a:graphicData>
            </a:graphic>
            <wp14:sizeRelH relativeFrom="page">
              <wp14:pctWidth>0</wp14:pctWidth>
            </wp14:sizeRelH>
            <wp14:sizeRelV relativeFrom="page">
              <wp14:pctHeight>0</wp14:pctHeight>
            </wp14:sizeRelV>
          </wp:anchor>
        </w:drawing>
      </w:r>
      <w:r>
        <w:rPr>
          <w:rFonts w:hint="eastAsia"/>
          <w:color w:val="000000" w:themeColor="text1"/>
          <w:sz w:val="24"/>
          <w:szCs w:val="24"/>
        </w:rPr>
        <w:t>图</w:t>
      </w:r>
      <w:r>
        <w:rPr>
          <w:rFonts w:hint="eastAsia"/>
          <w:color w:val="000000" w:themeColor="text1"/>
          <w:sz w:val="24"/>
          <w:szCs w:val="24"/>
        </w:rPr>
        <w:t>1</w:t>
      </w:r>
      <w:r>
        <w:rPr>
          <w:color w:val="000000" w:themeColor="text1"/>
          <w:sz w:val="24"/>
          <w:szCs w:val="24"/>
        </w:rPr>
        <w:t xml:space="preserve"> </w:t>
      </w:r>
      <w:r>
        <w:rPr>
          <w:rFonts w:hint="eastAsia"/>
          <w:color w:val="000000" w:themeColor="text1"/>
          <w:sz w:val="24"/>
          <w:szCs w:val="24"/>
        </w:rPr>
        <w:t>内容分析流程图</w:t>
      </w:r>
    </w:p>
    <w:p w14:paraId="0197B445" w14:textId="77777777" w:rsidR="00A52E91" w:rsidRDefault="00A52E91" w:rsidP="00A52E91">
      <w:pPr>
        <w:spacing w:line="360" w:lineRule="auto"/>
        <w:ind w:firstLineChars="2100" w:firstLine="5040"/>
        <w:rPr>
          <w:color w:val="000000" w:themeColor="text1"/>
          <w:sz w:val="24"/>
          <w:szCs w:val="24"/>
        </w:rPr>
      </w:pPr>
    </w:p>
    <w:p w14:paraId="6C584102" w14:textId="77777777" w:rsidR="00A52E91" w:rsidRDefault="00A52E91" w:rsidP="00A52E91">
      <w:pPr>
        <w:spacing w:line="360" w:lineRule="auto"/>
        <w:ind w:firstLineChars="2100" w:firstLine="5040"/>
        <w:rPr>
          <w:color w:val="000000" w:themeColor="text1"/>
          <w:sz w:val="24"/>
          <w:szCs w:val="24"/>
        </w:rPr>
      </w:pPr>
    </w:p>
    <w:p w14:paraId="1F070329" w14:textId="77777777" w:rsidR="00A52E91" w:rsidRDefault="00A52E91" w:rsidP="00A52E91">
      <w:pPr>
        <w:spacing w:line="360" w:lineRule="auto"/>
        <w:ind w:firstLineChars="2100" w:firstLine="5040"/>
        <w:rPr>
          <w:color w:val="000000" w:themeColor="text1"/>
          <w:sz w:val="24"/>
          <w:szCs w:val="24"/>
        </w:rPr>
      </w:pPr>
    </w:p>
    <w:p w14:paraId="0487F801" w14:textId="77777777" w:rsidR="00A52E91" w:rsidRDefault="00A52E91" w:rsidP="00A52E91">
      <w:pPr>
        <w:spacing w:line="360" w:lineRule="auto"/>
        <w:ind w:firstLineChars="2100" w:firstLine="5040"/>
        <w:rPr>
          <w:color w:val="000000" w:themeColor="text1"/>
          <w:sz w:val="24"/>
          <w:szCs w:val="24"/>
        </w:rPr>
      </w:pPr>
    </w:p>
    <w:p w14:paraId="51FE3EB9" w14:textId="77777777" w:rsidR="00A52E91" w:rsidRDefault="00A52E91" w:rsidP="00A52E91">
      <w:pPr>
        <w:spacing w:line="360" w:lineRule="auto"/>
        <w:ind w:firstLineChars="2100" w:firstLine="5040"/>
        <w:rPr>
          <w:color w:val="000000" w:themeColor="text1"/>
          <w:sz w:val="24"/>
          <w:szCs w:val="24"/>
        </w:rPr>
      </w:pPr>
    </w:p>
    <w:p w14:paraId="550E3283" w14:textId="77777777" w:rsidR="00A52E91" w:rsidRDefault="00A52E91" w:rsidP="00A52E91">
      <w:pPr>
        <w:spacing w:line="360" w:lineRule="auto"/>
        <w:ind w:firstLineChars="2100" w:firstLine="5040"/>
        <w:rPr>
          <w:color w:val="000000" w:themeColor="text1"/>
          <w:sz w:val="24"/>
          <w:szCs w:val="24"/>
        </w:rPr>
      </w:pPr>
    </w:p>
    <w:p w14:paraId="5C7159A5" w14:textId="77777777" w:rsidR="00A52E91" w:rsidRDefault="00A52E91" w:rsidP="00A52E91">
      <w:pPr>
        <w:spacing w:line="360" w:lineRule="auto"/>
        <w:ind w:firstLineChars="2100" w:firstLine="5040"/>
        <w:rPr>
          <w:color w:val="000000" w:themeColor="text1"/>
          <w:sz w:val="24"/>
          <w:szCs w:val="24"/>
        </w:rPr>
      </w:pPr>
    </w:p>
    <w:p w14:paraId="37DE00BE" w14:textId="77777777" w:rsidR="00A52E91" w:rsidRDefault="00A52E91" w:rsidP="00A52E91">
      <w:pPr>
        <w:spacing w:line="360" w:lineRule="auto"/>
        <w:ind w:firstLineChars="2100" w:firstLine="5040"/>
        <w:rPr>
          <w:color w:val="000000" w:themeColor="text1"/>
          <w:sz w:val="24"/>
          <w:szCs w:val="24"/>
        </w:rPr>
      </w:pPr>
    </w:p>
    <w:p w14:paraId="5B18A315" w14:textId="77777777" w:rsidR="00A52E91" w:rsidRDefault="00A52E91" w:rsidP="00A52E91">
      <w:pPr>
        <w:spacing w:line="360" w:lineRule="auto"/>
        <w:ind w:firstLineChars="2100" w:firstLine="5040"/>
        <w:rPr>
          <w:color w:val="000000" w:themeColor="text1"/>
          <w:sz w:val="24"/>
          <w:szCs w:val="24"/>
        </w:rPr>
      </w:pPr>
    </w:p>
    <w:p w14:paraId="2451E170" w14:textId="77777777" w:rsidR="00A52E91" w:rsidRDefault="00A52E91" w:rsidP="00A52E91">
      <w:pPr>
        <w:spacing w:line="360" w:lineRule="auto"/>
        <w:ind w:firstLineChars="2100" w:firstLine="5040"/>
        <w:rPr>
          <w:color w:val="000000" w:themeColor="text1"/>
          <w:sz w:val="24"/>
          <w:szCs w:val="24"/>
        </w:rPr>
      </w:pPr>
    </w:p>
    <w:p w14:paraId="3054DB5B" w14:textId="77777777" w:rsidR="00A52E91" w:rsidRDefault="00A52E91" w:rsidP="00A52E91">
      <w:pPr>
        <w:spacing w:line="360" w:lineRule="auto"/>
        <w:ind w:firstLineChars="2100" w:firstLine="5040"/>
        <w:rPr>
          <w:color w:val="000000" w:themeColor="text1"/>
          <w:sz w:val="24"/>
          <w:szCs w:val="24"/>
        </w:rPr>
      </w:pPr>
    </w:p>
    <w:p w14:paraId="5D8B5EFD" w14:textId="77777777" w:rsidR="00A52E91" w:rsidRDefault="00A52E91" w:rsidP="00A52E91">
      <w:pPr>
        <w:spacing w:line="360" w:lineRule="auto"/>
        <w:ind w:firstLineChars="2100" w:firstLine="5040"/>
        <w:rPr>
          <w:color w:val="000000" w:themeColor="text1"/>
          <w:sz w:val="24"/>
          <w:szCs w:val="24"/>
        </w:rPr>
      </w:pPr>
    </w:p>
    <w:p w14:paraId="7DC40367" w14:textId="77777777" w:rsidR="00A52E91" w:rsidRDefault="00A52E91" w:rsidP="00A52E91">
      <w:pPr>
        <w:spacing w:line="360" w:lineRule="auto"/>
        <w:ind w:firstLineChars="2100" w:firstLine="5040"/>
        <w:rPr>
          <w:color w:val="000000" w:themeColor="text1"/>
          <w:sz w:val="24"/>
          <w:szCs w:val="24"/>
        </w:rPr>
      </w:pPr>
    </w:p>
    <w:p w14:paraId="5DD9E179" w14:textId="77777777" w:rsidR="00A52E91" w:rsidRDefault="00A52E91" w:rsidP="00A52E91">
      <w:pPr>
        <w:spacing w:line="360" w:lineRule="auto"/>
        <w:ind w:firstLineChars="2100" w:firstLine="5040"/>
        <w:rPr>
          <w:color w:val="000000" w:themeColor="text1"/>
          <w:sz w:val="24"/>
          <w:szCs w:val="24"/>
        </w:rPr>
      </w:pPr>
    </w:p>
    <w:p w14:paraId="7D4CA8B2" w14:textId="77777777" w:rsidR="00A52E91" w:rsidRDefault="00A52E91" w:rsidP="00A52E91">
      <w:pPr>
        <w:spacing w:line="360" w:lineRule="auto"/>
        <w:ind w:firstLineChars="2100" w:firstLine="5040"/>
        <w:rPr>
          <w:color w:val="000000" w:themeColor="text1"/>
          <w:sz w:val="24"/>
          <w:szCs w:val="24"/>
        </w:rPr>
      </w:pPr>
    </w:p>
    <w:p w14:paraId="2ACAF7AE" w14:textId="77777777" w:rsidR="00A52E91" w:rsidRDefault="00A52E91" w:rsidP="00A52E91">
      <w:pPr>
        <w:spacing w:line="360" w:lineRule="auto"/>
        <w:ind w:firstLineChars="2100" w:firstLine="5040"/>
        <w:rPr>
          <w:color w:val="000000" w:themeColor="text1"/>
          <w:sz w:val="24"/>
          <w:szCs w:val="24"/>
        </w:rPr>
      </w:pPr>
    </w:p>
    <w:p w14:paraId="767D2168" w14:textId="77777777" w:rsidR="00A52E91" w:rsidRDefault="00A52E91" w:rsidP="00A52E91">
      <w:pPr>
        <w:spacing w:line="360" w:lineRule="auto"/>
        <w:ind w:firstLineChars="2100" w:firstLine="5040"/>
        <w:rPr>
          <w:color w:val="000000" w:themeColor="text1"/>
          <w:sz w:val="24"/>
          <w:szCs w:val="24"/>
        </w:rPr>
      </w:pPr>
    </w:p>
    <w:p w14:paraId="3A7708EB" w14:textId="77777777" w:rsidR="00A52E91" w:rsidRDefault="00A52E91" w:rsidP="00A52E91">
      <w:pPr>
        <w:spacing w:line="360" w:lineRule="auto"/>
        <w:ind w:firstLineChars="2100" w:firstLine="5040"/>
        <w:rPr>
          <w:color w:val="000000" w:themeColor="text1"/>
          <w:sz w:val="24"/>
          <w:szCs w:val="24"/>
        </w:rPr>
      </w:pPr>
    </w:p>
    <w:p w14:paraId="5EB07B50" w14:textId="77777777" w:rsidR="00A52E91" w:rsidRDefault="00A52E91" w:rsidP="00A52E91">
      <w:pPr>
        <w:spacing w:line="360" w:lineRule="auto"/>
        <w:ind w:firstLineChars="2100" w:firstLine="5040"/>
        <w:rPr>
          <w:color w:val="000000" w:themeColor="text1"/>
          <w:sz w:val="24"/>
          <w:szCs w:val="24"/>
        </w:rPr>
      </w:pPr>
    </w:p>
    <w:p w14:paraId="5DCC5E52" w14:textId="7CD09C26" w:rsidR="00A52E91" w:rsidRPr="0099272D" w:rsidRDefault="00A52E91" w:rsidP="00A52E91">
      <w:pPr>
        <w:spacing w:line="360" w:lineRule="auto"/>
        <w:rPr>
          <w:color w:val="000000" w:themeColor="text1"/>
          <w:sz w:val="24"/>
          <w:szCs w:val="24"/>
        </w:rPr>
        <w:sectPr w:rsidR="00A52E91" w:rsidRPr="0099272D" w:rsidSect="00B90BB8">
          <w:pgSz w:w="16838" w:h="11906" w:orient="landscape"/>
          <w:pgMar w:top="1797" w:right="1440" w:bottom="1797" w:left="1440" w:header="851" w:footer="992" w:gutter="0"/>
          <w:cols w:space="720"/>
          <w:docGrid w:linePitch="312"/>
        </w:sectPr>
      </w:pPr>
    </w:p>
    <w:p w14:paraId="613FB975" w14:textId="04EDED6F" w:rsidR="00277FAE" w:rsidRPr="00284D00" w:rsidRDefault="00277FAE" w:rsidP="00277FAE">
      <w:pPr>
        <w:rPr>
          <w:sz w:val="21"/>
          <w:szCs w:val="21"/>
        </w:rPr>
      </w:pPr>
      <w:r>
        <w:rPr>
          <w:rFonts w:hint="eastAsia"/>
        </w:rPr>
        <w:lastRenderedPageBreak/>
        <w:t xml:space="preserve"> </w:t>
      </w:r>
      <w:r>
        <w:t xml:space="preserve">                             </w:t>
      </w:r>
      <w:r w:rsidR="005E57FC">
        <w:t xml:space="preserve">     </w:t>
      </w:r>
      <w:r w:rsidR="00284D00">
        <w:t xml:space="preserve">  </w:t>
      </w:r>
      <w:r w:rsidRPr="00284D00">
        <w:rPr>
          <w:rFonts w:hint="eastAsia"/>
          <w:sz w:val="21"/>
          <w:szCs w:val="21"/>
        </w:rPr>
        <w:t>表</w:t>
      </w:r>
      <w:r w:rsidRPr="00284D00">
        <w:rPr>
          <w:rFonts w:hint="eastAsia"/>
          <w:sz w:val="21"/>
          <w:szCs w:val="21"/>
        </w:rPr>
        <w:t>1</w:t>
      </w:r>
      <w:r w:rsidRPr="00284D00">
        <w:rPr>
          <w:sz w:val="21"/>
          <w:szCs w:val="21"/>
        </w:rPr>
        <w:t xml:space="preserve"> </w:t>
      </w:r>
      <w:r w:rsidR="005E57FC" w:rsidRPr="00284D00">
        <w:rPr>
          <w:rFonts w:hint="eastAsia"/>
          <w:sz w:val="21"/>
          <w:szCs w:val="21"/>
        </w:rPr>
        <w:t>量表题目的</w:t>
      </w:r>
      <w:r w:rsidR="00284D00" w:rsidRPr="00284D00">
        <w:rPr>
          <w:rFonts w:hint="eastAsia"/>
          <w:sz w:val="21"/>
          <w:szCs w:val="21"/>
        </w:rPr>
        <w:t>具体</w:t>
      </w:r>
      <w:r w:rsidR="005E57FC" w:rsidRPr="00284D00">
        <w:rPr>
          <w:rFonts w:hint="eastAsia"/>
          <w:sz w:val="21"/>
          <w:szCs w:val="21"/>
        </w:rPr>
        <w:t>来源</w:t>
      </w:r>
      <w:r w:rsidR="00284D00" w:rsidRPr="00284D00">
        <w:rPr>
          <w:rFonts w:hint="eastAsia"/>
          <w:sz w:val="21"/>
          <w:szCs w:val="21"/>
        </w:rPr>
        <w:t>及收集情况</w:t>
      </w:r>
    </w:p>
    <w:tbl>
      <w:tblPr>
        <w:tblStyle w:val="TableGrid"/>
        <w:tblW w:w="16161"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3119"/>
        <w:gridCol w:w="2126"/>
        <w:gridCol w:w="3566"/>
        <w:gridCol w:w="3522"/>
      </w:tblGrid>
      <w:tr w:rsidR="0099272D" w:rsidRPr="004F54A2" w14:paraId="038145CF" w14:textId="77777777" w:rsidTr="005E57FC">
        <w:trPr>
          <w:tblHeader/>
          <w:jc w:val="center"/>
        </w:trPr>
        <w:tc>
          <w:tcPr>
            <w:tcW w:w="3828" w:type="dxa"/>
            <w:tcBorders>
              <w:top w:val="single" w:sz="12" w:space="0" w:color="auto"/>
              <w:bottom w:val="single" w:sz="12" w:space="0" w:color="auto"/>
            </w:tcBorders>
            <w:vAlign w:val="center"/>
          </w:tcPr>
          <w:p w14:paraId="147CA2C4" w14:textId="48AD0483" w:rsidR="00277FAE" w:rsidRPr="004F54A2" w:rsidRDefault="005E57FC" w:rsidP="00277FAE">
            <w:pPr>
              <w:spacing w:line="312" w:lineRule="auto"/>
              <w:rPr>
                <w:sz w:val="21"/>
                <w:szCs w:val="21"/>
              </w:rPr>
            </w:pPr>
            <w:r w:rsidRPr="004F54A2">
              <w:rPr>
                <w:sz w:val="21"/>
                <w:szCs w:val="21"/>
              </w:rPr>
              <w:t>量表名称</w:t>
            </w:r>
            <w:r>
              <w:rPr>
                <w:rFonts w:hint="eastAsia"/>
                <w:sz w:val="21"/>
                <w:szCs w:val="21"/>
              </w:rPr>
              <w:t>2</w:t>
            </w:r>
            <w:r w:rsidR="009A1041">
              <w:rPr>
                <w:sz w:val="21"/>
                <w:szCs w:val="21"/>
              </w:rPr>
              <w:t>7</w:t>
            </w:r>
            <w:r>
              <w:rPr>
                <w:rFonts w:hint="eastAsia"/>
                <w:sz w:val="21"/>
                <w:szCs w:val="21"/>
              </w:rPr>
              <w:t>个</w:t>
            </w:r>
            <w:r w:rsidRPr="004F54A2">
              <w:rPr>
                <w:sz w:val="21"/>
                <w:szCs w:val="21"/>
              </w:rPr>
              <w:t>(</w:t>
            </w:r>
            <w:r w:rsidRPr="004F54A2">
              <w:rPr>
                <w:sz w:val="21"/>
                <w:szCs w:val="21"/>
              </w:rPr>
              <w:t>共</w:t>
            </w:r>
            <w:r w:rsidRPr="004F54A2">
              <w:rPr>
                <w:sz w:val="21"/>
                <w:szCs w:val="21"/>
              </w:rPr>
              <w:t>3</w:t>
            </w:r>
            <w:r>
              <w:rPr>
                <w:sz w:val="21"/>
                <w:szCs w:val="21"/>
              </w:rPr>
              <w:t>4</w:t>
            </w:r>
            <w:r w:rsidRPr="004F54A2">
              <w:rPr>
                <w:sz w:val="21"/>
                <w:szCs w:val="21"/>
              </w:rPr>
              <w:t>个</w:t>
            </w:r>
            <w:r>
              <w:rPr>
                <w:rFonts w:hint="eastAsia"/>
                <w:sz w:val="21"/>
                <w:szCs w:val="21"/>
              </w:rPr>
              <w:t>，排除</w:t>
            </w:r>
            <w:r w:rsidR="009A1041">
              <w:rPr>
                <w:sz w:val="21"/>
                <w:szCs w:val="21"/>
              </w:rPr>
              <w:t>7</w:t>
            </w:r>
            <w:r>
              <w:rPr>
                <w:rFonts w:hint="eastAsia"/>
                <w:sz w:val="21"/>
                <w:szCs w:val="21"/>
              </w:rPr>
              <w:t>个</w:t>
            </w:r>
            <w:r w:rsidRPr="004F54A2">
              <w:rPr>
                <w:sz w:val="21"/>
                <w:szCs w:val="21"/>
              </w:rPr>
              <w:t>)</w:t>
            </w:r>
          </w:p>
        </w:tc>
        <w:tc>
          <w:tcPr>
            <w:tcW w:w="3119" w:type="dxa"/>
            <w:tcBorders>
              <w:top w:val="single" w:sz="12" w:space="0" w:color="auto"/>
              <w:bottom w:val="single" w:sz="12" w:space="0" w:color="auto"/>
            </w:tcBorders>
            <w:vAlign w:val="center"/>
          </w:tcPr>
          <w:p w14:paraId="0C7CEA82" w14:textId="7FE2AE86" w:rsidR="0099272D" w:rsidRPr="004F54A2" w:rsidRDefault="0099272D" w:rsidP="00915F6E">
            <w:pPr>
              <w:spacing w:line="312" w:lineRule="auto"/>
              <w:jc w:val="center"/>
              <w:rPr>
                <w:sz w:val="21"/>
                <w:szCs w:val="21"/>
              </w:rPr>
            </w:pPr>
            <w:r w:rsidRPr="004F54A2">
              <w:rPr>
                <w:sz w:val="21"/>
                <w:szCs w:val="21"/>
              </w:rPr>
              <w:t>元分析</w:t>
            </w:r>
            <w:r w:rsidR="00850F10">
              <w:rPr>
                <w:rFonts w:hint="eastAsia"/>
                <w:sz w:val="21"/>
                <w:szCs w:val="21"/>
              </w:rPr>
              <w:t>数据</w:t>
            </w:r>
            <w:r w:rsidRPr="004F54A2">
              <w:rPr>
                <w:sz w:val="21"/>
                <w:szCs w:val="21"/>
              </w:rPr>
              <w:t>中该量表来源</w:t>
            </w:r>
          </w:p>
        </w:tc>
        <w:tc>
          <w:tcPr>
            <w:tcW w:w="2126" w:type="dxa"/>
            <w:tcBorders>
              <w:top w:val="single" w:sz="12" w:space="0" w:color="auto"/>
              <w:bottom w:val="single" w:sz="12" w:space="0" w:color="auto"/>
            </w:tcBorders>
            <w:vAlign w:val="center"/>
          </w:tcPr>
          <w:p w14:paraId="2F3D44A2" w14:textId="77777777" w:rsidR="0099272D" w:rsidRPr="004F54A2" w:rsidRDefault="0099272D" w:rsidP="00915F6E">
            <w:pPr>
              <w:spacing w:line="312" w:lineRule="auto"/>
              <w:jc w:val="center"/>
              <w:rPr>
                <w:sz w:val="21"/>
                <w:szCs w:val="21"/>
              </w:rPr>
            </w:pPr>
            <w:r w:rsidRPr="004F54A2">
              <w:rPr>
                <w:sz w:val="21"/>
                <w:szCs w:val="21"/>
              </w:rPr>
              <w:t>元分析中使用该量表的文章数量</w:t>
            </w:r>
          </w:p>
        </w:tc>
        <w:tc>
          <w:tcPr>
            <w:tcW w:w="3566" w:type="dxa"/>
            <w:tcBorders>
              <w:top w:val="single" w:sz="12" w:space="0" w:color="auto"/>
              <w:bottom w:val="single" w:sz="12" w:space="0" w:color="auto"/>
            </w:tcBorders>
            <w:vAlign w:val="center"/>
          </w:tcPr>
          <w:p w14:paraId="5C7ED8A9" w14:textId="77777777" w:rsidR="0099272D" w:rsidRPr="004F54A2" w:rsidRDefault="0099272D" w:rsidP="00915F6E">
            <w:pPr>
              <w:spacing w:line="312" w:lineRule="auto"/>
              <w:jc w:val="center"/>
              <w:rPr>
                <w:sz w:val="21"/>
                <w:szCs w:val="21"/>
              </w:rPr>
            </w:pPr>
            <w:r w:rsidRPr="004F54A2">
              <w:rPr>
                <w:sz w:val="21"/>
                <w:szCs w:val="21"/>
              </w:rPr>
              <w:t>本文量表直接来源</w:t>
            </w:r>
          </w:p>
        </w:tc>
        <w:tc>
          <w:tcPr>
            <w:tcW w:w="3522" w:type="dxa"/>
            <w:tcBorders>
              <w:top w:val="single" w:sz="12" w:space="0" w:color="auto"/>
              <w:bottom w:val="single" w:sz="12" w:space="0" w:color="auto"/>
            </w:tcBorders>
          </w:tcPr>
          <w:p w14:paraId="2E77008B" w14:textId="77777777" w:rsidR="005E57FC" w:rsidRDefault="005E57FC" w:rsidP="005E57FC">
            <w:pPr>
              <w:spacing w:line="312" w:lineRule="auto"/>
              <w:ind w:firstLineChars="500" w:firstLine="1050"/>
              <w:rPr>
                <w:sz w:val="21"/>
                <w:szCs w:val="21"/>
              </w:rPr>
            </w:pPr>
          </w:p>
          <w:p w14:paraId="1213250E" w14:textId="457ED9D1" w:rsidR="0099272D" w:rsidRPr="004F54A2" w:rsidRDefault="0099272D" w:rsidP="005E57FC">
            <w:pPr>
              <w:spacing w:line="312" w:lineRule="auto"/>
              <w:ind w:firstLineChars="700" w:firstLine="1470"/>
              <w:rPr>
                <w:sz w:val="21"/>
                <w:szCs w:val="21"/>
              </w:rPr>
            </w:pPr>
            <w:r w:rsidRPr="004F54A2">
              <w:rPr>
                <w:sz w:val="21"/>
                <w:szCs w:val="21"/>
              </w:rPr>
              <w:t>备注</w:t>
            </w:r>
          </w:p>
        </w:tc>
      </w:tr>
      <w:tr w:rsidR="0099272D" w:rsidRPr="00196CC3" w14:paraId="1A35DA11" w14:textId="77777777" w:rsidTr="005E57FC">
        <w:trPr>
          <w:jc w:val="center"/>
        </w:trPr>
        <w:tc>
          <w:tcPr>
            <w:tcW w:w="3828" w:type="dxa"/>
            <w:tcBorders>
              <w:top w:val="single" w:sz="12" w:space="0" w:color="auto"/>
            </w:tcBorders>
            <w:vAlign w:val="center"/>
          </w:tcPr>
          <w:p w14:paraId="115FC0C3" w14:textId="77777777" w:rsidR="0099272D" w:rsidRPr="004F54A2" w:rsidRDefault="0099272D" w:rsidP="00915F6E">
            <w:pPr>
              <w:spacing w:line="312" w:lineRule="auto"/>
              <w:rPr>
                <w:color w:val="0D0D0D" w:themeColor="text1" w:themeTint="F2"/>
                <w:sz w:val="21"/>
                <w:szCs w:val="21"/>
              </w:rPr>
            </w:pPr>
            <w:r w:rsidRPr="004F54A2">
              <w:rPr>
                <w:color w:val="0D0D0D" w:themeColor="text1" w:themeTint="F2"/>
                <w:sz w:val="21"/>
                <w:szCs w:val="21"/>
              </w:rPr>
              <w:t>Zung</w:t>
            </w:r>
            <w:r w:rsidRPr="004F54A2">
              <w:rPr>
                <w:color w:val="0D0D0D" w:themeColor="text1" w:themeTint="F2"/>
                <w:sz w:val="21"/>
                <w:szCs w:val="21"/>
              </w:rPr>
              <w:t>氏抑郁自评量表</w:t>
            </w:r>
            <w:r w:rsidRPr="004F54A2">
              <w:rPr>
                <w:color w:val="0D0D0D" w:themeColor="text1" w:themeTint="F2"/>
                <w:sz w:val="21"/>
                <w:szCs w:val="21"/>
              </w:rPr>
              <w:t>(SDS)</w:t>
            </w:r>
          </w:p>
        </w:tc>
        <w:tc>
          <w:tcPr>
            <w:tcW w:w="3119" w:type="dxa"/>
            <w:tcBorders>
              <w:top w:val="single" w:sz="12" w:space="0" w:color="auto"/>
            </w:tcBorders>
            <w:vAlign w:val="center"/>
          </w:tcPr>
          <w:p w14:paraId="2172B2E9" w14:textId="2A53226D" w:rsidR="0099272D" w:rsidRPr="004F54A2" w:rsidRDefault="0099272D" w:rsidP="00915F6E">
            <w:pPr>
              <w:spacing w:line="312" w:lineRule="auto"/>
              <w:jc w:val="center"/>
              <w:rPr>
                <w:sz w:val="21"/>
                <w:szCs w:val="21"/>
              </w:rPr>
            </w:pPr>
            <w:r w:rsidRPr="004F54A2">
              <w:rPr>
                <w:sz w:val="21"/>
                <w:szCs w:val="21"/>
              </w:rPr>
              <w:fldChar w:fldCharType="begin"/>
            </w:r>
            <w:r w:rsidR="002E4108">
              <w:rPr>
                <w:sz w:val="21"/>
                <w:szCs w:val="21"/>
              </w:rPr>
              <w:instrText xml:space="preserve"> ADDIN NE.Ref.{9B2BF791-106E-416B-BD38-F832C3F3D6C3}</w:instrText>
            </w:r>
            <w:r w:rsidRPr="004F54A2">
              <w:rPr>
                <w:sz w:val="21"/>
                <w:szCs w:val="21"/>
              </w:rPr>
              <w:fldChar w:fldCharType="separate"/>
            </w:r>
            <w:r w:rsidR="002E4108">
              <w:rPr>
                <w:color w:val="000000"/>
                <w:kern w:val="0"/>
                <w:sz w:val="21"/>
                <w:szCs w:val="21"/>
              </w:rPr>
              <w:t>汪向东等</w:t>
            </w:r>
            <w:r w:rsidR="002E4108">
              <w:rPr>
                <w:color w:val="000000"/>
                <w:kern w:val="0"/>
                <w:sz w:val="21"/>
                <w:szCs w:val="21"/>
              </w:rPr>
              <w:t>(1999)</w:t>
            </w:r>
            <w:r w:rsidRPr="004F54A2">
              <w:rPr>
                <w:sz w:val="21"/>
                <w:szCs w:val="21"/>
              </w:rPr>
              <w:fldChar w:fldCharType="end"/>
            </w:r>
            <w:r w:rsidRPr="004F54A2">
              <w:rPr>
                <w:sz w:val="21"/>
                <w:szCs w:val="21"/>
              </w:rPr>
              <w:t>39</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NE.Ref.{0251D90D-36B2-4863-A09C-B0BBCE738277}</w:instrText>
            </w:r>
            <w:r w:rsidRPr="004F54A2">
              <w:rPr>
                <w:sz w:val="21"/>
                <w:szCs w:val="21"/>
              </w:rPr>
              <w:fldChar w:fldCharType="separate"/>
            </w:r>
            <w:r w:rsidR="002E4108">
              <w:rPr>
                <w:color w:val="000000"/>
                <w:kern w:val="0"/>
                <w:sz w:val="21"/>
                <w:szCs w:val="21"/>
              </w:rPr>
              <w:t>张明园</w:t>
            </w:r>
            <w:r w:rsidR="002E4108">
              <w:rPr>
                <w:color w:val="000000"/>
                <w:kern w:val="0"/>
                <w:sz w:val="21"/>
                <w:szCs w:val="21"/>
              </w:rPr>
              <w:t>(1998)</w:t>
            </w:r>
            <w:r w:rsidRPr="004F54A2">
              <w:rPr>
                <w:sz w:val="21"/>
                <w:szCs w:val="21"/>
              </w:rPr>
              <w:fldChar w:fldCharType="end"/>
            </w:r>
            <w:r w:rsidRPr="004F54A2">
              <w:rPr>
                <w:sz w:val="21"/>
                <w:szCs w:val="21"/>
              </w:rPr>
              <w:t>15</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NE.Ref.{9F0A19D2-97E3-451A-BB6D-5681FBC4703E}</w:instrText>
            </w:r>
            <w:r w:rsidRPr="004F54A2">
              <w:rPr>
                <w:sz w:val="21"/>
                <w:szCs w:val="21"/>
              </w:rPr>
              <w:fldChar w:fldCharType="separate"/>
            </w:r>
            <w:r w:rsidR="002E4108">
              <w:rPr>
                <w:color w:val="000000"/>
                <w:kern w:val="0"/>
                <w:sz w:val="21"/>
                <w:szCs w:val="21"/>
              </w:rPr>
              <w:t>陈姜等</w:t>
            </w:r>
            <w:r w:rsidR="002E4108">
              <w:rPr>
                <w:color w:val="000000"/>
                <w:kern w:val="0"/>
                <w:sz w:val="21"/>
                <w:szCs w:val="21"/>
              </w:rPr>
              <w:t>(2000)</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00284D00">
              <w:rPr>
                <w:sz w:val="21"/>
                <w:szCs w:val="21"/>
              </w:rPr>
              <w:fldChar w:fldCharType="begin"/>
            </w:r>
            <w:r w:rsidR="002E4108">
              <w:rPr>
                <w:sz w:val="21"/>
                <w:szCs w:val="21"/>
              </w:rPr>
              <w:instrText xml:space="preserve"> ADDIN NE.Ref.{AA0BD727-9ED3-4CD8-833E-D3A3EB3D81A1}</w:instrText>
            </w:r>
            <w:r w:rsidR="00284D00">
              <w:rPr>
                <w:sz w:val="21"/>
                <w:szCs w:val="21"/>
              </w:rPr>
              <w:fldChar w:fldCharType="separate"/>
            </w:r>
            <w:r w:rsidR="002E4108">
              <w:rPr>
                <w:color w:val="000000"/>
                <w:kern w:val="0"/>
                <w:sz w:val="21"/>
                <w:szCs w:val="21"/>
              </w:rPr>
              <w:t>Jordan et al.(2000)</w:t>
            </w:r>
            <w:r w:rsidR="00284D00">
              <w:rPr>
                <w:sz w:val="21"/>
                <w:szCs w:val="21"/>
              </w:rPr>
              <w:fldChar w:fldCharType="end"/>
            </w:r>
            <w:r w:rsidRPr="004F54A2">
              <w:rPr>
                <w:sz w:val="21"/>
                <w:szCs w:val="21"/>
              </w:rPr>
              <w:t>2</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NE.Ref.{DD45CEC2-61C0-46B5-9E2E-1F2DF07BC56A}</w:instrText>
            </w:r>
            <w:r w:rsidRPr="004F54A2">
              <w:rPr>
                <w:sz w:val="21"/>
                <w:szCs w:val="21"/>
              </w:rPr>
              <w:fldChar w:fldCharType="separate"/>
            </w:r>
            <w:r w:rsidR="002E4108">
              <w:rPr>
                <w:color w:val="000000"/>
                <w:kern w:val="0"/>
                <w:sz w:val="21"/>
                <w:szCs w:val="21"/>
              </w:rPr>
              <w:t>王汝展等</w:t>
            </w:r>
            <w:r w:rsidR="002E4108">
              <w:rPr>
                <w:color w:val="000000"/>
                <w:kern w:val="0"/>
                <w:sz w:val="21"/>
                <w:szCs w:val="21"/>
              </w:rPr>
              <w:t>(2009)</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NE.Ref.{D671F8CC-4933-4298-9938-1986A4747908}</w:instrText>
            </w:r>
            <w:r w:rsidRPr="004F54A2">
              <w:rPr>
                <w:sz w:val="21"/>
                <w:szCs w:val="21"/>
              </w:rPr>
              <w:fldChar w:fldCharType="separate"/>
            </w:r>
            <w:r w:rsidR="002E4108">
              <w:rPr>
                <w:color w:val="000000"/>
                <w:kern w:val="0"/>
                <w:sz w:val="21"/>
                <w:szCs w:val="21"/>
              </w:rPr>
              <w:t>Zung(1965)</w:t>
            </w:r>
            <w:r w:rsidRPr="004F54A2">
              <w:rPr>
                <w:sz w:val="21"/>
                <w:szCs w:val="21"/>
              </w:rPr>
              <w:fldChar w:fldCharType="end"/>
            </w:r>
            <w:r w:rsidRPr="004F54A2">
              <w:rPr>
                <w:sz w:val="21"/>
                <w:szCs w:val="21"/>
              </w:rPr>
              <w:t>18</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NE.Ref.{A98EC9ED-C2A8-437B-9DD8-F28DEBD7B8C3}</w:instrText>
            </w:r>
            <w:r w:rsidRPr="004F54A2">
              <w:rPr>
                <w:sz w:val="21"/>
                <w:szCs w:val="21"/>
              </w:rPr>
              <w:fldChar w:fldCharType="separate"/>
            </w:r>
            <w:r w:rsidR="002E4108">
              <w:rPr>
                <w:color w:val="000000"/>
                <w:kern w:val="0"/>
                <w:sz w:val="21"/>
                <w:szCs w:val="21"/>
              </w:rPr>
              <w:t>任艳峰等</w:t>
            </w:r>
            <w:r w:rsidR="002E4108">
              <w:rPr>
                <w:color w:val="000000"/>
                <w:kern w:val="0"/>
                <w:sz w:val="21"/>
                <w:szCs w:val="21"/>
              </w:rPr>
              <w:t>(2015)</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NE.Ref.{FB02C6A0-97BA-4B27-85FE-BE98FFA45846}</w:instrText>
            </w:r>
            <w:r w:rsidRPr="004F54A2">
              <w:rPr>
                <w:sz w:val="21"/>
                <w:szCs w:val="21"/>
              </w:rPr>
              <w:fldChar w:fldCharType="separate"/>
            </w:r>
            <w:r w:rsidR="002E4108">
              <w:rPr>
                <w:color w:val="000000"/>
                <w:kern w:val="0"/>
                <w:sz w:val="21"/>
                <w:szCs w:val="21"/>
              </w:rPr>
              <w:t>苏春燕等</w:t>
            </w:r>
            <w:r w:rsidR="002E4108">
              <w:rPr>
                <w:color w:val="000000"/>
                <w:kern w:val="0"/>
                <w:sz w:val="21"/>
                <w:szCs w:val="21"/>
              </w:rPr>
              <w:t>(2003)</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NE.Ref.{B8077D13-3AEF-460A-A55B-075063C1539A}</w:instrText>
            </w:r>
            <w:r w:rsidRPr="004F54A2">
              <w:rPr>
                <w:sz w:val="21"/>
                <w:szCs w:val="21"/>
              </w:rPr>
              <w:fldChar w:fldCharType="separate"/>
            </w:r>
            <w:r w:rsidR="002E4108">
              <w:rPr>
                <w:color w:val="000000"/>
                <w:kern w:val="0"/>
                <w:sz w:val="21"/>
                <w:szCs w:val="21"/>
              </w:rPr>
              <w:t>张作记</w:t>
            </w:r>
            <w:r w:rsidR="002E4108">
              <w:rPr>
                <w:color w:val="000000"/>
                <w:kern w:val="0"/>
                <w:sz w:val="21"/>
                <w:szCs w:val="21"/>
              </w:rPr>
              <w:t>(2005)</w:t>
            </w:r>
            <w:r w:rsidRPr="004F54A2">
              <w:rPr>
                <w:sz w:val="21"/>
                <w:szCs w:val="21"/>
              </w:rPr>
              <w:fldChar w:fldCharType="end"/>
            </w:r>
            <w:r w:rsidRPr="004F54A2">
              <w:rPr>
                <w:sz w:val="21"/>
                <w:szCs w:val="21"/>
              </w:rPr>
              <w:t>8</w:t>
            </w:r>
            <w:r w:rsidRPr="004F54A2">
              <w:rPr>
                <w:sz w:val="21"/>
                <w:szCs w:val="21"/>
              </w:rPr>
              <w:t>篇</w:t>
            </w:r>
            <w:r w:rsidRPr="004F54A2">
              <w:rPr>
                <w:sz w:val="21"/>
                <w:szCs w:val="21"/>
              </w:rPr>
              <w:t>,</w:t>
            </w:r>
            <w:r w:rsidRPr="004F54A2">
              <w:rPr>
                <w:sz w:val="21"/>
                <w:szCs w:val="21"/>
              </w:rPr>
              <w:fldChar w:fldCharType="begin"/>
            </w:r>
            <w:r w:rsidR="002E4108">
              <w:rPr>
                <w:sz w:val="21"/>
                <w:szCs w:val="21"/>
              </w:rPr>
              <w:instrText xml:space="preserve"> ADDIN NE.Ref.{EF26BD9D-6690-4CB4-B12F-71BAE367B21C}</w:instrText>
            </w:r>
            <w:r w:rsidRPr="004F54A2">
              <w:rPr>
                <w:sz w:val="21"/>
                <w:szCs w:val="21"/>
              </w:rPr>
              <w:fldChar w:fldCharType="separate"/>
            </w:r>
            <w:r w:rsidR="002E4108">
              <w:rPr>
                <w:color w:val="000000"/>
                <w:kern w:val="0"/>
                <w:sz w:val="21"/>
                <w:szCs w:val="21"/>
              </w:rPr>
              <w:t>姚树桥和孙学礼</w:t>
            </w:r>
            <w:r w:rsidR="002E4108">
              <w:rPr>
                <w:color w:val="000000"/>
                <w:kern w:val="0"/>
                <w:sz w:val="21"/>
                <w:szCs w:val="21"/>
              </w:rPr>
              <w:t>(2008)</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NE.Ref.{C689C8F7-ACAB-4C9C-B619-8C65D0D4D22E}</w:instrText>
            </w:r>
            <w:r w:rsidRPr="004F54A2">
              <w:rPr>
                <w:sz w:val="21"/>
                <w:szCs w:val="21"/>
              </w:rPr>
              <w:fldChar w:fldCharType="separate"/>
            </w:r>
            <w:r w:rsidR="002E4108">
              <w:rPr>
                <w:color w:val="000000"/>
                <w:kern w:val="0"/>
                <w:sz w:val="21"/>
                <w:szCs w:val="21"/>
              </w:rPr>
              <w:t>戴晓阳</w:t>
            </w:r>
            <w:r w:rsidR="002E4108">
              <w:rPr>
                <w:color w:val="000000"/>
                <w:kern w:val="0"/>
                <w:sz w:val="21"/>
                <w:szCs w:val="21"/>
              </w:rPr>
              <w:t>(2010)</w:t>
            </w:r>
            <w:r w:rsidRPr="004F54A2">
              <w:rPr>
                <w:sz w:val="21"/>
                <w:szCs w:val="21"/>
              </w:rPr>
              <w:fldChar w:fldCharType="end"/>
            </w:r>
            <w:r w:rsidRPr="004F54A2">
              <w:rPr>
                <w:sz w:val="21"/>
                <w:szCs w:val="21"/>
              </w:rPr>
              <w:t>2</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NE.Ref.{D398B6C6-7FB3-4CC0-96D9-1E1E7969B282}</w:instrText>
            </w:r>
            <w:r w:rsidRPr="004F54A2">
              <w:rPr>
                <w:sz w:val="21"/>
                <w:szCs w:val="21"/>
              </w:rPr>
              <w:fldChar w:fldCharType="separate"/>
            </w:r>
            <w:r w:rsidR="002E4108">
              <w:rPr>
                <w:color w:val="000000"/>
                <w:kern w:val="0"/>
                <w:sz w:val="21"/>
                <w:szCs w:val="21"/>
              </w:rPr>
              <w:t>王俊等</w:t>
            </w:r>
            <w:r w:rsidR="002E4108">
              <w:rPr>
                <w:color w:val="000000"/>
                <w:kern w:val="0"/>
                <w:sz w:val="21"/>
                <w:szCs w:val="21"/>
              </w:rPr>
              <w:t>(2013)</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NE.Ref.{43D6DE0A-C9C3-4772-B00D-B8E05B9EE52B}</w:instrText>
            </w:r>
            <w:r w:rsidRPr="004F54A2">
              <w:rPr>
                <w:sz w:val="21"/>
                <w:szCs w:val="21"/>
              </w:rPr>
              <w:fldChar w:fldCharType="separate"/>
            </w:r>
            <w:r w:rsidR="002E4108">
              <w:rPr>
                <w:color w:val="000000"/>
                <w:kern w:val="0"/>
                <w:sz w:val="21"/>
                <w:szCs w:val="21"/>
              </w:rPr>
              <w:t>崔庆霞和王在翔</w:t>
            </w:r>
            <w:r w:rsidR="002E4108">
              <w:rPr>
                <w:color w:val="000000"/>
                <w:kern w:val="0"/>
                <w:sz w:val="21"/>
                <w:szCs w:val="21"/>
              </w:rPr>
              <w:t>(2014)</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NE.Ref.{B37065D0-F9DE-480D-B26B-8DD7890CA9E5}</w:instrText>
            </w:r>
            <w:r w:rsidRPr="004F54A2">
              <w:rPr>
                <w:sz w:val="21"/>
                <w:szCs w:val="21"/>
              </w:rPr>
              <w:fldChar w:fldCharType="separate"/>
            </w:r>
            <w:r w:rsidR="002E4108">
              <w:rPr>
                <w:color w:val="000000"/>
                <w:kern w:val="0"/>
                <w:sz w:val="21"/>
                <w:szCs w:val="21"/>
              </w:rPr>
              <w:t>段泉泉和胜利</w:t>
            </w:r>
            <w:r w:rsidR="002E4108">
              <w:rPr>
                <w:color w:val="000000"/>
                <w:kern w:val="0"/>
                <w:sz w:val="21"/>
                <w:szCs w:val="21"/>
              </w:rPr>
              <w:t>(2012)</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NE.Ref.{7356FDEB-263E-4A7B-95D8-322964A2E320}</w:instrText>
            </w:r>
            <w:r w:rsidRPr="004F54A2">
              <w:rPr>
                <w:sz w:val="21"/>
                <w:szCs w:val="21"/>
              </w:rPr>
              <w:fldChar w:fldCharType="separate"/>
            </w:r>
            <w:r w:rsidR="002E4108">
              <w:rPr>
                <w:color w:val="000000"/>
                <w:kern w:val="0"/>
                <w:sz w:val="21"/>
                <w:szCs w:val="21"/>
              </w:rPr>
              <w:t>郑世华等</w:t>
            </w:r>
            <w:r w:rsidR="002E4108">
              <w:rPr>
                <w:color w:val="000000"/>
                <w:kern w:val="0"/>
                <w:sz w:val="21"/>
                <w:szCs w:val="21"/>
              </w:rPr>
              <w:t>(2016)</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NE.Ref.{E967EC53-1C91-45D4-B105-3CCD675ECDE7}</w:instrText>
            </w:r>
            <w:r w:rsidRPr="004F54A2">
              <w:rPr>
                <w:sz w:val="21"/>
                <w:szCs w:val="21"/>
              </w:rPr>
              <w:fldChar w:fldCharType="separate"/>
            </w:r>
            <w:r w:rsidR="002E4108">
              <w:rPr>
                <w:color w:val="000000"/>
                <w:kern w:val="0"/>
                <w:sz w:val="21"/>
                <w:szCs w:val="21"/>
              </w:rPr>
              <w:t>王征宇和迟玉芬</w:t>
            </w:r>
            <w:r w:rsidR="002E4108">
              <w:rPr>
                <w:color w:val="000000"/>
                <w:kern w:val="0"/>
                <w:sz w:val="21"/>
                <w:szCs w:val="21"/>
              </w:rPr>
              <w:t>(1984)</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NE.Ref.{2C3531CD-DC27-4D44-A153-714999AC003B}</w:instrText>
            </w:r>
            <w:r w:rsidRPr="004F54A2">
              <w:rPr>
                <w:sz w:val="21"/>
                <w:szCs w:val="21"/>
              </w:rPr>
              <w:fldChar w:fldCharType="separate"/>
            </w:r>
            <w:r w:rsidR="002E4108">
              <w:rPr>
                <w:color w:val="000000"/>
                <w:kern w:val="0"/>
                <w:sz w:val="21"/>
                <w:szCs w:val="21"/>
              </w:rPr>
              <w:t>张明园等</w:t>
            </w:r>
            <w:r w:rsidR="002E4108">
              <w:rPr>
                <w:color w:val="000000"/>
                <w:kern w:val="0"/>
                <w:sz w:val="21"/>
                <w:szCs w:val="21"/>
              </w:rPr>
              <w:t>(2015)</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NE.Ref.{B3DBEF04-D28C-4DBA-84C8-16E8D3E8F2F4}</w:instrText>
            </w:r>
            <w:r w:rsidRPr="004F54A2">
              <w:rPr>
                <w:sz w:val="21"/>
                <w:szCs w:val="21"/>
              </w:rPr>
              <w:fldChar w:fldCharType="separate"/>
            </w:r>
            <w:r w:rsidR="002E4108">
              <w:rPr>
                <w:color w:val="000000"/>
                <w:kern w:val="0"/>
                <w:sz w:val="21"/>
                <w:szCs w:val="21"/>
              </w:rPr>
              <w:t>Zung(1969)</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NE.Ref.{8BB3AA21-8858-4FB9-ADEE-07D4CBF83D50}</w:instrText>
            </w:r>
            <w:r w:rsidRPr="004F54A2">
              <w:rPr>
                <w:sz w:val="21"/>
                <w:szCs w:val="21"/>
              </w:rPr>
              <w:fldChar w:fldCharType="separate"/>
            </w:r>
            <w:r w:rsidR="002E4108">
              <w:rPr>
                <w:color w:val="000000"/>
                <w:kern w:val="0"/>
                <w:sz w:val="21"/>
                <w:szCs w:val="21"/>
              </w:rPr>
              <w:t>崔杰诚和陈国生</w:t>
            </w:r>
            <w:r w:rsidR="002E4108">
              <w:rPr>
                <w:color w:val="000000"/>
                <w:kern w:val="0"/>
                <w:sz w:val="21"/>
                <w:szCs w:val="21"/>
              </w:rPr>
              <w:t>(1998)</w:t>
            </w:r>
            <w:r w:rsidRPr="004F54A2">
              <w:rPr>
                <w:sz w:val="21"/>
                <w:szCs w:val="21"/>
              </w:rPr>
              <w:fldChar w:fldCharType="end"/>
            </w:r>
            <w:r w:rsidRPr="004F54A2">
              <w:rPr>
                <w:sz w:val="21"/>
                <w:szCs w:val="21"/>
              </w:rPr>
              <w:t>。</w:t>
            </w:r>
          </w:p>
        </w:tc>
        <w:tc>
          <w:tcPr>
            <w:tcW w:w="2126" w:type="dxa"/>
            <w:tcBorders>
              <w:top w:val="single" w:sz="12" w:space="0" w:color="auto"/>
            </w:tcBorders>
            <w:vAlign w:val="center"/>
          </w:tcPr>
          <w:p w14:paraId="484665B7" w14:textId="77777777" w:rsidR="0099272D" w:rsidRPr="004F54A2" w:rsidRDefault="0099272D" w:rsidP="00915F6E">
            <w:pPr>
              <w:spacing w:line="312" w:lineRule="auto"/>
              <w:jc w:val="center"/>
              <w:rPr>
                <w:sz w:val="21"/>
                <w:szCs w:val="21"/>
              </w:rPr>
            </w:pPr>
            <w:r w:rsidRPr="004F54A2">
              <w:rPr>
                <w:sz w:val="21"/>
                <w:szCs w:val="21"/>
              </w:rPr>
              <w:t>135</w:t>
            </w:r>
          </w:p>
        </w:tc>
        <w:tc>
          <w:tcPr>
            <w:tcW w:w="3566" w:type="dxa"/>
            <w:tcBorders>
              <w:top w:val="single" w:sz="12" w:space="0" w:color="auto"/>
            </w:tcBorders>
            <w:vAlign w:val="center"/>
          </w:tcPr>
          <w:p w14:paraId="4FB90BD9" w14:textId="42329E9C" w:rsidR="0099272D" w:rsidRDefault="0099272D" w:rsidP="00915F6E">
            <w:pPr>
              <w:spacing w:line="312" w:lineRule="auto"/>
              <w:ind w:firstLineChars="450" w:firstLine="945"/>
              <w:rPr>
                <w:sz w:val="21"/>
                <w:szCs w:val="21"/>
              </w:rPr>
            </w:pPr>
            <w:r w:rsidRPr="004F54A2">
              <w:rPr>
                <w:sz w:val="21"/>
                <w:szCs w:val="21"/>
              </w:rPr>
              <w:fldChar w:fldCharType="begin"/>
            </w:r>
            <w:r w:rsidR="002E4108">
              <w:rPr>
                <w:sz w:val="21"/>
                <w:szCs w:val="21"/>
              </w:rPr>
              <w:instrText xml:space="preserve"> ADDIN NE.Ref.{D40B0FBE-084B-4958-B855-A92B10933864}</w:instrText>
            </w:r>
            <w:r w:rsidRPr="004F54A2">
              <w:rPr>
                <w:sz w:val="21"/>
                <w:szCs w:val="21"/>
              </w:rPr>
              <w:fldChar w:fldCharType="separate"/>
            </w:r>
            <w:r w:rsidR="002E4108">
              <w:rPr>
                <w:color w:val="000000"/>
                <w:kern w:val="0"/>
                <w:sz w:val="21"/>
                <w:szCs w:val="21"/>
              </w:rPr>
              <w:t>张明园</w:t>
            </w:r>
            <w:r w:rsidR="002E4108">
              <w:rPr>
                <w:color w:val="000000"/>
                <w:kern w:val="0"/>
                <w:sz w:val="21"/>
                <w:szCs w:val="21"/>
              </w:rPr>
              <w:t>(1998)</w:t>
            </w:r>
            <w:r w:rsidRPr="004F54A2">
              <w:rPr>
                <w:sz w:val="21"/>
                <w:szCs w:val="21"/>
              </w:rPr>
              <w:fldChar w:fldCharType="end"/>
            </w:r>
            <w:r>
              <w:rPr>
                <w:sz w:val="21"/>
                <w:szCs w:val="21"/>
              </w:rPr>
              <w:t>20</w:t>
            </w:r>
            <w:r>
              <w:rPr>
                <w:rFonts w:hint="eastAsia"/>
                <w:sz w:val="21"/>
                <w:szCs w:val="21"/>
              </w:rPr>
              <w:t>题</w:t>
            </w:r>
          </w:p>
          <w:p w14:paraId="09087307" w14:textId="77777777" w:rsidR="0099272D" w:rsidRPr="004F54A2" w:rsidRDefault="0099272D" w:rsidP="00915F6E">
            <w:pPr>
              <w:spacing w:line="312" w:lineRule="auto"/>
              <w:rPr>
                <w:sz w:val="21"/>
                <w:szCs w:val="21"/>
              </w:rPr>
            </w:pPr>
          </w:p>
        </w:tc>
        <w:tc>
          <w:tcPr>
            <w:tcW w:w="3522" w:type="dxa"/>
            <w:tcBorders>
              <w:top w:val="single" w:sz="12" w:space="0" w:color="auto"/>
            </w:tcBorders>
          </w:tcPr>
          <w:p w14:paraId="24319C4D" w14:textId="6771F464" w:rsidR="0099272D" w:rsidRPr="004F54A2" w:rsidRDefault="0099272D" w:rsidP="00915F6E">
            <w:pPr>
              <w:spacing w:after="240"/>
              <w:rPr>
                <w:sz w:val="21"/>
                <w:szCs w:val="21"/>
              </w:rPr>
            </w:pPr>
            <w:r w:rsidRPr="004F54A2">
              <w:rPr>
                <w:sz w:val="21"/>
                <w:szCs w:val="21"/>
              </w:rPr>
              <w:fldChar w:fldCharType="begin"/>
            </w:r>
            <w:r w:rsidR="002E4108">
              <w:rPr>
                <w:sz w:val="21"/>
                <w:szCs w:val="21"/>
              </w:rPr>
              <w:instrText xml:space="preserve"> ADDIN NE.Ref.{06BAF6AE-681D-4337-AD99-6F5802E5460A}</w:instrText>
            </w:r>
            <w:r w:rsidRPr="004F54A2">
              <w:rPr>
                <w:sz w:val="21"/>
                <w:szCs w:val="21"/>
              </w:rPr>
              <w:fldChar w:fldCharType="separate"/>
            </w:r>
            <w:r w:rsidR="002E4108">
              <w:rPr>
                <w:color w:val="000000"/>
                <w:kern w:val="0"/>
                <w:sz w:val="21"/>
                <w:szCs w:val="21"/>
              </w:rPr>
              <w:t>Jordan et al.(2000)</w:t>
            </w:r>
            <w:r w:rsidRPr="004F54A2">
              <w:rPr>
                <w:sz w:val="21"/>
                <w:szCs w:val="21"/>
              </w:rPr>
              <w:fldChar w:fldCharType="end"/>
            </w:r>
            <w:r w:rsidRPr="004F54A2">
              <w:rPr>
                <w:sz w:val="21"/>
                <w:szCs w:val="21"/>
              </w:rPr>
              <w:t>、</w:t>
            </w:r>
            <w:r w:rsidRPr="004F54A2">
              <w:rPr>
                <w:sz w:val="21"/>
                <w:szCs w:val="21"/>
              </w:rPr>
              <w:fldChar w:fldCharType="begin"/>
            </w:r>
            <w:r w:rsidR="002E4108">
              <w:rPr>
                <w:sz w:val="21"/>
                <w:szCs w:val="21"/>
              </w:rPr>
              <w:instrText xml:space="preserve"> ADDIN NE.Ref.{5317EB60-07AC-421F-AD7D-E8E9F46E5B60}</w:instrText>
            </w:r>
            <w:r w:rsidRPr="004F54A2">
              <w:rPr>
                <w:sz w:val="21"/>
                <w:szCs w:val="21"/>
              </w:rPr>
              <w:fldChar w:fldCharType="separate"/>
            </w:r>
            <w:r w:rsidR="002E4108">
              <w:rPr>
                <w:color w:val="000000"/>
                <w:kern w:val="0"/>
                <w:sz w:val="21"/>
                <w:szCs w:val="21"/>
              </w:rPr>
              <w:t>王汝展等</w:t>
            </w:r>
            <w:r w:rsidR="002E4108">
              <w:rPr>
                <w:color w:val="000000"/>
                <w:kern w:val="0"/>
                <w:sz w:val="21"/>
                <w:szCs w:val="21"/>
              </w:rPr>
              <w:t>(2009)</w:t>
            </w:r>
            <w:r w:rsidRPr="004F54A2">
              <w:rPr>
                <w:sz w:val="21"/>
                <w:szCs w:val="21"/>
              </w:rPr>
              <w:fldChar w:fldCharType="end"/>
            </w:r>
            <w:r w:rsidRPr="004F54A2">
              <w:rPr>
                <w:sz w:val="21"/>
                <w:szCs w:val="21"/>
              </w:rPr>
              <w:t>、</w:t>
            </w:r>
            <w:r w:rsidRPr="004F54A2">
              <w:rPr>
                <w:sz w:val="21"/>
                <w:szCs w:val="21"/>
              </w:rPr>
              <w:fldChar w:fldCharType="begin"/>
            </w:r>
            <w:r w:rsidR="002E4108">
              <w:rPr>
                <w:sz w:val="21"/>
                <w:szCs w:val="21"/>
              </w:rPr>
              <w:instrText xml:space="preserve"> ADDIN NE.Ref.{826D154B-780F-4895-B5D9-15AD40B74899}</w:instrText>
            </w:r>
            <w:r w:rsidRPr="004F54A2">
              <w:rPr>
                <w:sz w:val="21"/>
                <w:szCs w:val="21"/>
              </w:rPr>
              <w:fldChar w:fldCharType="separate"/>
            </w:r>
            <w:r w:rsidR="002E4108">
              <w:rPr>
                <w:color w:val="000000"/>
                <w:kern w:val="0"/>
                <w:sz w:val="21"/>
                <w:szCs w:val="21"/>
              </w:rPr>
              <w:t>王俊等</w:t>
            </w:r>
            <w:r w:rsidR="002E4108">
              <w:rPr>
                <w:color w:val="000000"/>
                <w:kern w:val="0"/>
                <w:sz w:val="21"/>
                <w:szCs w:val="21"/>
              </w:rPr>
              <w:t>(2013)</w:t>
            </w:r>
            <w:r w:rsidRPr="004F54A2">
              <w:rPr>
                <w:sz w:val="21"/>
                <w:szCs w:val="21"/>
              </w:rPr>
              <w:fldChar w:fldCharType="end"/>
            </w:r>
            <w:r w:rsidRPr="004F54A2">
              <w:rPr>
                <w:sz w:val="21"/>
                <w:szCs w:val="21"/>
              </w:rPr>
              <w:t>、</w:t>
            </w:r>
            <w:r w:rsidRPr="004F54A2">
              <w:rPr>
                <w:sz w:val="21"/>
                <w:szCs w:val="21"/>
              </w:rPr>
              <w:fldChar w:fldCharType="begin"/>
            </w:r>
            <w:r w:rsidR="002E4108">
              <w:rPr>
                <w:sz w:val="21"/>
                <w:szCs w:val="21"/>
              </w:rPr>
              <w:instrText xml:space="preserve"> ADDIN NE.Ref.{AAAA4AA7-79ED-4C75-98FA-7CDCABBF53B3}</w:instrText>
            </w:r>
            <w:r w:rsidRPr="004F54A2">
              <w:rPr>
                <w:sz w:val="21"/>
                <w:szCs w:val="21"/>
              </w:rPr>
              <w:fldChar w:fldCharType="separate"/>
            </w:r>
            <w:r w:rsidR="002E4108">
              <w:rPr>
                <w:color w:val="000000"/>
                <w:kern w:val="0"/>
                <w:sz w:val="21"/>
                <w:szCs w:val="21"/>
              </w:rPr>
              <w:t>崔庆霞和王在翔</w:t>
            </w:r>
            <w:r w:rsidR="002E4108">
              <w:rPr>
                <w:color w:val="000000"/>
                <w:kern w:val="0"/>
                <w:sz w:val="21"/>
                <w:szCs w:val="21"/>
              </w:rPr>
              <w:t>(2014)</w:t>
            </w:r>
            <w:r w:rsidRPr="004F54A2">
              <w:rPr>
                <w:sz w:val="21"/>
                <w:szCs w:val="21"/>
              </w:rPr>
              <w:fldChar w:fldCharType="end"/>
            </w:r>
            <w:r w:rsidRPr="004F54A2">
              <w:rPr>
                <w:sz w:val="21"/>
                <w:szCs w:val="21"/>
              </w:rPr>
              <w:t>、</w:t>
            </w:r>
            <w:r w:rsidRPr="004F54A2">
              <w:rPr>
                <w:sz w:val="21"/>
                <w:szCs w:val="21"/>
              </w:rPr>
              <w:fldChar w:fldCharType="begin"/>
            </w:r>
            <w:r w:rsidR="002E4108">
              <w:rPr>
                <w:sz w:val="21"/>
                <w:szCs w:val="21"/>
              </w:rPr>
              <w:instrText xml:space="preserve"> ADDIN NE.Ref.{8455552C-9990-43D5-B170-17027A6938AA}</w:instrText>
            </w:r>
            <w:r w:rsidRPr="004F54A2">
              <w:rPr>
                <w:sz w:val="21"/>
                <w:szCs w:val="21"/>
              </w:rPr>
              <w:fldChar w:fldCharType="separate"/>
            </w:r>
            <w:r w:rsidR="002E4108">
              <w:rPr>
                <w:color w:val="000000"/>
                <w:kern w:val="0"/>
                <w:sz w:val="21"/>
                <w:szCs w:val="21"/>
              </w:rPr>
              <w:t>段泉泉和胜利</w:t>
            </w:r>
            <w:r w:rsidR="002E4108">
              <w:rPr>
                <w:color w:val="000000"/>
                <w:kern w:val="0"/>
                <w:sz w:val="21"/>
                <w:szCs w:val="21"/>
              </w:rPr>
              <w:t>(2012)</w:t>
            </w:r>
            <w:r w:rsidRPr="004F54A2">
              <w:rPr>
                <w:sz w:val="21"/>
                <w:szCs w:val="21"/>
              </w:rPr>
              <w:fldChar w:fldCharType="end"/>
            </w:r>
            <w:r w:rsidRPr="004F54A2">
              <w:rPr>
                <w:sz w:val="21"/>
                <w:szCs w:val="21"/>
              </w:rPr>
              <w:t>、</w:t>
            </w:r>
            <w:r w:rsidRPr="004F54A2">
              <w:rPr>
                <w:sz w:val="21"/>
                <w:szCs w:val="21"/>
              </w:rPr>
              <w:fldChar w:fldCharType="begin"/>
            </w:r>
            <w:r w:rsidR="002E4108">
              <w:rPr>
                <w:sz w:val="21"/>
                <w:szCs w:val="21"/>
              </w:rPr>
              <w:instrText xml:space="preserve"> ADDIN NE.Ref.{4D03B3E6-6F2F-4552-A1A8-B6BE25209854}</w:instrText>
            </w:r>
            <w:r w:rsidRPr="004F54A2">
              <w:rPr>
                <w:sz w:val="21"/>
                <w:szCs w:val="21"/>
              </w:rPr>
              <w:fldChar w:fldCharType="separate"/>
            </w:r>
            <w:r w:rsidR="002E4108">
              <w:rPr>
                <w:color w:val="000000"/>
                <w:kern w:val="0"/>
                <w:sz w:val="21"/>
                <w:szCs w:val="21"/>
              </w:rPr>
              <w:t>郑世华等</w:t>
            </w:r>
            <w:r w:rsidR="002E4108">
              <w:rPr>
                <w:color w:val="000000"/>
                <w:kern w:val="0"/>
                <w:sz w:val="21"/>
                <w:szCs w:val="21"/>
              </w:rPr>
              <w:t>(2016)</w:t>
            </w:r>
            <w:r w:rsidRPr="004F54A2">
              <w:rPr>
                <w:sz w:val="21"/>
                <w:szCs w:val="21"/>
              </w:rPr>
              <w:fldChar w:fldCharType="end"/>
            </w:r>
            <w:r w:rsidRPr="004F54A2">
              <w:rPr>
                <w:sz w:val="21"/>
                <w:szCs w:val="21"/>
              </w:rPr>
              <w:t>、</w:t>
            </w:r>
            <w:r w:rsidRPr="004F54A2">
              <w:rPr>
                <w:sz w:val="21"/>
                <w:szCs w:val="21"/>
              </w:rPr>
              <w:fldChar w:fldCharType="begin"/>
            </w:r>
            <w:r w:rsidR="002E4108">
              <w:rPr>
                <w:sz w:val="21"/>
                <w:szCs w:val="21"/>
              </w:rPr>
              <w:instrText xml:space="preserve"> ADDIN NE.Ref.{1062D9C6-2820-4193-B1D7-28831B8F031C}</w:instrText>
            </w:r>
            <w:r w:rsidRPr="004F54A2">
              <w:rPr>
                <w:sz w:val="21"/>
                <w:szCs w:val="21"/>
              </w:rPr>
              <w:fldChar w:fldCharType="separate"/>
            </w:r>
            <w:r w:rsidR="002E4108">
              <w:rPr>
                <w:color w:val="000000"/>
                <w:kern w:val="0"/>
                <w:sz w:val="21"/>
                <w:szCs w:val="21"/>
              </w:rPr>
              <w:t>Zung(1969)</w:t>
            </w:r>
            <w:r w:rsidRPr="004F54A2">
              <w:rPr>
                <w:sz w:val="21"/>
                <w:szCs w:val="21"/>
              </w:rPr>
              <w:fldChar w:fldCharType="end"/>
            </w:r>
            <w:r w:rsidR="000D3B25">
              <w:rPr>
                <w:rFonts w:hint="eastAsia"/>
                <w:sz w:val="21"/>
                <w:szCs w:val="21"/>
              </w:rPr>
              <w:t>未</w:t>
            </w:r>
            <w:r w:rsidRPr="004F54A2">
              <w:rPr>
                <w:sz w:val="21"/>
                <w:szCs w:val="21"/>
              </w:rPr>
              <w:t>提供题目。</w:t>
            </w:r>
          </w:p>
          <w:p w14:paraId="1E45F7C3" w14:textId="69E2E549" w:rsidR="0099272D" w:rsidRPr="004F54A2" w:rsidRDefault="0099272D" w:rsidP="00915F6E">
            <w:pPr>
              <w:spacing w:after="240"/>
              <w:rPr>
                <w:sz w:val="21"/>
                <w:szCs w:val="21"/>
              </w:rPr>
            </w:pPr>
            <w:r w:rsidRPr="004F54A2">
              <w:rPr>
                <w:color w:val="080000"/>
                <w:sz w:val="21"/>
                <w:szCs w:val="21"/>
              </w:rPr>
              <w:t>陈姜等</w:t>
            </w:r>
            <w:r w:rsidRPr="004F54A2">
              <w:rPr>
                <w:color w:val="080000"/>
                <w:sz w:val="21"/>
                <w:szCs w:val="21"/>
              </w:rPr>
              <w:t>(2000</w:t>
            </w:r>
            <w:r w:rsidRPr="004F54A2">
              <w:rPr>
                <w:color w:val="080000"/>
                <w:sz w:val="21"/>
                <w:szCs w:val="21"/>
              </w:rPr>
              <w:t>、</w:t>
            </w:r>
            <w:r w:rsidRPr="004F54A2">
              <w:rPr>
                <w:sz w:val="21"/>
                <w:szCs w:val="21"/>
              </w:rPr>
              <w:fldChar w:fldCharType="begin"/>
            </w:r>
            <w:r w:rsidR="002E4108">
              <w:rPr>
                <w:sz w:val="21"/>
                <w:szCs w:val="21"/>
              </w:rPr>
              <w:instrText xml:space="preserve"> ADDIN NE.Ref.{BEE888F2-0F21-46D4-82A9-C5DA4E1D6F2F}</w:instrText>
            </w:r>
            <w:r w:rsidRPr="004F54A2">
              <w:rPr>
                <w:sz w:val="21"/>
                <w:szCs w:val="21"/>
              </w:rPr>
              <w:fldChar w:fldCharType="separate"/>
            </w:r>
            <w:r w:rsidR="002E4108">
              <w:rPr>
                <w:color w:val="000000"/>
                <w:kern w:val="0"/>
                <w:sz w:val="21"/>
                <w:szCs w:val="21"/>
              </w:rPr>
              <w:t>任艳峰等</w:t>
            </w:r>
            <w:r w:rsidR="002E4108">
              <w:rPr>
                <w:color w:val="000000"/>
                <w:kern w:val="0"/>
                <w:sz w:val="21"/>
                <w:szCs w:val="21"/>
              </w:rPr>
              <w:t>(2015)</w:t>
            </w:r>
            <w:r w:rsidRPr="004F54A2">
              <w:rPr>
                <w:sz w:val="21"/>
                <w:szCs w:val="21"/>
              </w:rPr>
              <w:fldChar w:fldCharType="end"/>
            </w:r>
            <w:r w:rsidRPr="004F54A2">
              <w:rPr>
                <w:sz w:val="21"/>
                <w:szCs w:val="21"/>
              </w:rPr>
              <w:t>、</w:t>
            </w:r>
            <w:r w:rsidRPr="004F54A2">
              <w:rPr>
                <w:sz w:val="21"/>
                <w:szCs w:val="21"/>
              </w:rPr>
              <w:fldChar w:fldCharType="begin"/>
            </w:r>
            <w:r w:rsidR="002E4108">
              <w:rPr>
                <w:sz w:val="21"/>
                <w:szCs w:val="21"/>
              </w:rPr>
              <w:instrText xml:space="preserve"> ADDIN NE.Ref.{1EAD0542-5B03-4C3C-A707-B27E1112FD25}</w:instrText>
            </w:r>
            <w:r w:rsidRPr="004F54A2">
              <w:rPr>
                <w:sz w:val="21"/>
                <w:szCs w:val="21"/>
              </w:rPr>
              <w:fldChar w:fldCharType="separate"/>
            </w:r>
            <w:r w:rsidR="002E4108">
              <w:rPr>
                <w:color w:val="000000"/>
                <w:kern w:val="0"/>
                <w:sz w:val="21"/>
                <w:szCs w:val="21"/>
              </w:rPr>
              <w:t>苏春燕等</w:t>
            </w:r>
            <w:r w:rsidR="002E4108">
              <w:rPr>
                <w:color w:val="000000"/>
                <w:kern w:val="0"/>
                <w:sz w:val="21"/>
                <w:szCs w:val="21"/>
              </w:rPr>
              <w:t>(2003)</w:t>
            </w:r>
            <w:r w:rsidRPr="004F54A2">
              <w:rPr>
                <w:sz w:val="21"/>
                <w:szCs w:val="21"/>
              </w:rPr>
              <w:fldChar w:fldCharType="end"/>
            </w:r>
            <w:r w:rsidR="000D3B25">
              <w:rPr>
                <w:rFonts w:hint="eastAsia"/>
                <w:sz w:val="21"/>
                <w:szCs w:val="21"/>
              </w:rPr>
              <w:t>的</w:t>
            </w:r>
            <w:r w:rsidRPr="004F54A2">
              <w:rPr>
                <w:sz w:val="21"/>
                <w:szCs w:val="21"/>
              </w:rPr>
              <w:t>与本量表无关。</w:t>
            </w:r>
          </w:p>
          <w:p w14:paraId="7D3EB9BF" w14:textId="76F93C91" w:rsidR="0099272D" w:rsidRPr="004F54A2" w:rsidRDefault="0099272D" w:rsidP="00915F6E">
            <w:pPr>
              <w:spacing w:after="240"/>
              <w:rPr>
                <w:sz w:val="21"/>
                <w:szCs w:val="21"/>
              </w:rPr>
            </w:pPr>
            <w:r w:rsidRPr="004F54A2">
              <w:rPr>
                <w:sz w:val="21"/>
                <w:szCs w:val="21"/>
              </w:rPr>
              <w:t>相对</w:t>
            </w:r>
            <w:r w:rsidRPr="004F54A2">
              <w:rPr>
                <w:sz w:val="21"/>
                <w:szCs w:val="21"/>
              </w:rPr>
              <w:fldChar w:fldCharType="begin"/>
            </w:r>
            <w:r w:rsidR="002E4108">
              <w:rPr>
                <w:sz w:val="21"/>
                <w:szCs w:val="21"/>
              </w:rPr>
              <w:instrText xml:space="preserve"> ADDIN NE.Ref.{10F75F7F-222B-4461-9CCE-35793138F7A9}</w:instrText>
            </w:r>
            <w:r w:rsidRPr="004F54A2">
              <w:rPr>
                <w:sz w:val="21"/>
                <w:szCs w:val="21"/>
              </w:rPr>
              <w:fldChar w:fldCharType="separate"/>
            </w:r>
            <w:r w:rsidR="002E4108">
              <w:rPr>
                <w:color w:val="000000"/>
                <w:kern w:val="0"/>
                <w:sz w:val="21"/>
                <w:szCs w:val="21"/>
              </w:rPr>
              <w:t>汪向东等</w:t>
            </w:r>
            <w:r w:rsidR="002E4108">
              <w:rPr>
                <w:color w:val="000000"/>
                <w:kern w:val="0"/>
                <w:sz w:val="21"/>
                <w:szCs w:val="21"/>
              </w:rPr>
              <w:t>(1999)</w:t>
            </w:r>
            <w:r w:rsidRPr="004F54A2">
              <w:rPr>
                <w:sz w:val="21"/>
                <w:szCs w:val="21"/>
              </w:rPr>
              <w:fldChar w:fldCharType="end"/>
            </w:r>
            <w:r w:rsidRPr="004F54A2">
              <w:rPr>
                <w:sz w:val="21"/>
                <w:szCs w:val="21"/>
              </w:rPr>
              <w:t>，</w:t>
            </w:r>
            <w:r w:rsidRPr="004F54A2">
              <w:rPr>
                <w:sz w:val="21"/>
                <w:szCs w:val="21"/>
              </w:rPr>
              <w:fldChar w:fldCharType="begin"/>
            </w:r>
            <w:r w:rsidR="002E4108">
              <w:rPr>
                <w:sz w:val="21"/>
                <w:szCs w:val="21"/>
              </w:rPr>
              <w:instrText xml:space="preserve"> ADDIN NE.Ref.{6CE2C3D4-DB38-4257-AF63-65630AF529B3}</w:instrText>
            </w:r>
            <w:r w:rsidRPr="004F54A2">
              <w:rPr>
                <w:sz w:val="21"/>
                <w:szCs w:val="21"/>
              </w:rPr>
              <w:fldChar w:fldCharType="separate"/>
            </w:r>
            <w:r w:rsidR="002E4108">
              <w:rPr>
                <w:color w:val="000000"/>
                <w:kern w:val="0"/>
                <w:sz w:val="21"/>
                <w:szCs w:val="21"/>
              </w:rPr>
              <w:t>张明园</w:t>
            </w:r>
            <w:r w:rsidR="002E4108">
              <w:rPr>
                <w:color w:val="000000"/>
                <w:kern w:val="0"/>
                <w:sz w:val="21"/>
                <w:szCs w:val="21"/>
              </w:rPr>
              <w:t>(1998)</w:t>
            </w:r>
            <w:r w:rsidRPr="004F54A2">
              <w:rPr>
                <w:sz w:val="21"/>
                <w:szCs w:val="21"/>
              </w:rPr>
              <w:fldChar w:fldCharType="end"/>
            </w:r>
            <w:r w:rsidRPr="004F54A2">
              <w:rPr>
                <w:sz w:val="21"/>
                <w:szCs w:val="21"/>
              </w:rPr>
              <w:t>在提供</w:t>
            </w:r>
            <w:r w:rsidR="000D3B25">
              <w:rPr>
                <w:rFonts w:hint="eastAsia"/>
                <w:sz w:val="21"/>
                <w:szCs w:val="21"/>
              </w:rPr>
              <w:t>条目</w:t>
            </w:r>
            <w:r w:rsidRPr="004F54A2">
              <w:rPr>
                <w:sz w:val="21"/>
                <w:szCs w:val="21"/>
              </w:rPr>
              <w:t>的同时</w:t>
            </w:r>
            <w:r w:rsidR="000D3B25">
              <w:rPr>
                <w:rFonts w:hint="eastAsia"/>
                <w:sz w:val="21"/>
                <w:szCs w:val="21"/>
              </w:rPr>
              <w:t>也</w:t>
            </w:r>
            <w:r w:rsidRPr="004F54A2">
              <w:rPr>
                <w:sz w:val="21"/>
                <w:szCs w:val="21"/>
              </w:rPr>
              <w:t>直接提供症状，更方便内容分析。</w:t>
            </w:r>
          </w:p>
          <w:p w14:paraId="6A68C048" w14:textId="373A0A44" w:rsidR="0099272D" w:rsidRPr="004F54A2" w:rsidRDefault="0099272D" w:rsidP="00915F6E">
            <w:pPr>
              <w:spacing w:after="240"/>
              <w:rPr>
                <w:sz w:val="21"/>
                <w:szCs w:val="21"/>
              </w:rPr>
            </w:pPr>
            <w:r w:rsidRPr="004F54A2">
              <w:rPr>
                <w:sz w:val="21"/>
                <w:szCs w:val="21"/>
              </w:rPr>
              <w:fldChar w:fldCharType="begin"/>
            </w:r>
            <w:r w:rsidR="002E4108">
              <w:rPr>
                <w:sz w:val="21"/>
                <w:szCs w:val="21"/>
              </w:rPr>
              <w:instrText xml:space="preserve"> ADDIN NE.Ref.{05DCEC0E-CEA8-4E1F-91CE-525A7CE45A64}</w:instrText>
            </w:r>
            <w:r w:rsidRPr="004F54A2">
              <w:rPr>
                <w:sz w:val="21"/>
                <w:szCs w:val="21"/>
              </w:rPr>
              <w:fldChar w:fldCharType="separate"/>
            </w:r>
            <w:r w:rsidR="002E4108">
              <w:rPr>
                <w:color w:val="000000"/>
                <w:kern w:val="0"/>
                <w:sz w:val="21"/>
                <w:szCs w:val="21"/>
              </w:rPr>
              <w:t>崔杰诚和陈国生</w:t>
            </w:r>
            <w:r w:rsidR="002E4108">
              <w:rPr>
                <w:color w:val="000000"/>
                <w:kern w:val="0"/>
                <w:sz w:val="21"/>
                <w:szCs w:val="21"/>
              </w:rPr>
              <w:t>(1998)</w:t>
            </w:r>
            <w:r w:rsidRPr="004F54A2">
              <w:rPr>
                <w:sz w:val="21"/>
                <w:szCs w:val="21"/>
              </w:rPr>
              <w:fldChar w:fldCharType="end"/>
            </w:r>
            <w:r w:rsidRPr="004F54A2">
              <w:rPr>
                <w:sz w:val="21"/>
                <w:szCs w:val="21"/>
              </w:rPr>
              <w:t>无法获取。</w:t>
            </w:r>
          </w:p>
          <w:p w14:paraId="4FA57993" w14:textId="77777777" w:rsidR="0099272D" w:rsidRPr="004F54A2" w:rsidRDefault="0099272D" w:rsidP="00915F6E">
            <w:pPr>
              <w:spacing w:line="312" w:lineRule="auto"/>
              <w:rPr>
                <w:sz w:val="21"/>
                <w:szCs w:val="21"/>
              </w:rPr>
            </w:pPr>
          </w:p>
        </w:tc>
      </w:tr>
      <w:tr w:rsidR="0099272D" w:rsidRPr="004F54A2" w14:paraId="1E975593" w14:textId="77777777" w:rsidTr="005E57FC">
        <w:trPr>
          <w:jc w:val="center"/>
        </w:trPr>
        <w:tc>
          <w:tcPr>
            <w:tcW w:w="3828" w:type="dxa"/>
            <w:vAlign w:val="center"/>
          </w:tcPr>
          <w:p w14:paraId="1EFB739A" w14:textId="77777777" w:rsidR="0099272D" w:rsidRPr="004F54A2" w:rsidRDefault="0099272D" w:rsidP="00915F6E">
            <w:pPr>
              <w:spacing w:line="312" w:lineRule="auto"/>
              <w:rPr>
                <w:color w:val="0D0D0D" w:themeColor="text1" w:themeTint="F2"/>
                <w:sz w:val="21"/>
                <w:szCs w:val="21"/>
              </w:rPr>
            </w:pPr>
            <w:r w:rsidRPr="004F54A2">
              <w:rPr>
                <w:sz w:val="21"/>
                <w:szCs w:val="21"/>
              </w:rPr>
              <w:t>症状自评量表（</w:t>
            </w:r>
            <w:r w:rsidRPr="004F54A2">
              <w:rPr>
                <w:sz w:val="21"/>
                <w:szCs w:val="21"/>
              </w:rPr>
              <w:t>SCL-90</w:t>
            </w:r>
            <w:r w:rsidRPr="004F54A2">
              <w:rPr>
                <w:sz w:val="21"/>
                <w:szCs w:val="21"/>
              </w:rPr>
              <w:t>）</w:t>
            </w:r>
          </w:p>
        </w:tc>
        <w:tc>
          <w:tcPr>
            <w:tcW w:w="3119" w:type="dxa"/>
            <w:vAlign w:val="center"/>
          </w:tcPr>
          <w:p w14:paraId="2F8EA1FB" w14:textId="13D6ADDD" w:rsidR="0099272D" w:rsidRPr="004F54A2" w:rsidRDefault="0099272D" w:rsidP="00915F6E">
            <w:pPr>
              <w:spacing w:line="312" w:lineRule="auto"/>
              <w:jc w:val="center"/>
              <w:rPr>
                <w:sz w:val="21"/>
                <w:szCs w:val="21"/>
              </w:rPr>
            </w:pPr>
            <w:r w:rsidRPr="004F54A2">
              <w:rPr>
                <w:sz w:val="21"/>
                <w:szCs w:val="21"/>
              </w:rPr>
              <w:fldChar w:fldCharType="begin"/>
            </w:r>
            <w:r w:rsidR="002E4108">
              <w:rPr>
                <w:sz w:val="21"/>
                <w:szCs w:val="21"/>
              </w:rPr>
              <w:instrText xml:space="preserve"> ADDIN NE.Ref.{D6069477-A97F-4D79-9EDC-53C5AEF5AF22}</w:instrText>
            </w:r>
            <w:r w:rsidRPr="004F54A2">
              <w:rPr>
                <w:sz w:val="21"/>
                <w:szCs w:val="21"/>
              </w:rPr>
              <w:fldChar w:fldCharType="separate"/>
            </w:r>
            <w:r w:rsidR="002E4108">
              <w:rPr>
                <w:color w:val="000000"/>
                <w:kern w:val="0"/>
                <w:sz w:val="21"/>
                <w:szCs w:val="21"/>
              </w:rPr>
              <w:t>汪向东等</w:t>
            </w:r>
            <w:r w:rsidR="002E4108">
              <w:rPr>
                <w:color w:val="000000"/>
                <w:kern w:val="0"/>
                <w:sz w:val="21"/>
                <w:szCs w:val="21"/>
              </w:rPr>
              <w:t>(1999)</w:t>
            </w:r>
            <w:r w:rsidRPr="004F54A2">
              <w:rPr>
                <w:sz w:val="21"/>
                <w:szCs w:val="21"/>
              </w:rPr>
              <w:fldChar w:fldCharType="end"/>
            </w:r>
            <w:r w:rsidRPr="004F54A2">
              <w:rPr>
                <w:sz w:val="21"/>
                <w:szCs w:val="21"/>
              </w:rPr>
              <w:t>16</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NE.Ref.{199100DB-298A-4E67-B5BC-B04234068AF7}</w:instrText>
            </w:r>
            <w:r w:rsidRPr="004F54A2">
              <w:rPr>
                <w:sz w:val="21"/>
                <w:szCs w:val="21"/>
              </w:rPr>
              <w:fldChar w:fldCharType="separate"/>
            </w:r>
            <w:r w:rsidR="002E4108">
              <w:rPr>
                <w:color w:val="000000"/>
                <w:kern w:val="0"/>
                <w:sz w:val="21"/>
                <w:szCs w:val="21"/>
              </w:rPr>
              <w:t>戴晓阳</w:t>
            </w:r>
            <w:r w:rsidR="002E4108">
              <w:rPr>
                <w:color w:val="000000"/>
                <w:kern w:val="0"/>
                <w:sz w:val="21"/>
                <w:szCs w:val="21"/>
              </w:rPr>
              <w:t>(2010),</w:t>
            </w:r>
            <w:r w:rsidR="002E4108">
              <w:rPr>
                <w:color w:val="000000"/>
                <w:kern w:val="0"/>
                <w:sz w:val="21"/>
                <w:szCs w:val="21"/>
              </w:rPr>
              <w:t>戴海崎等</w:t>
            </w:r>
            <w:r w:rsidR="002E4108">
              <w:rPr>
                <w:color w:val="000000"/>
                <w:kern w:val="0"/>
                <w:sz w:val="21"/>
                <w:szCs w:val="21"/>
              </w:rPr>
              <w:t>(2007),</w:t>
            </w:r>
            <w:r w:rsidR="002E4108">
              <w:rPr>
                <w:color w:val="000000"/>
                <w:kern w:val="0"/>
                <w:sz w:val="21"/>
                <w:szCs w:val="21"/>
              </w:rPr>
              <w:t>仲稳山</w:t>
            </w:r>
            <w:r w:rsidR="002E4108">
              <w:rPr>
                <w:color w:val="000000"/>
                <w:kern w:val="0"/>
                <w:sz w:val="21"/>
                <w:szCs w:val="21"/>
              </w:rPr>
              <w:t>(2009)</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NE.Ref.{3C8DDE06-9B23-4A7F-ADDB-579D68992F31}</w:instrText>
            </w:r>
            <w:r w:rsidRPr="004F54A2">
              <w:rPr>
                <w:sz w:val="21"/>
                <w:szCs w:val="21"/>
              </w:rPr>
              <w:fldChar w:fldCharType="separate"/>
            </w:r>
            <w:r w:rsidR="002E4108">
              <w:rPr>
                <w:color w:val="000000"/>
                <w:kern w:val="0"/>
                <w:sz w:val="21"/>
                <w:szCs w:val="21"/>
              </w:rPr>
              <w:t>王征宇</w:t>
            </w:r>
            <w:r w:rsidR="002E4108">
              <w:rPr>
                <w:color w:val="000000"/>
                <w:kern w:val="0"/>
                <w:sz w:val="21"/>
                <w:szCs w:val="21"/>
              </w:rPr>
              <w:t>(1984),</w:t>
            </w:r>
            <w:r w:rsidR="002E4108">
              <w:rPr>
                <w:color w:val="000000"/>
                <w:kern w:val="0"/>
                <w:sz w:val="21"/>
                <w:szCs w:val="21"/>
              </w:rPr>
              <w:t>高成阁等</w:t>
            </w:r>
            <w:r w:rsidR="002E4108">
              <w:rPr>
                <w:color w:val="000000"/>
                <w:kern w:val="0"/>
                <w:sz w:val="21"/>
                <w:szCs w:val="21"/>
              </w:rPr>
              <w:t>(1997)</w:t>
            </w:r>
            <w:r w:rsidRPr="004F54A2">
              <w:rPr>
                <w:sz w:val="21"/>
                <w:szCs w:val="21"/>
              </w:rPr>
              <w:fldChar w:fldCharType="end"/>
            </w:r>
            <w:r w:rsidRPr="004F54A2">
              <w:rPr>
                <w:sz w:val="21"/>
                <w:szCs w:val="21"/>
              </w:rPr>
              <w:t xml:space="preserve">, </w:t>
            </w:r>
            <w:r w:rsidRPr="004F54A2">
              <w:rPr>
                <w:sz w:val="21"/>
                <w:szCs w:val="21"/>
              </w:rPr>
              <w:fldChar w:fldCharType="begin"/>
            </w:r>
            <w:r w:rsidR="002E4108">
              <w:rPr>
                <w:sz w:val="21"/>
                <w:szCs w:val="21"/>
              </w:rPr>
              <w:instrText xml:space="preserve"> ADDIN NE.Ref.{122C9151-F92B-4DD6-9847-F31F254D0B8D}</w:instrText>
            </w:r>
            <w:r w:rsidRPr="004F54A2">
              <w:rPr>
                <w:sz w:val="21"/>
                <w:szCs w:val="21"/>
              </w:rPr>
              <w:fldChar w:fldCharType="separate"/>
            </w:r>
            <w:r w:rsidR="002E4108">
              <w:rPr>
                <w:color w:val="000000"/>
                <w:kern w:val="0"/>
                <w:sz w:val="21"/>
                <w:szCs w:val="21"/>
              </w:rPr>
              <w:t>Derogatis et al.(1976)</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NE.Ref.{888EC89A-C748-4A26-A0CA-8654CC638232}</w:instrText>
            </w:r>
            <w:r w:rsidRPr="004F54A2">
              <w:rPr>
                <w:sz w:val="21"/>
                <w:szCs w:val="21"/>
              </w:rPr>
              <w:fldChar w:fldCharType="separate"/>
            </w:r>
            <w:r w:rsidR="002E4108">
              <w:rPr>
                <w:color w:val="000000"/>
                <w:kern w:val="0"/>
                <w:sz w:val="21"/>
                <w:szCs w:val="21"/>
              </w:rPr>
              <w:t>陈树林和李凌江</w:t>
            </w:r>
            <w:r w:rsidR="002E4108">
              <w:rPr>
                <w:color w:val="000000"/>
                <w:kern w:val="0"/>
                <w:sz w:val="21"/>
                <w:szCs w:val="21"/>
              </w:rPr>
              <w:t>(2003)</w:t>
            </w:r>
            <w:r w:rsidRPr="004F54A2">
              <w:rPr>
                <w:sz w:val="21"/>
                <w:szCs w:val="21"/>
              </w:rPr>
              <w:fldChar w:fldCharType="end"/>
            </w:r>
            <w:r w:rsidRPr="004F54A2">
              <w:rPr>
                <w:sz w:val="21"/>
                <w:szCs w:val="21"/>
              </w:rPr>
              <w:t>2</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NE.Ref.{94863D8F-5E9C-4A97-83DD-4F76E0075B80}</w:instrText>
            </w:r>
            <w:r w:rsidRPr="004F54A2">
              <w:rPr>
                <w:sz w:val="21"/>
                <w:szCs w:val="21"/>
              </w:rPr>
              <w:fldChar w:fldCharType="separate"/>
            </w:r>
            <w:r w:rsidR="002E4108">
              <w:rPr>
                <w:color w:val="000000"/>
                <w:kern w:val="0"/>
                <w:sz w:val="21"/>
                <w:szCs w:val="21"/>
              </w:rPr>
              <w:t>张明园</w:t>
            </w:r>
            <w:r w:rsidR="002E4108">
              <w:rPr>
                <w:color w:val="000000"/>
                <w:kern w:val="0"/>
                <w:sz w:val="21"/>
                <w:szCs w:val="21"/>
              </w:rPr>
              <w:t>(1998)</w:t>
            </w:r>
            <w:r w:rsidRPr="004F54A2">
              <w:rPr>
                <w:sz w:val="21"/>
                <w:szCs w:val="21"/>
              </w:rPr>
              <w:fldChar w:fldCharType="end"/>
            </w:r>
            <w:r w:rsidRPr="004F54A2">
              <w:rPr>
                <w:sz w:val="21"/>
                <w:szCs w:val="21"/>
              </w:rPr>
              <w:t>2</w:t>
            </w:r>
            <w:r w:rsidRPr="004F54A2">
              <w:rPr>
                <w:sz w:val="21"/>
                <w:szCs w:val="21"/>
              </w:rPr>
              <w:t>篇</w:t>
            </w:r>
            <w:r w:rsidRPr="004F54A2">
              <w:rPr>
                <w:sz w:val="21"/>
                <w:szCs w:val="21"/>
              </w:rPr>
              <w:t xml:space="preserve">, </w:t>
            </w:r>
            <w:r w:rsidRPr="004F54A2">
              <w:rPr>
                <w:sz w:val="21"/>
                <w:szCs w:val="21"/>
              </w:rPr>
              <w:lastRenderedPageBreak/>
              <w:fldChar w:fldCharType="begin"/>
            </w:r>
            <w:r w:rsidR="002E4108">
              <w:rPr>
                <w:sz w:val="21"/>
                <w:szCs w:val="21"/>
              </w:rPr>
              <w:instrText xml:space="preserve"> ADDIN NE.Ref.{AA0F8BC2-2D8D-469D-A212-879BE3097413}</w:instrText>
            </w:r>
            <w:r w:rsidRPr="004F54A2">
              <w:rPr>
                <w:sz w:val="21"/>
                <w:szCs w:val="21"/>
              </w:rPr>
              <w:fldChar w:fldCharType="separate"/>
            </w:r>
            <w:r w:rsidR="002E4108">
              <w:rPr>
                <w:color w:val="000000"/>
                <w:kern w:val="0"/>
                <w:sz w:val="21"/>
                <w:szCs w:val="21"/>
              </w:rPr>
              <w:t>黄赐英和裴利华</w:t>
            </w:r>
            <w:r w:rsidR="002E4108">
              <w:rPr>
                <w:color w:val="000000"/>
                <w:kern w:val="0"/>
                <w:sz w:val="21"/>
                <w:szCs w:val="21"/>
              </w:rPr>
              <w:t>(2005)</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NE.Ref.{E8288711-3E49-432A-86E7-F9B7BAF06054}</w:instrText>
            </w:r>
            <w:r w:rsidRPr="004F54A2">
              <w:rPr>
                <w:sz w:val="21"/>
                <w:szCs w:val="21"/>
              </w:rPr>
              <w:fldChar w:fldCharType="separate"/>
            </w:r>
            <w:r w:rsidR="002E4108">
              <w:rPr>
                <w:color w:val="000000"/>
                <w:kern w:val="0"/>
                <w:sz w:val="21"/>
                <w:szCs w:val="21"/>
              </w:rPr>
              <w:t>陈国鹏</w:t>
            </w:r>
            <w:r w:rsidR="002E4108">
              <w:rPr>
                <w:color w:val="000000"/>
                <w:kern w:val="0"/>
                <w:sz w:val="21"/>
                <w:szCs w:val="21"/>
              </w:rPr>
              <w:t>(2005)</w:t>
            </w:r>
            <w:r w:rsidRPr="004F54A2">
              <w:rPr>
                <w:sz w:val="21"/>
                <w:szCs w:val="21"/>
              </w:rPr>
              <w:fldChar w:fldCharType="end"/>
            </w:r>
            <w:r w:rsidRPr="004F54A2">
              <w:rPr>
                <w:sz w:val="21"/>
                <w:szCs w:val="21"/>
              </w:rPr>
              <w:t xml:space="preserve">, </w:t>
            </w:r>
            <w:r w:rsidRPr="004F54A2">
              <w:rPr>
                <w:sz w:val="21"/>
                <w:szCs w:val="21"/>
              </w:rPr>
              <w:fldChar w:fldCharType="begin"/>
            </w:r>
            <w:r w:rsidR="002E4108">
              <w:rPr>
                <w:sz w:val="21"/>
                <w:szCs w:val="21"/>
              </w:rPr>
              <w:instrText xml:space="preserve"> ADDIN NE.Ref.{FB01084C-58CA-4C26-A11E-B2C633AA7FF3}</w:instrText>
            </w:r>
            <w:r w:rsidRPr="004F54A2">
              <w:rPr>
                <w:sz w:val="21"/>
                <w:szCs w:val="21"/>
              </w:rPr>
              <w:fldChar w:fldCharType="separate"/>
            </w:r>
            <w:r w:rsidR="002E4108">
              <w:rPr>
                <w:color w:val="000000"/>
                <w:kern w:val="0"/>
                <w:sz w:val="21"/>
                <w:szCs w:val="21"/>
              </w:rPr>
              <w:t>Mensah &amp; Kiernan(2010)</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NE.Ref.{3BFDA054-E516-40C4-B15A-F6F3E4A39829}</w:instrText>
            </w:r>
            <w:r w:rsidRPr="004F54A2">
              <w:rPr>
                <w:sz w:val="21"/>
                <w:szCs w:val="21"/>
              </w:rPr>
              <w:fldChar w:fldCharType="separate"/>
            </w:r>
            <w:r w:rsidR="002E4108">
              <w:rPr>
                <w:color w:val="000000"/>
                <w:kern w:val="0"/>
                <w:sz w:val="21"/>
                <w:szCs w:val="21"/>
              </w:rPr>
              <w:t>金华等</w:t>
            </w:r>
            <w:r w:rsidR="002E4108">
              <w:rPr>
                <w:color w:val="000000"/>
                <w:kern w:val="0"/>
                <w:sz w:val="21"/>
                <w:szCs w:val="21"/>
              </w:rPr>
              <w:t>(1986)</w:t>
            </w:r>
            <w:r w:rsidRPr="004F54A2">
              <w:rPr>
                <w:sz w:val="21"/>
                <w:szCs w:val="21"/>
              </w:rPr>
              <w:fldChar w:fldCharType="end"/>
            </w:r>
            <w:r w:rsidRPr="004F54A2">
              <w:rPr>
                <w:sz w:val="21"/>
                <w:szCs w:val="21"/>
              </w:rPr>
              <w:t>2</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NE.Ref.{3F0B93E0-3D34-400C-B031-544788A18218}</w:instrText>
            </w:r>
            <w:r w:rsidRPr="004F54A2">
              <w:rPr>
                <w:sz w:val="21"/>
                <w:szCs w:val="21"/>
              </w:rPr>
              <w:fldChar w:fldCharType="separate"/>
            </w:r>
            <w:r w:rsidR="002E4108">
              <w:rPr>
                <w:color w:val="000000"/>
                <w:kern w:val="0"/>
                <w:sz w:val="21"/>
                <w:szCs w:val="21"/>
              </w:rPr>
              <w:t>张作记</w:t>
            </w:r>
            <w:r w:rsidR="002E4108">
              <w:rPr>
                <w:color w:val="000000"/>
                <w:kern w:val="0"/>
                <w:sz w:val="21"/>
                <w:szCs w:val="21"/>
              </w:rPr>
              <w:t>(2005)</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NE.Ref.{3EFEDB10-13FB-4047-A9D5-548FE940A15E}</w:instrText>
            </w:r>
            <w:r w:rsidRPr="004F54A2">
              <w:rPr>
                <w:sz w:val="21"/>
                <w:szCs w:val="21"/>
              </w:rPr>
              <w:fldChar w:fldCharType="separate"/>
            </w:r>
            <w:r w:rsidR="002E4108">
              <w:rPr>
                <w:color w:val="000000"/>
                <w:kern w:val="0"/>
                <w:sz w:val="21"/>
                <w:szCs w:val="21"/>
              </w:rPr>
              <w:t>Derogatis(1973)</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NE.Ref.{5CD411C2-1A4A-4F38-A896-598A3BFF4F17}</w:instrText>
            </w:r>
            <w:r w:rsidRPr="004F54A2">
              <w:rPr>
                <w:sz w:val="21"/>
                <w:szCs w:val="21"/>
              </w:rPr>
              <w:fldChar w:fldCharType="separate"/>
            </w:r>
            <w:r w:rsidR="002E4108">
              <w:rPr>
                <w:color w:val="000000"/>
                <w:kern w:val="0"/>
                <w:sz w:val="21"/>
                <w:szCs w:val="21"/>
              </w:rPr>
              <w:t>Derogatis(1977)</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NE.Ref.{8EB48EE6-F8E9-469F-8671-611C655152E1}</w:instrText>
            </w:r>
            <w:r w:rsidRPr="004F54A2">
              <w:rPr>
                <w:sz w:val="21"/>
                <w:szCs w:val="21"/>
              </w:rPr>
              <w:fldChar w:fldCharType="separate"/>
            </w:r>
            <w:r w:rsidR="002E4108">
              <w:rPr>
                <w:color w:val="000000"/>
                <w:kern w:val="0"/>
                <w:sz w:val="21"/>
                <w:szCs w:val="21"/>
              </w:rPr>
              <w:t>Hoffmann &amp; Overall(1978)</w:t>
            </w:r>
            <w:r w:rsidRPr="004F54A2">
              <w:rPr>
                <w:sz w:val="21"/>
                <w:szCs w:val="21"/>
              </w:rPr>
              <w:fldChar w:fldCharType="end"/>
            </w:r>
            <w:r w:rsidRPr="004F54A2">
              <w:rPr>
                <w:sz w:val="21"/>
                <w:szCs w:val="21"/>
              </w:rPr>
              <w:t>1</w:t>
            </w:r>
            <w:r w:rsidRPr="004F54A2">
              <w:rPr>
                <w:sz w:val="21"/>
                <w:szCs w:val="21"/>
              </w:rPr>
              <w:t>篇</w:t>
            </w:r>
          </w:p>
        </w:tc>
        <w:tc>
          <w:tcPr>
            <w:tcW w:w="2126" w:type="dxa"/>
            <w:vAlign w:val="center"/>
          </w:tcPr>
          <w:p w14:paraId="0DE8D528" w14:textId="77777777" w:rsidR="0099272D" w:rsidRPr="004F54A2" w:rsidRDefault="0099272D" w:rsidP="00915F6E">
            <w:pPr>
              <w:spacing w:line="312" w:lineRule="auto"/>
              <w:jc w:val="center"/>
              <w:rPr>
                <w:sz w:val="21"/>
                <w:szCs w:val="21"/>
              </w:rPr>
            </w:pPr>
            <w:r w:rsidRPr="004F54A2">
              <w:rPr>
                <w:sz w:val="21"/>
                <w:szCs w:val="21"/>
              </w:rPr>
              <w:lastRenderedPageBreak/>
              <w:t>114</w:t>
            </w:r>
          </w:p>
        </w:tc>
        <w:tc>
          <w:tcPr>
            <w:tcW w:w="3566" w:type="dxa"/>
            <w:vAlign w:val="center"/>
          </w:tcPr>
          <w:p w14:paraId="38461122" w14:textId="211A6250" w:rsidR="0099272D" w:rsidRPr="004F54A2" w:rsidRDefault="0099272D" w:rsidP="00915F6E">
            <w:pPr>
              <w:spacing w:line="312" w:lineRule="auto"/>
              <w:ind w:firstLineChars="450" w:firstLine="945"/>
              <w:rPr>
                <w:sz w:val="21"/>
                <w:szCs w:val="21"/>
              </w:rPr>
            </w:pPr>
            <w:r w:rsidRPr="004F54A2">
              <w:rPr>
                <w:sz w:val="21"/>
                <w:szCs w:val="21"/>
              </w:rPr>
              <w:fldChar w:fldCharType="begin"/>
            </w:r>
            <w:r w:rsidR="002E4108">
              <w:rPr>
                <w:sz w:val="21"/>
                <w:szCs w:val="21"/>
              </w:rPr>
              <w:instrText xml:space="preserve"> ADDIN NE.Ref.{1E1FB178-1A6E-44D0-BA50-B53B25EE602E}</w:instrText>
            </w:r>
            <w:r w:rsidRPr="004F54A2">
              <w:rPr>
                <w:sz w:val="21"/>
                <w:szCs w:val="21"/>
              </w:rPr>
              <w:fldChar w:fldCharType="separate"/>
            </w:r>
            <w:r w:rsidR="002E4108">
              <w:rPr>
                <w:color w:val="000000"/>
                <w:kern w:val="0"/>
                <w:sz w:val="21"/>
                <w:szCs w:val="21"/>
              </w:rPr>
              <w:t>汪向东等</w:t>
            </w:r>
            <w:r w:rsidR="002E4108">
              <w:rPr>
                <w:color w:val="000000"/>
                <w:kern w:val="0"/>
                <w:sz w:val="21"/>
                <w:szCs w:val="21"/>
              </w:rPr>
              <w:t>(1999)</w:t>
            </w:r>
            <w:r w:rsidRPr="004F54A2">
              <w:rPr>
                <w:sz w:val="21"/>
                <w:szCs w:val="21"/>
              </w:rPr>
              <w:fldChar w:fldCharType="end"/>
            </w:r>
            <w:r>
              <w:rPr>
                <w:sz w:val="21"/>
                <w:szCs w:val="21"/>
              </w:rPr>
              <w:t>13</w:t>
            </w:r>
            <w:r>
              <w:rPr>
                <w:rFonts w:hint="eastAsia"/>
                <w:sz w:val="21"/>
                <w:szCs w:val="21"/>
              </w:rPr>
              <w:t>题</w:t>
            </w:r>
          </w:p>
        </w:tc>
        <w:tc>
          <w:tcPr>
            <w:tcW w:w="3522" w:type="dxa"/>
          </w:tcPr>
          <w:p w14:paraId="730C28A1" w14:textId="4BF15744" w:rsidR="0099272D" w:rsidRPr="004F54A2" w:rsidRDefault="0099272D" w:rsidP="00915F6E">
            <w:pPr>
              <w:spacing w:line="312" w:lineRule="auto"/>
              <w:rPr>
                <w:color w:val="000000"/>
                <w:sz w:val="21"/>
                <w:szCs w:val="21"/>
              </w:rPr>
            </w:pPr>
            <w:r w:rsidRPr="004F54A2">
              <w:rPr>
                <w:color w:val="000000"/>
                <w:sz w:val="21"/>
                <w:szCs w:val="21"/>
              </w:rPr>
              <w:t>戴海崎等</w:t>
            </w:r>
            <w:r w:rsidRPr="004F54A2">
              <w:rPr>
                <w:color w:val="000000"/>
                <w:sz w:val="21"/>
                <w:szCs w:val="21"/>
              </w:rPr>
              <w:t>(2007)</w:t>
            </w:r>
            <w:r w:rsidRPr="004F54A2">
              <w:rPr>
                <w:color w:val="000000"/>
                <w:sz w:val="21"/>
                <w:szCs w:val="21"/>
              </w:rPr>
              <w:t>、高成阁等</w:t>
            </w:r>
            <w:r w:rsidRPr="004F54A2">
              <w:rPr>
                <w:color w:val="000000"/>
                <w:sz w:val="21"/>
                <w:szCs w:val="21"/>
              </w:rPr>
              <w:t>(1997)</w:t>
            </w:r>
            <w:r w:rsidRPr="004F54A2">
              <w:rPr>
                <w:color w:val="000000"/>
                <w:sz w:val="21"/>
                <w:szCs w:val="21"/>
              </w:rPr>
              <w:t>、王征宇</w:t>
            </w:r>
            <w:r w:rsidRPr="004F54A2">
              <w:rPr>
                <w:color w:val="000000"/>
                <w:sz w:val="21"/>
                <w:szCs w:val="21"/>
              </w:rPr>
              <w:t>(1984)</w:t>
            </w:r>
            <w:r w:rsidRPr="004F54A2">
              <w:rPr>
                <w:color w:val="000000"/>
                <w:sz w:val="21"/>
                <w:szCs w:val="21"/>
              </w:rPr>
              <w:t>、</w:t>
            </w:r>
            <w:r w:rsidRPr="004F54A2">
              <w:rPr>
                <w:sz w:val="21"/>
                <w:szCs w:val="21"/>
              </w:rPr>
              <w:fldChar w:fldCharType="begin"/>
            </w:r>
            <w:r w:rsidR="002E4108">
              <w:rPr>
                <w:sz w:val="21"/>
                <w:szCs w:val="21"/>
              </w:rPr>
              <w:instrText xml:space="preserve"> ADDIN NE.Ref.{1A4E8FC8-177F-4B4D-BD21-E2A7A6DED2A0}</w:instrText>
            </w:r>
            <w:r w:rsidRPr="004F54A2">
              <w:rPr>
                <w:sz w:val="21"/>
                <w:szCs w:val="21"/>
              </w:rPr>
              <w:fldChar w:fldCharType="separate"/>
            </w:r>
            <w:r w:rsidR="002E4108">
              <w:rPr>
                <w:color w:val="000000"/>
                <w:kern w:val="0"/>
                <w:sz w:val="21"/>
                <w:szCs w:val="21"/>
              </w:rPr>
              <w:t>Derogatis et al.(1976)</w:t>
            </w:r>
            <w:r w:rsidRPr="004F54A2">
              <w:rPr>
                <w:sz w:val="21"/>
                <w:szCs w:val="21"/>
              </w:rPr>
              <w:fldChar w:fldCharType="end"/>
            </w:r>
            <w:r w:rsidRPr="004F54A2">
              <w:rPr>
                <w:sz w:val="21"/>
                <w:szCs w:val="21"/>
              </w:rPr>
              <w:t>、</w:t>
            </w:r>
            <w:r w:rsidRPr="004F54A2">
              <w:rPr>
                <w:sz w:val="21"/>
                <w:szCs w:val="21"/>
              </w:rPr>
              <w:fldChar w:fldCharType="begin"/>
            </w:r>
            <w:r w:rsidR="002E4108">
              <w:rPr>
                <w:sz w:val="21"/>
                <w:szCs w:val="21"/>
              </w:rPr>
              <w:instrText xml:space="preserve"> ADDIN NE.Ref.{03ACBDD3-D182-4E4D-9517-9D2F1B224C2D}</w:instrText>
            </w:r>
            <w:r w:rsidRPr="004F54A2">
              <w:rPr>
                <w:sz w:val="21"/>
                <w:szCs w:val="21"/>
              </w:rPr>
              <w:fldChar w:fldCharType="separate"/>
            </w:r>
            <w:r w:rsidR="002E4108">
              <w:rPr>
                <w:color w:val="000000"/>
                <w:kern w:val="0"/>
                <w:sz w:val="21"/>
                <w:szCs w:val="21"/>
              </w:rPr>
              <w:t>陈树林和李凌江</w:t>
            </w:r>
            <w:r w:rsidR="002E4108">
              <w:rPr>
                <w:color w:val="000000"/>
                <w:kern w:val="0"/>
                <w:sz w:val="21"/>
                <w:szCs w:val="21"/>
              </w:rPr>
              <w:t>(2003)</w:t>
            </w:r>
            <w:r w:rsidRPr="004F54A2">
              <w:rPr>
                <w:sz w:val="21"/>
                <w:szCs w:val="21"/>
              </w:rPr>
              <w:fldChar w:fldCharType="end"/>
            </w:r>
            <w:r w:rsidRPr="004F54A2">
              <w:rPr>
                <w:sz w:val="21"/>
                <w:szCs w:val="21"/>
              </w:rPr>
              <w:t>、</w:t>
            </w:r>
            <w:r w:rsidRPr="004F54A2">
              <w:rPr>
                <w:sz w:val="21"/>
                <w:szCs w:val="21"/>
              </w:rPr>
              <w:fldChar w:fldCharType="begin"/>
            </w:r>
            <w:r w:rsidR="002E4108">
              <w:rPr>
                <w:sz w:val="21"/>
                <w:szCs w:val="21"/>
              </w:rPr>
              <w:instrText xml:space="preserve"> ADDIN NE.Ref.{75B9A92E-128D-4B61-B136-3B430DB033B8}</w:instrText>
            </w:r>
            <w:r w:rsidRPr="004F54A2">
              <w:rPr>
                <w:sz w:val="21"/>
                <w:szCs w:val="21"/>
              </w:rPr>
              <w:fldChar w:fldCharType="separate"/>
            </w:r>
            <w:r w:rsidR="002E4108">
              <w:rPr>
                <w:color w:val="000000"/>
                <w:kern w:val="0"/>
                <w:sz w:val="21"/>
                <w:szCs w:val="21"/>
              </w:rPr>
              <w:t>黄赐英和裴利华</w:t>
            </w:r>
            <w:r w:rsidR="002E4108">
              <w:rPr>
                <w:color w:val="000000"/>
                <w:kern w:val="0"/>
                <w:sz w:val="21"/>
                <w:szCs w:val="21"/>
              </w:rPr>
              <w:t>(2005)</w:t>
            </w:r>
            <w:r w:rsidRPr="004F54A2">
              <w:rPr>
                <w:sz w:val="21"/>
                <w:szCs w:val="21"/>
              </w:rPr>
              <w:fldChar w:fldCharType="end"/>
            </w:r>
            <w:r w:rsidRPr="004F54A2">
              <w:rPr>
                <w:sz w:val="21"/>
                <w:szCs w:val="21"/>
              </w:rPr>
              <w:t>、</w:t>
            </w:r>
            <w:r w:rsidRPr="004F54A2">
              <w:rPr>
                <w:sz w:val="21"/>
                <w:szCs w:val="21"/>
              </w:rPr>
              <w:fldChar w:fldCharType="begin"/>
            </w:r>
            <w:r w:rsidR="002E4108">
              <w:rPr>
                <w:sz w:val="21"/>
                <w:szCs w:val="21"/>
              </w:rPr>
              <w:instrText xml:space="preserve"> ADDIN NE.Ref.{13F51F4F-45D4-4FE3-9292-1CED06F77201}</w:instrText>
            </w:r>
            <w:r w:rsidRPr="004F54A2">
              <w:rPr>
                <w:sz w:val="21"/>
                <w:szCs w:val="21"/>
              </w:rPr>
              <w:fldChar w:fldCharType="separate"/>
            </w:r>
            <w:r w:rsidR="002E4108">
              <w:rPr>
                <w:color w:val="000000"/>
                <w:kern w:val="0"/>
                <w:sz w:val="21"/>
                <w:szCs w:val="21"/>
              </w:rPr>
              <w:t>陈国鹏</w:t>
            </w:r>
            <w:r w:rsidR="002E4108">
              <w:rPr>
                <w:color w:val="000000"/>
                <w:kern w:val="0"/>
                <w:sz w:val="21"/>
                <w:szCs w:val="21"/>
              </w:rPr>
              <w:t>(2005)</w:t>
            </w:r>
            <w:r w:rsidRPr="004F54A2">
              <w:rPr>
                <w:sz w:val="21"/>
                <w:szCs w:val="21"/>
              </w:rPr>
              <w:fldChar w:fldCharType="end"/>
            </w:r>
            <w:r w:rsidRPr="004F54A2">
              <w:rPr>
                <w:sz w:val="21"/>
                <w:szCs w:val="21"/>
              </w:rPr>
              <w:t>、</w:t>
            </w:r>
            <w:r w:rsidRPr="004F54A2">
              <w:rPr>
                <w:sz w:val="21"/>
                <w:szCs w:val="21"/>
              </w:rPr>
              <w:fldChar w:fldCharType="begin"/>
            </w:r>
            <w:r w:rsidR="002E4108">
              <w:rPr>
                <w:sz w:val="21"/>
                <w:szCs w:val="21"/>
              </w:rPr>
              <w:instrText xml:space="preserve"> ADDIN NE.Ref.{713DE2CE-5066-4AAA-A2F4-2FC8F4D6E6BF}</w:instrText>
            </w:r>
            <w:r w:rsidRPr="004F54A2">
              <w:rPr>
                <w:sz w:val="21"/>
                <w:szCs w:val="21"/>
              </w:rPr>
              <w:fldChar w:fldCharType="separate"/>
            </w:r>
            <w:r w:rsidR="002E4108">
              <w:rPr>
                <w:color w:val="000000"/>
                <w:kern w:val="0"/>
                <w:sz w:val="21"/>
                <w:szCs w:val="21"/>
              </w:rPr>
              <w:t>Mensah &amp; Kiernan(2010)</w:t>
            </w:r>
            <w:r w:rsidRPr="004F54A2">
              <w:rPr>
                <w:sz w:val="21"/>
                <w:szCs w:val="21"/>
              </w:rPr>
              <w:fldChar w:fldCharType="end"/>
            </w:r>
            <w:r w:rsidRPr="004F54A2">
              <w:rPr>
                <w:sz w:val="21"/>
                <w:szCs w:val="21"/>
              </w:rPr>
              <w:t>、</w:t>
            </w:r>
            <w:r w:rsidRPr="004F54A2">
              <w:rPr>
                <w:sz w:val="21"/>
                <w:szCs w:val="21"/>
              </w:rPr>
              <w:fldChar w:fldCharType="begin"/>
            </w:r>
            <w:r w:rsidR="002E4108">
              <w:rPr>
                <w:sz w:val="21"/>
                <w:szCs w:val="21"/>
              </w:rPr>
              <w:instrText xml:space="preserve"> ADDIN NE.Ref.{53BE2FD4-BD1C-42E3-B954-D5D3464E23E3}</w:instrText>
            </w:r>
            <w:r w:rsidRPr="004F54A2">
              <w:rPr>
                <w:sz w:val="21"/>
                <w:szCs w:val="21"/>
              </w:rPr>
              <w:fldChar w:fldCharType="separate"/>
            </w:r>
            <w:r w:rsidR="002E4108">
              <w:rPr>
                <w:color w:val="000000"/>
                <w:kern w:val="0"/>
                <w:sz w:val="21"/>
                <w:szCs w:val="21"/>
              </w:rPr>
              <w:t>金华等</w:t>
            </w:r>
            <w:r w:rsidR="002E4108">
              <w:rPr>
                <w:color w:val="000000"/>
                <w:kern w:val="0"/>
                <w:sz w:val="21"/>
                <w:szCs w:val="21"/>
              </w:rPr>
              <w:t>(1986)</w:t>
            </w:r>
            <w:r w:rsidRPr="004F54A2">
              <w:rPr>
                <w:sz w:val="21"/>
                <w:szCs w:val="21"/>
              </w:rPr>
              <w:fldChar w:fldCharType="end"/>
            </w:r>
            <w:r w:rsidRPr="004F54A2">
              <w:rPr>
                <w:sz w:val="21"/>
                <w:szCs w:val="21"/>
              </w:rPr>
              <w:t>、</w:t>
            </w:r>
            <w:r w:rsidRPr="004F54A2">
              <w:rPr>
                <w:sz w:val="21"/>
                <w:szCs w:val="21"/>
              </w:rPr>
              <w:fldChar w:fldCharType="begin"/>
            </w:r>
            <w:r w:rsidR="002E4108">
              <w:rPr>
                <w:sz w:val="21"/>
                <w:szCs w:val="21"/>
              </w:rPr>
              <w:instrText xml:space="preserve"> ADDIN NE.Ref.{1ED6C4E0-F522-4AC8-B168-48AE9AA588D8}</w:instrText>
            </w:r>
            <w:r w:rsidRPr="004F54A2">
              <w:rPr>
                <w:sz w:val="21"/>
                <w:szCs w:val="21"/>
              </w:rPr>
              <w:fldChar w:fldCharType="separate"/>
            </w:r>
            <w:r w:rsidR="002E4108">
              <w:rPr>
                <w:color w:val="000000"/>
                <w:kern w:val="0"/>
                <w:sz w:val="21"/>
                <w:szCs w:val="21"/>
              </w:rPr>
              <w:t>Hoffmann &amp; Overall(1978)</w:t>
            </w:r>
            <w:r w:rsidRPr="004F54A2">
              <w:rPr>
                <w:sz w:val="21"/>
                <w:szCs w:val="21"/>
              </w:rPr>
              <w:fldChar w:fldCharType="end"/>
            </w:r>
            <w:r w:rsidR="00783B7F">
              <w:rPr>
                <w:rFonts w:hint="eastAsia"/>
                <w:color w:val="000000"/>
                <w:sz w:val="21"/>
                <w:szCs w:val="21"/>
              </w:rPr>
              <w:t>未</w:t>
            </w:r>
            <w:r w:rsidRPr="004F54A2">
              <w:rPr>
                <w:color w:val="000000"/>
                <w:sz w:val="21"/>
                <w:szCs w:val="21"/>
              </w:rPr>
              <w:t>提供题</w:t>
            </w:r>
            <w:r w:rsidRPr="004F54A2">
              <w:rPr>
                <w:color w:val="000000"/>
                <w:sz w:val="21"/>
                <w:szCs w:val="21"/>
              </w:rPr>
              <w:lastRenderedPageBreak/>
              <w:t>目。</w:t>
            </w:r>
          </w:p>
          <w:p w14:paraId="347F9C2E" w14:textId="3669BE5F" w:rsidR="0099272D" w:rsidRPr="004F54A2" w:rsidRDefault="0099272D" w:rsidP="00915F6E">
            <w:pPr>
              <w:spacing w:line="312" w:lineRule="auto"/>
              <w:rPr>
                <w:sz w:val="21"/>
                <w:szCs w:val="21"/>
              </w:rPr>
            </w:pPr>
            <w:r w:rsidRPr="004F54A2">
              <w:rPr>
                <w:sz w:val="21"/>
                <w:szCs w:val="21"/>
              </w:rPr>
              <w:fldChar w:fldCharType="begin"/>
            </w:r>
            <w:r w:rsidR="002E4108">
              <w:rPr>
                <w:sz w:val="21"/>
                <w:szCs w:val="21"/>
              </w:rPr>
              <w:instrText xml:space="preserve"> ADDIN NE.Ref.{B314AE68-629E-424B-B189-4AC2326FF857}</w:instrText>
            </w:r>
            <w:r w:rsidRPr="004F54A2">
              <w:rPr>
                <w:sz w:val="21"/>
                <w:szCs w:val="21"/>
              </w:rPr>
              <w:fldChar w:fldCharType="separate"/>
            </w:r>
            <w:r w:rsidR="002E4108">
              <w:rPr>
                <w:color w:val="000000"/>
                <w:kern w:val="0"/>
                <w:sz w:val="21"/>
                <w:szCs w:val="21"/>
              </w:rPr>
              <w:t>Derogatis(1973)</w:t>
            </w:r>
            <w:r w:rsidRPr="004F54A2">
              <w:rPr>
                <w:sz w:val="21"/>
                <w:szCs w:val="21"/>
              </w:rPr>
              <w:fldChar w:fldCharType="end"/>
            </w:r>
            <w:r w:rsidRPr="004F54A2">
              <w:rPr>
                <w:sz w:val="21"/>
                <w:szCs w:val="21"/>
              </w:rPr>
              <w:t>、</w:t>
            </w:r>
            <w:r w:rsidRPr="004F54A2">
              <w:rPr>
                <w:sz w:val="21"/>
                <w:szCs w:val="21"/>
              </w:rPr>
              <w:fldChar w:fldCharType="begin"/>
            </w:r>
            <w:r w:rsidR="002E4108">
              <w:rPr>
                <w:sz w:val="21"/>
                <w:szCs w:val="21"/>
              </w:rPr>
              <w:instrText xml:space="preserve"> ADDIN NE.Ref.{ABCFEB51-CC99-4967-8B88-DBAE8B8450FD}</w:instrText>
            </w:r>
            <w:r w:rsidRPr="004F54A2">
              <w:rPr>
                <w:sz w:val="21"/>
                <w:szCs w:val="21"/>
              </w:rPr>
              <w:fldChar w:fldCharType="separate"/>
            </w:r>
            <w:r w:rsidR="002E4108">
              <w:rPr>
                <w:color w:val="000000"/>
                <w:kern w:val="0"/>
                <w:sz w:val="21"/>
                <w:szCs w:val="21"/>
              </w:rPr>
              <w:t>Derogatis(1977)</w:t>
            </w:r>
            <w:r w:rsidRPr="004F54A2">
              <w:rPr>
                <w:sz w:val="21"/>
                <w:szCs w:val="21"/>
              </w:rPr>
              <w:fldChar w:fldCharType="end"/>
            </w:r>
            <w:r w:rsidRPr="004F54A2">
              <w:rPr>
                <w:sz w:val="21"/>
                <w:szCs w:val="21"/>
              </w:rPr>
              <w:t>、</w:t>
            </w:r>
            <w:r w:rsidRPr="004F54A2">
              <w:rPr>
                <w:color w:val="000000"/>
                <w:sz w:val="21"/>
                <w:szCs w:val="21"/>
              </w:rPr>
              <w:t>仲稳山</w:t>
            </w:r>
            <w:r w:rsidRPr="004F54A2">
              <w:rPr>
                <w:color w:val="000000"/>
                <w:sz w:val="21"/>
                <w:szCs w:val="21"/>
              </w:rPr>
              <w:t>(2009)</w:t>
            </w:r>
            <w:r w:rsidRPr="004F54A2">
              <w:rPr>
                <w:color w:val="000000"/>
                <w:sz w:val="21"/>
                <w:szCs w:val="21"/>
              </w:rPr>
              <w:t>未获得。</w:t>
            </w:r>
          </w:p>
        </w:tc>
      </w:tr>
      <w:tr w:rsidR="0099272D" w:rsidRPr="004F54A2" w14:paraId="1DFED84D" w14:textId="77777777" w:rsidTr="005E57FC">
        <w:trPr>
          <w:jc w:val="center"/>
        </w:trPr>
        <w:tc>
          <w:tcPr>
            <w:tcW w:w="3828" w:type="dxa"/>
            <w:vAlign w:val="center"/>
          </w:tcPr>
          <w:p w14:paraId="2EBA991B" w14:textId="77777777" w:rsidR="0099272D" w:rsidRPr="004F54A2" w:rsidRDefault="0099272D" w:rsidP="00915F6E">
            <w:pPr>
              <w:spacing w:line="312" w:lineRule="auto"/>
              <w:rPr>
                <w:color w:val="0D0D0D" w:themeColor="text1" w:themeTint="F2"/>
                <w:sz w:val="21"/>
                <w:szCs w:val="21"/>
              </w:rPr>
            </w:pPr>
            <w:r w:rsidRPr="004F54A2">
              <w:rPr>
                <w:color w:val="0D0D0D" w:themeColor="text1" w:themeTint="F2"/>
                <w:sz w:val="21"/>
                <w:szCs w:val="21"/>
              </w:rPr>
              <w:t>流调中心抑郁量表</w:t>
            </w:r>
            <w:r w:rsidRPr="004F54A2">
              <w:rPr>
                <w:color w:val="0D0D0D" w:themeColor="text1" w:themeTint="F2"/>
                <w:sz w:val="21"/>
                <w:szCs w:val="21"/>
              </w:rPr>
              <w:t>(CES-D)</w:t>
            </w:r>
          </w:p>
        </w:tc>
        <w:tc>
          <w:tcPr>
            <w:tcW w:w="3119" w:type="dxa"/>
            <w:vAlign w:val="center"/>
          </w:tcPr>
          <w:p w14:paraId="47907D32" w14:textId="6B097443" w:rsidR="0099272D" w:rsidRPr="004F54A2" w:rsidRDefault="0099272D" w:rsidP="00915F6E">
            <w:pPr>
              <w:spacing w:line="312" w:lineRule="auto"/>
              <w:jc w:val="center"/>
              <w:rPr>
                <w:sz w:val="21"/>
                <w:szCs w:val="21"/>
              </w:rPr>
            </w:pPr>
            <w:r w:rsidRPr="004F54A2">
              <w:rPr>
                <w:sz w:val="21"/>
                <w:szCs w:val="21"/>
              </w:rPr>
              <w:fldChar w:fldCharType="begin"/>
            </w:r>
            <w:r w:rsidR="002E4108">
              <w:rPr>
                <w:sz w:val="21"/>
                <w:szCs w:val="21"/>
              </w:rPr>
              <w:instrText xml:space="preserve"> ADDIN NE.Ref.{90248059-AE5A-4AFB-8357-65AC66F4D0AE}</w:instrText>
            </w:r>
            <w:r w:rsidRPr="004F54A2">
              <w:rPr>
                <w:sz w:val="21"/>
                <w:szCs w:val="21"/>
              </w:rPr>
              <w:fldChar w:fldCharType="separate"/>
            </w:r>
            <w:r w:rsidR="002E4108">
              <w:rPr>
                <w:color w:val="000000"/>
                <w:kern w:val="0"/>
                <w:sz w:val="21"/>
                <w:szCs w:val="21"/>
              </w:rPr>
              <w:t>汪向东等</w:t>
            </w:r>
            <w:r w:rsidR="002E4108">
              <w:rPr>
                <w:color w:val="000000"/>
                <w:kern w:val="0"/>
                <w:sz w:val="21"/>
                <w:szCs w:val="21"/>
              </w:rPr>
              <w:t>(1999)</w:t>
            </w:r>
            <w:r w:rsidRPr="004F54A2">
              <w:rPr>
                <w:sz w:val="21"/>
                <w:szCs w:val="21"/>
              </w:rPr>
              <w:fldChar w:fldCharType="end"/>
            </w:r>
            <w:r w:rsidRPr="004F54A2">
              <w:rPr>
                <w:sz w:val="21"/>
                <w:szCs w:val="21"/>
              </w:rPr>
              <w:t>14</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NE.Ref.{68B675BA-423D-4683-9367-383FE7AF18E0}</w:instrText>
            </w:r>
            <w:r w:rsidRPr="004F54A2">
              <w:rPr>
                <w:sz w:val="21"/>
                <w:szCs w:val="21"/>
              </w:rPr>
              <w:fldChar w:fldCharType="separate"/>
            </w:r>
            <w:r w:rsidR="002E4108">
              <w:rPr>
                <w:color w:val="000000"/>
                <w:kern w:val="0"/>
                <w:sz w:val="21"/>
                <w:szCs w:val="21"/>
              </w:rPr>
              <w:t>史从戎等</w:t>
            </w:r>
            <w:r w:rsidR="002E4108">
              <w:rPr>
                <w:color w:val="000000"/>
                <w:kern w:val="0"/>
                <w:sz w:val="21"/>
                <w:szCs w:val="21"/>
              </w:rPr>
              <w:t>(2011)</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NE.Ref.{414C2AAB-5EA4-4EFA-9F5C-5699F7ECBA2B}</w:instrText>
            </w:r>
            <w:r w:rsidRPr="004F54A2">
              <w:rPr>
                <w:sz w:val="21"/>
                <w:szCs w:val="21"/>
              </w:rPr>
              <w:fldChar w:fldCharType="separate"/>
            </w:r>
            <w:r w:rsidR="002E4108">
              <w:rPr>
                <w:color w:val="000000"/>
                <w:kern w:val="0"/>
                <w:sz w:val="21"/>
                <w:szCs w:val="21"/>
              </w:rPr>
              <w:t>Radloff(1991)</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NE.Ref.{B235AE31-1513-4BE8-AF59-2B03903FABA0}</w:instrText>
            </w:r>
            <w:r w:rsidRPr="004F54A2">
              <w:rPr>
                <w:sz w:val="21"/>
                <w:szCs w:val="21"/>
              </w:rPr>
              <w:fldChar w:fldCharType="separate"/>
            </w:r>
            <w:r w:rsidR="002E4108">
              <w:rPr>
                <w:color w:val="000000"/>
                <w:kern w:val="0"/>
                <w:sz w:val="21"/>
                <w:szCs w:val="21"/>
              </w:rPr>
              <w:t>戴晓阳</w:t>
            </w:r>
            <w:r w:rsidR="002E4108">
              <w:rPr>
                <w:color w:val="000000"/>
                <w:kern w:val="0"/>
                <w:sz w:val="21"/>
                <w:szCs w:val="21"/>
              </w:rPr>
              <w:t>(2010)</w:t>
            </w:r>
            <w:r w:rsidRPr="004F54A2">
              <w:rPr>
                <w:sz w:val="21"/>
                <w:szCs w:val="21"/>
              </w:rPr>
              <w:fldChar w:fldCharType="end"/>
            </w:r>
            <w:r w:rsidRPr="004F54A2">
              <w:rPr>
                <w:sz w:val="21"/>
                <w:szCs w:val="21"/>
              </w:rPr>
              <w:t>2</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NE.Ref.{DD489A3A-7E31-4173-BABE-397EE3DDB21F}</w:instrText>
            </w:r>
            <w:r w:rsidRPr="004F54A2">
              <w:rPr>
                <w:sz w:val="21"/>
                <w:szCs w:val="21"/>
              </w:rPr>
              <w:fldChar w:fldCharType="separate"/>
            </w:r>
            <w:r w:rsidR="002E4108">
              <w:rPr>
                <w:color w:val="000000"/>
                <w:kern w:val="0"/>
                <w:sz w:val="21"/>
                <w:szCs w:val="21"/>
              </w:rPr>
              <w:t>张作记</w:t>
            </w:r>
            <w:r w:rsidR="002E4108">
              <w:rPr>
                <w:color w:val="000000"/>
                <w:kern w:val="0"/>
                <w:sz w:val="21"/>
                <w:szCs w:val="21"/>
              </w:rPr>
              <w:t>(2005)</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NE.Ref.{41CFBADF-3106-4428-BE29-49AA85CDE24C}</w:instrText>
            </w:r>
            <w:r w:rsidRPr="004F54A2">
              <w:rPr>
                <w:sz w:val="21"/>
                <w:szCs w:val="21"/>
              </w:rPr>
              <w:fldChar w:fldCharType="separate"/>
            </w:r>
            <w:r w:rsidR="002E4108">
              <w:rPr>
                <w:color w:val="000000"/>
                <w:kern w:val="0"/>
                <w:sz w:val="21"/>
                <w:szCs w:val="21"/>
              </w:rPr>
              <w:t>章婕等</w:t>
            </w:r>
            <w:r w:rsidR="002E4108">
              <w:rPr>
                <w:color w:val="000000"/>
                <w:kern w:val="0"/>
                <w:sz w:val="21"/>
                <w:szCs w:val="21"/>
              </w:rPr>
              <w:t>(2010)</w:t>
            </w:r>
            <w:r w:rsidRPr="004F54A2">
              <w:rPr>
                <w:sz w:val="21"/>
                <w:szCs w:val="21"/>
              </w:rPr>
              <w:fldChar w:fldCharType="end"/>
            </w:r>
            <w:r w:rsidRPr="004F54A2">
              <w:rPr>
                <w:sz w:val="21"/>
                <w:szCs w:val="21"/>
              </w:rPr>
              <w:t>5</w:t>
            </w:r>
            <w:r w:rsidRPr="004F54A2">
              <w:rPr>
                <w:sz w:val="21"/>
                <w:szCs w:val="21"/>
              </w:rPr>
              <w:t>篇</w:t>
            </w:r>
          </w:p>
          <w:p w14:paraId="0D1FBF95" w14:textId="0ABAE52F" w:rsidR="0099272D" w:rsidRPr="004F54A2" w:rsidRDefault="0099272D" w:rsidP="00915F6E">
            <w:pPr>
              <w:spacing w:line="312" w:lineRule="auto"/>
              <w:jc w:val="center"/>
              <w:rPr>
                <w:sz w:val="21"/>
                <w:szCs w:val="21"/>
              </w:rPr>
            </w:pPr>
            <w:r w:rsidRPr="004F54A2">
              <w:rPr>
                <w:sz w:val="21"/>
                <w:szCs w:val="21"/>
              </w:rPr>
              <w:fldChar w:fldCharType="begin"/>
            </w:r>
            <w:r w:rsidR="002E4108">
              <w:rPr>
                <w:sz w:val="21"/>
                <w:szCs w:val="21"/>
              </w:rPr>
              <w:instrText xml:space="preserve"> ADDIN NE.Ref.{758BCFF1-A07A-474B-9491-EBCE0D5A2B1C}</w:instrText>
            </w:r>
            <w:r w:rsidRPr="004F54A2">
              <w:rPr>
                <w:sz w:val="21"/>
                <w:szCs w:val="21"/>
              </w:rPr>
              <w:fldChar w:fldCharType="separate"/>
            </w:r>
            <w:r w:rsidR="002E4108">
              <w:rPr>
                <w:color w:val="000000"/>
                <w:kern w:val="0"/>
                <w:sz w:val="21"/>
                <w:szCs w:val="21"/>
              </w:rPr>
              <w:t>Cheng et al.(2012)</w:t>
            </w:r>
            <w:r w:rsidRPr="004F54A2">
              <w:rPr>
                <w:sz w:val="21"/>
                <w:szCs w:val="21"/>
              </w:rPr>
              <w:fldChar w:fldCharType="end"/>
            </w:r>
            <w:r w:rsidRPr="004F54A2">
              <w:rPr>
                <w:sz w:val="21"/>
                <w:szCs w:val="21"/>
              </w:rPr>
              <w:t>4</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NE.Ref.{D2D6BABB-5B93-4AD4-BF91-72E4E8C28D93}</w:instrText>
            </w:r>
            <w:r w:rsidRPr="004F54A2">
              <w:rPr>
                <w:sz w:val="21"/>
                <w:szCs w:val="21"/>
              </w:rPr>
              <w:fldChar w:fldCharType="separate"/>
            </w:r>
            <w:r w:rsidR="002E4108">
              <w:rPr>
                <w:color w:val="000000"/>
                <w:kern w:val="0"/>
                <w:sz w:val="21"/>
                <w:szCs w:val="21"/>
              </w:rPr>
              <w:t>Lee et al.(2008)</w:t>
            </w:r>
            <w:r w:rsidRPr="004F54A2">
              <w:rPr>
                <w:sz w:val="21"/>
                <w:szCs w:val="21"/>
              </w:rPr>
              <w:fldChar w:fldCharType="end"/>
            </w:r>
            <w:r w:rsidRPr="004F54A2">
              <w:rPr>
                <w:sz w:val="21"/>
                <w:szCs w:val="21"/>
              </w:rPr>
              <w:t>2</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NE.Ref.{6B199E79-B5D2-4B3E-938B-ACEEA4A81450}</w:instrText>
            </w:r>
            <w:r w:rsidRPr="004F54A2">
              <w:rPr>
                <w:sz w:val="21"/>
                <w:szCs w:val="21"/>
              </w:rPr>
              <w:fldChar w:fldCharType="separate"/>
            </w:r>
            <w:r w:rsidR="002E4108">
              <w:rPr>
                <w:color w:val="000000"/>
                <w:kern w:val="0"/>
                <w:sz w:val="21"/>
                <w:szCs w:val="21"/>
              </w:rPr>
              <w:t>Cheung &amp; Bagley(1998)</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NE.Ref.{0A0AB3F8-737E-455A-B969-30D4DD0C4670}</w:instrText>
            </w:r>
            <w:r w:rsidRPr="004F54A2">
              <w:rPr>
                <w:sz w:val="21"/>
                <w:szCs w:val="21"/>
              </w:rPr>
              <w:fldChar w:fldCharType="separate"/>
            </w:r>
            <w:r w:rsidR="002E4108">
              <w:rPr>
                <w:color w:val="000000"/>
                <w:kern w:val="0"/>
                <w:sz w:val="21"/>
                <w:szCs w:val="21"/>
              </w:rPr>
              <w:t>陈祉妍等</w:t>
            </w:r>
            <w:r w:rsidR="002E4108">
              <w:rPr>
                <w:color w:val="000000"/>
                <w:kern w:val="0"/>
                <w:sz w:val="21"/>
                <w:szCs w:val="21"/>
              </w:rPr>
              <w:t>(2009)</w:t>
            </w:r>
            <w:r w:rsidRPr="004F54A2">
              <w:rPr>
                <w:sz w:val="21"/>
                <w:szCs w:val="21"/>
              </w:rPr>
              <w:fldChar w:fldCharType="end"/>
            </w:r>
            <w:r w:rsidRPr="004F54A2">
              <w:rPr>
                <w:sz w:val="21"/>
                <w:szCs w:val="21"/>
              </w:rPr>
              <w:t>4</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NE.Ref.{436E3F10-5F36-4CF9-A4DA-C45ADFCEA138}</w:instrText>
            </w:r>
            <w:r w:rsidRPr="004F54A2">
              <w:rPr>
                <w:sz w:val="21"/>
                <w:szCs w:val="21"/>
              </w:rPr>
              <w:fldChar w:fldCharType="separate"/>
            </w:r>
            <w:r w:rsidR="002E4108">
              <w:rPr>
                <w:color w:val="000000"/>
                <w:kern w:val="0"/>
                <w:sz w:val="21"/>
                <w:szCs w:val="21"/>
              </w:rPr>
              <w:t>Wang et al.(2013)</w:t>
            </w:r>
            <w:r w:rsidRPr="004F54A2">
              <w:rPr>
                <w:sz w:val="21"/>
                <w:szCs w:val="21"/>
              </w:rPr>
              <w:fldChar w:fldCharType="end"/>
            </w:r>
            <w:r w:rsidRPr="004F54A2">
              <w:rPr>
                <w:sz w:val="21"/>
                <w:szCs w:val="21"/>
              </w:rPr>
              <w:t>2</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NE.Ref.{1FD3CD26-A681-44E5-8C2D-6950B9A0A22E}</w:instrText>
            </w:r>
            <w:r w:rsidRPr="004F54A2">
              <w:rPr>
                <w:sz w:val="21"/>
                <w:szCs w:val="21"/>
              </w:rPr>
              <w:fldChar w:fldCharType="separate"/>
            </w:r>
            <w:r w:rsidR="002E4108">
              <w:rPr>
                <w:color w:val="000000"/>
                <w:kern w:val="0"/>
                <w:sz w:val="21"/>
                <w:szCs w:val="21"/>
              </w:rPr>
              <w:t>Yang et al.(2015)</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NE.Ref.{8146636F-850C-45A5-AA28-D443033BC8F3}</w:instrText>
            </w:r>
            <w:r w:rsidRPr="004F54A2">
              <w:rPr>
                <w:sz w:val="21"/>
                <w:szCs w:val="21"/>
              </w:rPr>
              <w:fldChar w:fldCharType="separate"/>
            </w:r>
            <w:r w:rsidR="002E4108">
              <w:rPr>
                <w:color w:val="000000"/>
                <w:kern w:val="0"/>
                <w:sz w:val="21"/>
                <w:szCs w:val="21"/>
              </w:rPr>
              <w:t>Radloff(1977)</w:t>
            </w:r>
            <w:r w:rsidRPr="004F54A2">
              <w:rPr>
                <w:sz w:val="21"/>
                <w:szCs w:val="21"/>
              </w:rPr>
              <w:fldChar w:fldCharType="end"/>
            </w:r>
            <w:r w:rsidRPr="004F54A2">
              <w:rPr>
                <w:sz w:val="21"/>
                <w:szCs w:val="21"/>
              </w:rPr>
              <w:t>10</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NE.Ref.{CAA042D2-F7B8-4248-AABF-70C7C8E60D76}</w:instrText>
            </w:r>
            <w:r w:rsidRPr="004F54A2">
              <w:rPr>
                <w:sz w:val="21"/>
                <w:szCs w:val="21"/>
              </w:rPr>
              <w:fldChar w:fldCharType="separate"/>
            </w:r>
            <w:r w:rsidR="002E4108">
              <w:rPr>
                <w:color w:val="000000"/>
                <w:kern w:val="0"/>
                <w:sz w:val="21"/>
                <w:szCs w:val="21"/>
              </w:rPr>
              <w:t>潘丝媛等</w:t>
            </w:r>
            <w:r w:rsidR="002E4108">
              <w:rPr>
                <w:color w:val="000000"/>
                <w:kern w:val="0"/>
                <w:sz w:val="21"/>
                <w:szCs w:val="21"/>
              </w:rPr>
              <w:t>(2018)</w:t>
            </w:r>
            <w:r w:rsidRPr="004F54A2">
              <w:rPr>
                <w:sz w:val="21"/>
                <w:szCs w:val="21"/>
              </w:rPr>
              <w:fldChar w:fldCharType="end"/>
            </w:r>
            <w:r w:rsidRPr="004F54A2">
              <w:rPr>
                <w:sz w:val="21"/>
                <w:szCs w:val="21"/>
              </w:rPr>
              <w:t>1</w:t>
            </w:r>
            <w:r w:rsidRPr="004F54A2">
              <w:rPr>
                <w:sz w:val="21"/>
                <w:szCs w:val="21"/>
              </w:rPr>
              <w:t>篇</w:t>
            </w:r>
            <w:r w:rsidRPr="004F54A2">
              <w:rPr>
                <w:sz w:val="21"/>
                <w:szCs w:val="21"/>
              </w:rPr>
              <w:t>, 1</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NE.Ref.{C8E98550-DC8E-4B99-8865-C14885ED31B1}</w:instrText>
            </w:r>
            <w:r w:rsidRPr="004F54A2">
              <w:rPr>
                <w:sz w:val="21"/>
                <w:szCs w:val="21"/>
              </w:rPr>
              <w:fldChar w:fldCharType="separate"/>
            </w:r>
            <w:r w:rsidR="002E4108">
              <w:rPr>
                <w:color w:val="000000"/>
                <w:kern w:val="0"/>
                <w:sz w:val="21"/>
                <w:szCs w:val="21"/>
              </w:rPr>
              <w:t>Jiang et al.(2019)</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NE.Ref.{825E807E-61CD-4A86-8271-E4BE71EAC234}</w:instrText>
            </w:r>
            <w:r w:rsidRPr="004F54A2">
              <w:rPr>
                <w:sz w:val="21"/>
                <w:szCs w:val="21"/>
              </w:rPr>
              <w:fldChar w:fldCharType="separate"/>
            </w:r>
            <w:r w:rsidR="002E4108">
              <w:rPr>
                <w:color w:val="000000"/>
                <w:kern w:val="0"/>
                <w:sz w:val="21"/>
                <w:szCs w:val="21"/>
              </w:rPr>
              <w:t>刘平</w:t>
            </w:r>
            <w:r w:rsidR="002E4108">
              <w:rPr>
                <w:color w:val="000000"/>
                <w:kern w:val="0"/>
                <w:sz w:val="21"/>
                <w:szCs w:val="21"/>
              </w:rPr>
              <w:t>(1999)</w:t>
            </w:r>
            <w:r w:rsidRPr="004F54A2">
              <w:rPr>
                <w:sz w:val="21"/>
                <w:szCs w:val="21"/>
              </w:rPr>
              <w:fldChar w:fldCharType="end"/>
            </w:r>
            <w:r w:rsidRPr="004F54A2">
              <w:rPr>
                <w:sz w:val="21"/>
                <w:szCs w:val="21"/>
              </w:rPr>
              <w:t>1</w:t>
            </w:r>
            <w:r w:rsidRPr="004F54A2">
              <w:rPr>
                <w:sz w:val="21"/>
                <w:szCs w:val="21"/>
              </w:rPr>
              <w:t>篇</w:t>
            </w:r>
          </w:p>
          <w:p w14:paraId="1605777F" w14:textId="77777777" w:rsidR="0099272D" w:rsidRPr="004F54A2" w:rsidRDefault="0099272D" w:rsidP="00915F6E">
            <w:pPr>
              <w:spacing w:line="312" w:lineRule="auto"/>
              <w:jc w:val="center"/>
              <w:rPr>
                <w:sz w:val="21"/>
                <w:szCs w:val="21"/>
              </w:rPr>
            </w:pPr>
          </w:p>
        </w:tc>
        <w:tc>
          <w:tcPr>
            <w:tcW w:w="2126" w:type="dxa"/>
            <w:vAlign w:val="center"/>
          </w:tcPr>
          <w:p w14:paraId="6AC5F7BC" w14:textId="77777777" w:rsidR="0099272D" w:rsidRPr="004F54A2" w:rsidRDefault="0099272D" w:rsidP="00915F6E">
            <w:pPr>
              <w:spacing w:line="312" w:lineRule="auto"/>
              <w:jc w:val="center"/>
              <w:rPr>
                <w:sz w:val="21"/>
                <w:szCs w:val="21"/>
              </w:rPr>
            </w:pPr>
            <w:r w:rsidRPr="004F54A2">
              <w:rPr>
                <w:sz w:val="21"/>
                <w:szCs w:val="21"/>
              </w:rPr>
              <w:t>68</w:t>
            </w:r>
          </w:p>
        </w:tc>
        <w:tc>
          <w:tcPr>
            <w:tcW w:w="3566" w:type="dxa"/>
            <w:vAlign w:val="center"/>
          </w:tcPr>
          <w:p w14:paraId="47BDD4C4" w14:textId="5B446C30" w:rsidR="0099272D" w:rsidRPr="004F54A2" w:rsidRDefault="0099272D" w:rsidP="00850F10">
            <w:pPr>
              <w:spacing w:line="312" w:lineRule="auto"/>
              <w:ind w:firstLineChars="300" w:firstLine="630"/>
              <w:rPr>
                <w:sz w:val="21"/>
                <w:szCs w:val="21"/>
              </w:rPr>
            </w:pPr>
            <w:r w:rsidRPr="004F54A2">
              <w:rPr>
                <w:sz w:val="21"/>
                <w:szCs w:val="21"/>
              </w:rPr>
              <w:fldChar w:fldCharType="begin"/>
            </w:r>
            <w:r w:rsidR="002E4108">
              <w:rPr>
                <w:sz w:val="21"/>
                <w:szCs w:val="21"/>
              </w:rPr>
              <w:instrText xml:space="preserve"> ADDIN NE.Ref.{1555CCAB-66B9-4FA3-BC12-267B097EC6CC}</w:instrText>
            </w:r>
            <w:r w:rsidRPr="004F54A2">
              <w:rPr>
                <w:sz w:val="21"/>
                <w:szCs w:val="21"/>
              </w:rPr>
              <w:fldChar w:fldCharType="separate"/>
            </w:r>
            <w:r w:rsidR="002E4108">
              <w:rPr>
                <w:color w:val="000000"/>
                <w:kern w:val="0"/>
                <w:sz w:val="21"/>
                <w:szCs w:val="21"/>
              </w:rPr>
              <w:t>章婕等</w:t>
            </w:r>
            <w:r w:rsidR="002E4108">
              <w:rPr>
                <w:color w:val="000000"/>
                <w:kern w:val="0"/>
                <w:sz w:val="21"/>
                <w:szCs w:val="21"/>
              </w:rPr>
              <w:t>(2010)</w:t>
            </w:r>
            <w:r w:rsidRPr="004F54A2">
              <w:rPr>
                <w:sz w:val="21"/>
                <w:szCs w:val="21"/>
              </w:rPr>
              <w:fldChar w:fldCharType="end"/>
            </w:r>
            <w:r w:rsidRPr="004F54A2">
              <w:rPr>
                <w:sz w:val="21"/>
                <w:szCs w:val="21"/>
              </w:rPr>
              <w:t xml:space="preserve"> </w:t>
            </w:r>
            <w:r>
              <w:rPr>
                <w:sz w:val="21"/>
                <w:szCs w:val="21"/>
              </w:rPr>
              <w:t>20</w:t>
            </w:r>
            <w:r>
              <w:rPr>
                <w:rFonts w:hint="eastAsia"/>
                <w:sz w:val="21"/>
                <w:szCs w:val="21"/>
              </w:rPr>
              <w:t>题</w:t>
            </w:r>
          </w:p>
        </w:tc>
        <w:tc>
          <w:tcPr>
            <w:tcW w:w="3522" w:type="dxa"/>
          </w:tcPr>
          <w:p w14:paraId="58984B94" w14:textId="5F41BBC9" w:rsidR="0099272D" w:rsidRPr="004F54A2" w:rsidRDefault="0099272D" w:rsidP="00915F6E">
            <w:pPr>
              <w:spacing w:line="312" w:lineRule="auto"/>
              <w:rPr>
                <w:sz w:val="21"/>
                <w:szCs w:val="21"/>
              </w:rPr>
            </w:pPr>
            <w:r w:rsidRPr="004F54A2">
              <w:rPr>
                <w:sz w:val="21"/>
                <w:szCs w:val="21"/>
              </w:rPr>
              <w:fldChar w:fldCharType="begin"/>
            </w:r>
            <w:r w:rsidR="002E4108">
              <w:rPr>
                <w:sz w:val="21"/>
                <w:szCs w:val="21"/>
              </w:rPr>
              <w:instrText xml:space="preserve"> ADDIN NE.Ref.{1EE53D72-84C7-4148-B167-B2E1B8631D12}</w:instrText>
            </w:r>
            <w:r w:rsidRPr="004F54A2">
              <w:rPr>
                <w:sz w:val="21"/>
                <w:szCs w:val="21"/>
              </w:rPr>
              <w:fldChar w:fldCharType="separate"/>
            </w:r>
            <w:r w:rsidR="002E4108">
              <w:rPr>
                <w:color w:val="000000"/>
                <w:kern w:val="0"/>
                <w:sz w:val="21"/>
                <w:szCs w:val="21"/>
              </w:rPr>
              <w:t>史从戎等</w:t>
            </w:r>
            <w:r w:rsidR="002E4108">
              <w:rPr>
                <w:color w:val="000000"/>
                <w:kern w:val="0"/>
                <w:sz w:val="21"/>
                <w:szCs w:val="21"/>
              </w:rPr>
              <w:t>(2011)</w:t>
            </w:r>
            <w:r w:rsidRPr="004F54A2">
              <w:rPr>
                <w:sz w:val="21"/>
                <w:szCs w:val="21"/>
              </w:rPr>
              <w:fldChar w:fldCharType="end"/>
            </w:r>
            <w:r w:rsidRPr="004F54A2">
              <w:rPr>
                <w:sz w:val="21"/>
                <w:szCs w:val="21"/>
              </w:rPr>
              <w:t>、</w:t>
            </w:r>
            <w:r w:rsidRPr="004F54A2">
              <w:rPr>
                <w:sz w:val="21"/>
                <w:szCs w:val="21"/>
              </w:rPr>
              <w:t>Cheng et al.(2012)</w:t>
            </w:r>
            <w:r w:rsidRPr="004F54A2">
              <w:rPr>
                <w:sz w:val="21"/>
                <w:szCs w:val="21"/>
              </w:rPr>
              <w:t>、</w:t>
            </w:r>
            <w:r w:rsidRPr="004F54A2">
              <w:rPr>
                <w:sz w:val="21"/>
                <w:szCs w:val="21"/>
              </w:rPr>
              <w:fldChar w:fldCharType="begin"/>
            </w:r>
            <w:r w:rsidR="002E4108">
              <w:rPr>
                <w:sz w:val="21"/>
                <w:szCs w:val="21"/>
              </w:rPr>
              <w:instrText xml:space="preserve"> ADDIN NE.Ref.{D2B83A23-9A90-4A82-A152-0FD2E880781C}</w:instrText>
            </w:r>
            <w:r w:rsidRPr="004F54A2">
              <w:rPr>
                <w:sz w:val="21"/>
                <w:szCs w:val="21"/>
              </w:rPr>
              <w:fldChar w:fldCharType="separate"/>
            </w:r>
            <w:r w:rsidR="002E4108">
              <w:rPr>
                <w:color w:val="000000"/>
                <w:kern w:val="0"/>
                <w:sz w:val="21"/>
                <w:szCs w:val="21"/>
              </w:rPr>
              <w:t>Yang et al.(2015)</w:t>
            </w:r>
            <w:r w:rsidRPr="004F54A2">
              <w:rPr>
                <w:sz w:val="21"/>
                <w:szCs w:val="21"/>
              </w:rPr>
              <w:fldChar w:fldCharType="end"/>
            </w:r>
            <w:r w:rsidRPr="004F54A2">
              <w:rPr>
                <w:sz w:val="21"/>
                <w:szCs w:val="21"/>
              </w:rPr>
              <w:t>、</w:t>
            </w:r>
            <w:r w:rsidRPr="004F54A2">
              <w:rPr>
                <w:sz w:val="21"/>
                <w:szCs w:val="21"/>
              </w:rPr>
              <w:fldChar w:fldCharType="begin"/>
            </w:r>
            <w:r w:rsidR="002E4108">
              <w:rPr>
                <w:sz w:val="21"/>
                <w:szCs w:val="21"/>
              </w:rPr>
              <w:instrText xml:space="preserve"> ADDIN NE.Ref.{FF74A950-C491-4CAC-AA16-0B5A9999B5D6}</w:instrText>
            </w:r>
            <w:r w:rsidRPr="004F54A2">
              <w:rPr>
                <w:sz w:val="21"/>
                <w:szCs w:val="21"/>
              </w:rPr>
              <w:fldChar w:fldCharType="separate"/>
            </w:r>
            <w:r w:rsidR="002E4108">
              <w:rPr>
                <w:color w:val="000000"/>
                <w:kern w:val="0"/>
                <w:sz w:val="21"/>
                <w:szCs w:val="21"/>
              </w:rPr>
              <w:t>陈祉妍等</w:t>
            </w:r>
            <w:r w:rsidR="002E4108">
              <w:rPr>
                <w:color w:val="000000"/>
                <w:kern w:val="0"/>
                <w:sz w:val="21"/>
                <w:szCs w:val="21"/>
              </w:rPr>
              <w:t>(2009)</w:t>
            </w:r>
            <w:r w:rsidRPr="004F54A2">
              <w:rPr>
                <w:sz w:val="21"/>
                <w:szCs w:val="21"/>
              </w:rPr>
              <w:fldChar w:fldCharType="end"/>
            </w:r>
            <w:r w:rsidRPr="004F54A2">
              <w:rPr>
                <w:sz w:val="21"/>
                <w:szCs w:val="21"/>
              </w:rPr>
              <w:t>、</w:t>
            </w:r>
            <w:r w:rsidRPr="004F54A2">
              <w:rPr>
                <w:sz w:val="21"/>
                <w:szCs w:val="21"/>
              </w:rPr>
              <w:fldChar w:fldCharType="begin"/>
            </w:r>
            <w:r w:rsidR="002E4108">
              <w:rPr>
                <w:sz w:val="21"/>
                <w:szCs w:val="21"/>
              </w:rPr>
              <w:instrText xml:space="preserve"> ADDIN NE.Ref.{859BF3E0-CF68-4915-A35C-AF9D0C319331}</w:instrText>
            </w:r>
            <w:r w:rsidRPr="004F54A2">
              <w:rPr>
                <w:sz w:val="21"/>
                <w:szCs w:val="21"/>
              </w:rPr>
              <w:fldChar w:fldCharType="separate"/>
            </w:r>
            <w:r w:rsidR="002E4108">
              <w:rPr>
                <w:color w:val="000000"/>
                <w:kern w:val="0"/>
                <w:sz w:val="21"/>
                <w:szCs w:val="21"/>
              </w:rPr>
              <w:t>潘丝媛等</w:t>
            </w:r>
            <w:r w:rsidR="002E4108">
              <w:rPr>
                <w:color w:val="000000"/>
                <w:kern w:val="0"/>
                <w:sz w:val="21"/>
                <w:szCs w:val="21"/>
              </w:rPr>
              <w:t>(2018)</w:t>
            </w:r>
            <w:r w:rsidRPr="004F54A2">
              <w:rPr>
                <w:sz w:val="21"/>
                <w:szCs w:val="21"/>
              </w:rPr>
              <w:fldChar w:fldCharType="end"/>
            </w:r>
            <w:r w:rsidRPr="004F54A2">
              <w:rPr>
                <w:sz w:val="21"/>
                <w:szCs w:val="21"/>
              </w:rPr>
              <w:t>、</w:t>
            </w:r>
            <w:r w:rsidRPr="004F54A2">
              <w:rPr>
                <w:sz w:val="21"/>
                <w:szCs w:val="21"/>
              </w:rPr>
              <w:fldChar w:fldCharType="begin"/>
            </w:r>
            <w:r w:rsidR="002E4108">
              <w:rPr>
                <w:sz w:val="21"/>
                <w:szCs w:val="21"/>
              </w:rPr>
              <w:instrText xml:space="preserve"> ADDIN NE.Ref.{4BAF9509-0138-46E5-A494-31998DBDE2BA}</w:instrText>
            </w:r>
            <w:r w:rsidRPr="004F54A2">
              <w:rPr>
                <w:sz w:val="21"/>
                <w:szCs w:val="21"/>
              </w:rPr>
              <w:fldChar w:fldCharType="separate"/>
            </w:r>
            <w:r w:rsidR="002E4108">
              <w:rPr>
                <w:color w:val="000000"/>
                <w:kern w:val="0"/>
                <w:sz w:val="21"/>
                <w:szCs w:val="21"/>
              </w:rPr>
              <w:t>刘琰等</w:t>
            </w:r>
            <w:r w:rsidR="002E4108">
              <w:rPr>
                <w:color w:val="000000"/>
                <w:kern w:val="0"/>
                <w:sz w:val="21"/>
                <w:szCs w:val="21"/>
              </w:rPr>
              <w:t>(2015)</w:t>
            </w:r>
            <w:r w:rsidRPr="004F54A2">
              <w:rPr>
                <w:sz w:val="21"/>
                <w:szCs w:val="21"/>
              </w:rPr>
              <w:fldChar w:fldCharType="end"/>
            </w:r>
            <w:r w:rsidRPr="004F54A2">
              <w:rPr>
                <w:sz w:val="21"/>
                <w:szCs w:val="21"/>
              </w:rPr>
              <w:t>、</w:t>
            </w:r>
            <w:r w:rsidRPr="004F54A2">
              <w:rPr>
                <w:sz w:val="21"/>
                <w:szCs w:val="21"/>
              </w:rPr>
              <w:fldChar w:fldCharType="begin"/>
            </w:r>
            <w:r w:rsidR="002E4108">
              <w:rPr>
                <w:sz w:val="21"/>
                <w:szCs w:val="21"/>
              </w:rPr>
              <w:instrText xml:space="preserve"> ADDIN NE.Ref.{0E71DA6E-88D5-46D6-BA99-011DA6D4B500}</w:instrText>
            </w:r>
            <w:r w:rsidRPr="004F54A2">
              <w:rPr>
                <w:sz w:val="21"/>
                <w:szCs w:val="21"/>
              </w:rPr>
              <w:fldChar w:fldCharType="separate"/>
            </w:r>
            <w:r w:rsidR="002E4108">
              <w:rPr>
                <w:color w:val="000000"/>
                <w:kern w:val="0"/>
                <w:sz w:val="21"/>
                <w:szCs w:val="21"/>
              </w:rPr>
              <w:t>Jiang et al.(2019)</w:t>
            </w:r>
            <w:r w:rsidRPr="004F54A2">
              <w:rPr>
                <w:sz w:val="21"/>
                <w:szCs w:val="21"/>
              </w:rPr>
              <w:fldChar w:fldCharType="end"/>
            </w:r>
            <w:r w:rsidR="00783B7F">
              <w:rPr>
                <w:rFonts w:hint="eastAsia"/>
                <w:sz w:val="21"/>
                <w:szCs w:val="21"/>
              </w:rPr>
              <w:t>未</w:t>
            </w:r>
            <w:r w:rsidRPr="004F54A2">
              <w:rPr>
                <w:sz w:val="21"/>
                <w:szCs w:val="21"/>
              </w:rPr>
              <w:t>提供题目，</w:t>
            </w:r>
            <w:r w:rsidRPr="004F54A2">
              <w:rPr>
                <w:sz w:val="21"/>
                <w:szCs w:val="21"/>
              </w:rPr>
              <w:fldChar w:fldCharType="begin"/>
            </w:r>
            <w:r w:rsidR="002E4108">
              <w:rPr>
                <w:sz w:val="21"/>
                <w:szCs w:val="21"/>
              </w:rPr>
              <w:instrText xml:space="preserve"> ADDIN NE.Ref.{97ED2FD2-0771-43F9-9A10-F903F6AE3035}</w:instrText>
            </w:r>
            <w:r w:rsidRPr="004F54A2">
              <w:rPr>
                <w:sz w:val="21"/>
                <w:szCs w:val="21"/>
              </w:rPr>
              <w:fldChar w:fldCharType="separate"/>
            </w:r>
            <w:r w:rsidR="002E4108">
              <w:rPr>
                <w:color w:val="000000"/>
                <w:kern w:val="0"/>
                <w:sz w:val="21"/>
                <w:szCs w:val="21"/>
              </w:rPr>
              <w:t>刘平</w:t>
            </w:r>
            <w:r w:rsidR="002E4108">
              <w:rPr>
                <w:color w:val="000000"/>
                <w:kern w:val="0"/>
                <w:sz w:val="21"/>
                <w:szCs w:val="21"/>
              </w:rPr>
              <w:t>(1999)</w:t>
            </w:r>
            <w:r w:rsidRPr="004F54A2">
              <w:rPr>
                <w:sz w:val="21"/>
                <w:szCs w:val="21"/>
              </w:rPr>
              <w:fldChar w:fldCharType="end"/>
            </w:r>
            <w:r w:rsidR="00BC6158">
              <w:rPr>
                <w:rFonts w:hint="eastAsia"/>
                <w:sz w:val="21"/>
                <w:szCs w:val="21"/>
              </w:rPr>
              <w:t>未能获得全文</w:t>
            </w:r>
            <w:r w:rsidRPr="004F54A2">
              <w:rPr>
                <w:sz w:val="21"/>
                <w:szCs w:val="21"/>
              </w:rPr>
              <w:t>。</w:t>
            </w:r>
          </w:p>
          <w:p w14:paraId="65984794" w14:textId="77777777" w:rsidR="0099272D" w:rsidRPr="004F54A2" w:rsidRDefault="0099272D" w:rsidP="00915F6E">
            <w:pPr>
              <w:spacing w:line="312" w:lineRule="auto"/>
              <w:rPr>
                <w:sz w:val="21"/>
                <w:szCs w:val="21"/>
              </w:rPr>
            </w:pPr>
          </w:p>
        </w:tc>
      </w:tr>
      <w:tr w:rsidR="0099272D" w:rsidRPr="004F54A2" w14:paraId="5B16651A" w14:textId="77777777" w:rsidTr="005E57FC">
        <w:trPr>
          <w:jc w:val="center"/>
        </w:trPr>
        <w:tc>
          <w:tcPr>
            <w:tcW w:w="3828" w:type="dxa"/>
            <w:vAlign w:val="center"/>
          </w:tcPr>
          <w:p w14:paraId="54BCCC27" w14:textId="77777777" w:rsidR="0099272D" w:rsidRPr="004F54A2" w:rsidRDefault="0099272D" w:rsidP="00915F6E">
            <w:pPr>
              <w:spacing w:line="312" w:lineRule="auto"/>
              <w:rPr>
                <w:color w:val="0D0D0D" w:themeColor="text1" w:themeTint="F2"/>
                <w:sz w:val="21"/>
                <w:szCs w:val="21"/>
              </w:rPr>
            </w:pPr>
            <w:r w:rsidRPr="004F54A2">
              <w:rPr>
                <w:color w:val="000000"/>
                <w:sz w:val="21"/>
                <w:szCs w:val="21"/>
              </w:rPr>
              <w:t>儿童抑郁量表</w:t>
            </w:r>
            <w:r w:rsidRPr="004F54A2">
              <w:rPr>
                <w:color w:val="000000"/>
                <w:sz w:val="21"/>
                <w:szCs w:val="21"/>
              </w:rPr>
              <w:t>(CDI)</w:t>
            </w:r>
          </w:p>
        </w:tc>
        <w:tc>
          <w:tcPr>
            <w:tcW w:w="3119" w:type="dxa"/>
            <w:vAlign w:val="center"/>
          </w:tcPr>
          <w:p w14:paraId="69F0C743" w14:textId="48BE0CE6" w:rsidR="0099272D" w:rsidRPr="004F54A2" w:rsidRDefault="0099272D" w:rsidP="00915F6E">
            <w:pPr>
              <w:spacing w:line="312" w:lineRule="auto"/>
              <w:jc w:val="center"/>
              <w:rPr>
                <w:sz w:val="21"/>
                <w:szCs w:val="21"/>
              </w:rPr>
            </w:pPr>
            <w:r w:rsidRPr="004F54A2">
              <w:rPr>
                <w:sz w:val="21"/>
                <w:szCs w:val="21"/>
              </w:rPr>
              <w:fldChar w:fldCharType="begin"/>
            </w:r>
            <w:r w:rsidR="002E4108">
              <w:rPr>
                <w:sz w:val="21"/>
                <w:szCs w:val="21"/>
              </w:rPr>
              <w:instrText xml:space="preserve"> ADDIN NE.Ref.{3FEC9712-1608-4D1D-91EC-306B9CDE3D8D}</w:instrText>
            </w:r>
            <w:r w:rsidRPr="004F54A2">
              <w:rPr>
                <w:sz w:val="21"/>
                <w:szCs w:val="21"/>
              </w:rPr>
              <w:fldChar w:fldCharType="separate"/>
            </w:r>
            <w:r w:rsidR="002E4108">
              <w:rPr>
                <w:color w:val="000000"/>
                <w:kern w:val="0"/>
                <w:sz w:val="21"/>
                <w:szCs w:val="21"/>
              </w:rPr>
              <w:t>Kovacs(1992)</w:t>
            </w:r>
            <w:r w:rsidRPr="004F54A2">
              <w:rPr>
                <w:sz w:val="21"/>
                <w:szCs w:val="21"/>
              </w:rPr>
              <w:fldChar w:fldCharType="end"/>
            </w:r>
            <w:r w:rsidRPr="004F54A2">
              <w:rPr>
                <w:sz w:val="21"/>
                <w:szCs w:val="21"/>
              </w:rPr>
              <w:t>6</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NE.Ref.{E2A303EB-202E-4A6C-9746-29562644E86B}</w:instrText>
            </w:r>
            <w:r w:rsidRPr="004F54A2">
              <w:rPr>
                <w:sz w:val="21"/>
                <w:szCs w:val="21"/>
              </w:rPr>
              <w:fldChar w:fldCharType="separate"/>
            </w:r>
            <w:r w:rsidR="002E4108">
              <w:rPr>
                <w:color w:val="000000"/>
                <w:kern w:val="0"/>
                <w:sz w:val="21"/>
                <w:szCs w:val="21"/>
              </w:rPr>
              <w:t xml:space="preserve">Beck et </w:t>
            </w:r>
            <w:r w:rsidR="002E4108">
              <w:rPr>
                <w:color w:val="000000"/>
                <w:kern w:val="0"/>
                <w:sz w:val="21"/>
                <w:szCs w:val="21"/>
              </w:rPr>
              <w:lastRenderedPageBreak/>
              <w:t>al.(1961)</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NE.Ref.{330B4EF5-EE42-45BF-9103-F33B75B86BDE}</w:instrText>
            </w:r>
            <w:r w:rsidRPr="004F54A2">
              <w:rPr>
                <w:sz w:val="21"/>
                <w:szCs w:val="21"/>
              </w:rPr>
              <w:fldChar w:fldCharType="separate"/>
            </w:r>
            <w:r w:rsidR="002E4108">
              <w:rPr>
                <w:color w:val="000000"/>
                <w:kern w:val="0"/>
                <w:sz w:val="21"/>
                <w:szCs w:val="21"/>
              </w:rPr>
              <w:t>洪忻等</w:t>
            </w:r>
            <w:r w:rsidR="002E4108">
              <w:rPr>
                <w:color w:val="000000"/>
                <w:kern w:val="0"/>
                <w:sz w:val="21"/>
                <w:szCs w:val="21"/>
              </w:rPr>
              <w:t>(2012)</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NE.Ref.{98F2B856-0B73-41A2-9C9B-5A3230B75D70}</w:instrText>
            </w:r>
            <w:r w:rsidRPr="004F54A2">
              <w:rPr>
                <w:sz w:val="21"/>
                <w:szCs w:val="21"/>
              </w:rPr>
              <w:fldChar w:fldCharType="separate"/>
            </w:r>
            <w:r w:rsidR="002E4108">
              <w:rPr>
                <w:color w:val="000000"/>
                <w:kern w:val="0"/>
                <w:sz w:val="21"/>
                <w:szCs w:val="21"/>
              </w:rPr>
              <w:t>陈海燕等</w:t>
            </w:r>
            <w:r w:rsidR="002E4108">
              <w:rPr>
                <w:color w:val="000000"/>
                <w:kern w:val="0"/>
                <w:sz w:val="21"/>
                <w:szCs w:val="21"/>
              </w:rPr>
              <w:t>(2012)</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NE.Ref.{6FE1572A-1BCC-4BB5-8463-3E4F212D85BC}</w:instrText>
            </w:r>
            <w:r w:rsidRPr="004F54A2">
              <w:rPr>
                <w:sz w:val="21"/>
                <w:szCs w:val="21"/>
              </w:rPr>
              <w:fldChar w:fldCharType="separate"/>
            </w:r>
            <w:r w:rsidR="002E4108">
              <w:rPr>
                <w:color w:val="000000"/>
                <w:kern w:val="0"/>
                <w:sz w:val="21"/>
                <w:szCs w:val="21"/>
              </w:rPr>
              <w:t>俞大维和李旭</w:t>
            </w:r>
            <w:r w:rsidR="002E4108">
              <w:rPr>
                <w:color w:val="000000"/>
                <w:kern w:val="0"/>
                <w:sz w:val="21"/>
                <w:szCs w:val="21"/>
              </w:rPr>
              <w:t>(2000)</w:t>
            </w:r>
            <w:r w:rsidRPr="004F54A2">
              <w:rPr>
                <w:sz w:val="21"/>
                <w:szCs w:val="21"/>
              </w:rPr>
              <w:fldChar w:fldCharType="end"/>
            </w:r>
            <w:r w:rsidRPr="004F54A2">
              <w:rPr>
                <w:sz w:val="21"/>
                <w:szCs w:val="21"/>
              </w:rPr>
              <w:t>3</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NE.Ref.{D44F9EEB-DCDE-4E09-8236-C38081076BCB}</w:instrText>
            </w:r>
            <w:r w:rsidRPr="004F54A2">
              <w:rPr>
                <w:sz w:val="21"/>
                <w:szCs w:val="21"/>
              </w:rPr>
              <w:fldChar w:fldCharType="separate"/>
            </w:r>
            <w:r w:rsidR="002E4108">
              <w:rPr>
                <w:color w:val="000000"/>
                <w:kern w:val="0"/>
                <w:sz w:val="21"/>
                <w:szCs w:val="21"/>
              </w:rPr>
              <w:t>吴文峰等</w:t>
            </w:r>
            <w:r w:rsidR="002E4108">
              <w:rPr>
                <w:color w:val="000000"/>
                <w:kern w:val="0"/>
                <w:sz w:val="21"/>
                <w:szCs w:val="21"/>
              </w:rPr>
              <w:t>(2010)</w:t>
            </w:r>
            <w:r w:rsidRPr="004F54A2">
              <w:rPr>
                <w:sz w:val="21"/>
                <w:szCs w:val="21"/>
              </w:rPr>
              <w:fldChar w:fldCharType="end"/>
            </w:r>
            <w:r w:rsidRPr="004F54A2">
              <w:rPr>
                <w:sz w:val="21"/>
                <w:szCs w:val="21"/>
              </w:rPr>
              <w:t>2</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NE.Ref.{BC619E1D-F706-42F5-807F-9173E17DE8CC}</w:instrText>
            </w:r>
            <w:r w:rsidRPr="004F54A2">
              <w:rPr>
                <w:sz w:val="21"/>
                <w:szCs w:val="21"/>
              </w:rPr>
              <w:fldChar w:fldCharType="separate"/>
            </w:r>
            <w:r w:rsidR="002E4108">
              <w:rPr>
                <w:color w:val="000000"/>
                <w:kern w:val="0"/>
                <w:sz w:val="21"/>
                <w:szCs w:val="21"/>
              </w:rPr>
              <w:t>Samm et al.(2008)</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NE.Ref.{96B6B818-C4C1-404F-AA5C-21EA5C6C59ED}</w:instrText>
            </w:r>
            <w:r w:rsidRPr="004F54A2">
              <w:rPr>
                <w:sz w:val="21"/>
                <w:szCs w:val="21"/>
              </w:rPr>
              <w:fldChar w:fldCharType="separate"/>
            </w:r>
            <w:r w:rsidR="002E4108">
              <w:rPr>
                <w:color w:val="000000"/>
                <w:kern w:val="0"/>
                <w:sz w:val="21"/>
                <w:szCs w:val="21"/>
              </w:rPr>
              <w:t>Kovas(1985)</w:t>
            </w:r>
            <w:r w:rsidRPr="004F54A2">
              <w:rPr>
                <w:sz w:val="21"/>
                <w:szCs w:val="21"/>
              </w:rPr>
              <w:fldChar w:fldCharType="end"/>
            </w:r>
          </w:p>
        </w:tc>
        <w:tc>
          <w:tcPr>
            <w:tcW w:w="2126" w:type="dxa"/>
            <w:vAlign w:val="center"/>
          </w:tcPr>
          <w:p w14:paraId="55194009" w14:textId="77777777" w:rsidR="0099272D" w:rsidRPr="004F54A2" w:rsidRDefault="0099272D" w:rsidP="00915F6E">
            <w:pPr>
              <w:spacing w:line="312" w:lineRule="auto"/>
              <w:jc w:val="center"/>
              <w:rPr>
                <w:sz w:val="21"/>
                <w:szCs w:val="21"/>
              </w:rPr>
            </w:pPr>
            <w:r w:rsidRPr="004F54A2">
              <w:rPr>
                <w:sz w:val="21"/>
                <w:szCs w:val="21"/>
              </w:rPr>
              <w:lastRenderedPageBreak/>
              <w:t>38</w:t>
            </w:r>
          </w:p>
        </w:tc>
        <w:tc>
          <w:tcPr>
            <w:tcW w:w="3566" w:type="dxa"/>
            <w:vAlign w:val="center"/>
          </w:tcPr>
          <w:p w14:paraId="44BA8C49" w14:textId="6C89FA8D" w:rsidR="0099272D" w:rsidRPr="004F54A2" w:rsidRDefault="0099272D" w:rsidP="00850F10">
            <w:pPr>
              <w:spacing w:line="312" w:lineRule="auto"/>
              <w:ind w:firstLineChars="200" w:firstLine="420"/>
              <w:rPr>
                <w:sz w:val="21"/>
                <w:szCs w:val="21"/>
              </w:rPr>
            </w:pPr>
            <w:r w:rsidRPr="004F54A2">
              <w:rPr>
                <w:sz w:val="21"/>
                <w:szCs w:val="21"/>
              </w:rPr>
              <w:fldChar w:fldCharType="begin"/>
            </w:r>
            <w:r w:rsidR="002E4108">
              <w:rPr>
                <w:sz w:val="21"/>
                <w:szCs w:val="21"/>
              </w:rPr>
              <w:instrText xml:space="preserve"> ADDIN NE.Ref.{52979150-B64F-42C5-B2AC-938AED30C84B}</w:instrText>
            </w:r>
            <w:r w:rsidRPr="004F54A2">
              <w:rPr>
                <w:sz w:val="21"/>
                <w:szCs w:val="21"/>
              </w:rPr>
              <w:fldChar w:fldCharType="separate"/>
            </w:r>
            <w:r w:rsidR="002E4108">
              <w:rPr>
                <w:color w:val="000000"/>
                <w:kern w:val="0"/>
                <w:sz w:val="21"/>
                <w:szCs w:val="21"/>
              </w:rPr>
              <w:t>俞大维和李旭</w:t>
            </w:r>
            <w:r w:rsidR="002E4108">
              <w:rPr>
                <w:color w:val="000000"/>
                <w:kern w:val="0"/>
                <w:sz w:val="21"/>
                <w:szCs w:val="21"/>
              </w:rPr>
              <w:t>(2000)</w:t>
            </w:r>
            <w:r w:rsidRPr="004F54A2">
              <w:rPr>
                <w:sz w:val="21"/>
                <w:szCs w:val="21"/>
              </w:rPr>
              <w:fldChar w:fldCharType="end"/>
            </w:r>
            <w:r>
              <w:rPr>
                <w:sz w:val="21"/>
                <w:szCs w:val="21"/>
              </w:rPr>
              <w:t>27</w:t>
            </w:r>
            <w:r>
              <w:rPr>
                <w:rFonts w:hint="eastAsia"/>
                <w:sz w:val="21"/>
                <w:szCs w:val="21"/>
              </w:rPr>
              <w:t>题</w:t>
            </w:r>
          </w:p>
        </w:tc>
        <w:tc>
          <w:tcPr>
            <w:tcW w:w="3522" w:type="dxa"/>
          </w:tcPr>
          <w:p w14:paraId="43A49F64" w14:textId="61853DDE" w:rsidR="0099272D" w:rsidRPr="004F54A2" w:rsidRDefault="0099272D" w:rsidP="00915F6E">
            <w:pPr>
              <w:spacing w:line="312" w:lineRule="auto"/>
              <w:rPr>
                <w:sz w:val="21"/>
                <w:szCs w:val="21"/>
              </w:rPr>
            </w:pPr>
            <w:r w:rsidRPr="004F54A2">
              <w:rPr>
                <w:sz w:val="21"/>
                <w:szCs w:val="21"/>
              </w:rPr>
              <w:fldChar w:fldCharType="begin"/>
            </w:r>
            <w:r w:rsidR="002E4108">
              <w:rPr>
                <w:sz w:val="21"/>
                <w:szCs w:val="21"/>
              </w:rPr>
              <w:instrText xml:space="preserve"> ADDIN NE.Ref.{248A43BC-75F2-41DF-B064-59FA58722829}</w:instrText>
            </w:r>
            <w:r w:rsidRPr="004F54A2">
              <w:rPr>
                <w:sz w:val="21"/>
                <w:szCs w:val="21"/>
              </w:rPr>
              <w:fldChar w:fldCharType="separate"/>
            </w:r>
            <w:r w:rsidR="002E4108">
              <w:rPr>
                <w:color w:val="000000"/>
                <w:kern w:val="0"/>
                <w:sz w:val="21"/>
                <w:szCs w:val="21"/>
              </w:rPr>
              <w:t>Beck et al.(1961)</w:t>
            </w:r>
            <w:r w:rsidRPr="004F54A2">
              <w:rPr>
                <w:sz w:val="21"/>
                <w:szCs w:val="21"/>
              </w:rPr>
              <w:fldChar w:fldCharType="end"/>
            </w:r>
            <w:r w:rsidRPr="004F54A2">
              <w:rPr>
                <w:sz w:val="21"/>
                <w:szCs w:val="21"/>
              </w:rPr>
              <w:t>实际是</w:t>
            </w:r>
            <w:r w:rsidRPr="004F54A2">
              <w:rPr>
                <w:sz w:val="21"/>
                <w:szCs w:val="21"/>
              </w:rPr>
              <w:t xml:space="preserve"> BDI-I</w:t>
            </w:r>
            <w:r w:rsidRPr="004F54A2">
              <w:rPr>
                <w:sz w:val="21"/>
                <w:szCs w:val="21"/>
              </w:rPr>
              <w:t>的文</w:t>
            </w:r>
            <w:r w:rsidRPr="004F54A2">
              <w:rPr>
                <w:sz w:val="21"/>
                <w:szCs w:val="21"/>
              </w:rPr>
              <w:lastRenderedPageBreak/>
              <w:t>章并不是</w:t>
            </w:r>
            <w:r w:rsidRPr="004F54A2">
              <w:rPr>
                <w:sz w:val="21"/>
                <w:szCs w:val="21"/>
              </w:rPr>
              <w:t>CDI</w:t>
            </w:r>
            <w:r w:rsidRPr="004F54A2">
              <w:rPr>
                <w:sz w:val="21"/>
                <w:szCs w:val="21"/>
              </w:rPr>
              <w:t>。</w:t>
            </w:r>
          </w:p>
          <w:p w14:paraId="1D839520" w14:textId="597CBF89" w:rsidR="0099272D" w:rsidRPr="004F54A2" w:rsidRDefault="0099272D" w:rsidP="00915F6E">
            <w:pPr>
              <w:spacing w:line="312" w:lineRule="auto"/>
              <w:rPr>
                <w:sz w:val="21"/>
                <w:szCs w:val="21"/>
              </w:rPr>
            </w:pPr>
            <w:r w:rsidRPr="004F54A2">
              <w:rPr>
                <w:sz w:val="21"/>
                <w:szCs w:val="21"/>
              </w:rPr>
              <w:fldChar w:fldCharType="begin"/>
            </w:r>
            <w:r w:rsidR="002E4108">
              <w:rPr>
                <w:sz w:val="21"/>
                <w:szCs w:val="21"/>
              </w:rPr>
              <w:instrText xml:space="preserve"> ADDIN NE.Ref.{E25C1AC2-FA8A-476D-BA36-F5F8CBA47874}</w:instrText>
            </w:r>
            <w:r w:rsidRPr="004F54A2">
              <w:rPr>
                <w:sz w:val="21"/>
                <w:szCs w:val="21"/>
              </w:rPr>
              <w:fldChar w:fldCharType="separate"/>
            </w:r>
            <w:r w:rsidR="002E4108">
              <w:rPr>
                <w:color w:val="000000"/>
                <w:kern w:val="0"/>
                <w:sz w:val="21"/>
                <w:szCs w:val="21"/>
              </w:rPr>
              <w:t>洪忻等</w:t>
            </w:r>
            <w:r w:rsidR="002E4108">
              <w:rPr>
                <w:color w:val="000000"/>
                <w:kern w:val="0"/>
                <w:sz w:val="21"/>
                <w:szCs w:val="21"/>
              </w:rPr>
              <w:t>(2012)</w:t>
            </w:r>
            <w:r w:rsidRPr="004F54A2">
              <w:rPr>
                <w:sz w:val="21"/>
                <w:szCs w:val="21"/>
              </w:rPr>
              <w:fldChar w:fldCharType="end"/>
            </w:r>
            <w:r w:rsidRPr="004F54A2">
              <w:rPr>
                <w:sz w:val="21"/>
                <w:szCs w:val="21"/>
              </w:rPr>
              <w:t>、</w:t>
            </w:r>
            <w:r w:rsidRPr="004F54A2">
              <w:rPr>
                <w:sz w:val="21"/>
                <w:szCs w:val="21"/>
              </w:rPr>
              <w:fldChar w:fldCharType="begin"/>
            </w:r>
            <w:r w:rsidR="002E4108">
              <w:rPr>
                <w:sz w:val="21"/>
                <w:szCs w:val="21"/>
              </w:rPr>
              <w:instrText xml:space="preserve"> ADDIN NE.Ref.{60601352-3D8B-4EBB-9C8D-AFA6B045D133}</w:instrText>
            </w:r>
            <w:r w:rsidRPr="004F54A2">
              <w:rPr>
                <w:sz w:val="21"/>
                <w:szCs w:val="21"/>
              </w:rPr>
              <w:fldChar w:fldCharType="separate"/>
            </w:r>
            <w:r w:rsidR="002E4108">
              <w:rPr>
                <w:color w:val="000000"/>
                <w:kern w:val="0"/>
                <w:sz w:val="21"/>
                <w:szCs w:val="21"/>
              </w:rPr>
              <w:t>陈海燕等</w:t>
            </w:r>
            <w:r w:rsidR="002E4108">
              <w:rPr>
                <w:color w:val="000000"/>
                <w:kern w:val="0"/>
                <w:sz w:val="21"/>
                <w:szCs w:val="21"/>
              </w:rPr>
              <w:t>(2012)</w:t>
            </w:r>
            <w:r w:rsidRPr="004F54A2">
              <w:rPr>
                <w:sz w:val="21"/>
                <w:szCs w:val="21"/>
              </w:rPr>
              <w:fldChar w:fldCharType="end"/>
            </w:r>
            <w:r w:rsidRPr="004F54A2">
              <w:rPr>
                <w:sz w:val="21"/>
                <w:szCs w:val="21"/>
              </w:rPr>
              <w:t>、</w:t>
            </w:r>
            <w:r w:rsidRPr="004F54A2">
              <w:rPr>
                <w:sz w:val="21"/>
                <w:szCs w:val="21"/>
              </w:rPr>
              <w:fldChar w:fldCharType="begin"/>
            </w:r>
            <w:r w:rsidR="002E4108">
              <w:rPr>
                <w:sz w:val="21"/>
                <w:szCs w:val="21"/>
              </w:rPr>
              <w:instrText xml:space="preserve"> ADDIN NE.Ref.{A13D0CD8-21C2-4201-BB43-BAE3E3973426}</w:instrText>
            </w:r>
            <w:r w:rsidRPr="004F54A2">
              <w:rPr>
                <w:sz w:val="21"/>
                <w:szCs w:val="21"/>
              </w:rPr>
              <w:fldChar w:fldCharType="separate"/>
            </w:r>
            <w:r w:rsidR="002E4108">
              <w:rPr>
                <w:color w:val="000000"/>
                <w:kern w:val="0"/>
                <w:sz w:val="21"/>
                <w:szCs w:val="21"/>
              </w:rPr>
              <w:t>吴文峰等</w:t>
            </w:r>
            <w:r w:rsidR="002E4108">
              <w:rPr>
                <w:color w:val="000000"/>
                <w:kern w:val="0"/>
                <w:sz w:val="21"/>
                <w:szCs w:val="21"/>
              </w:rPr>
              <w:t>(2010)</w:t>
            </w:r>
            <w:r w:rsidRPr="004F54A2">
              <w:rPr>
                <w:sz w:val="21"/>
                <w:szCs w:val="21"/>
              </w:rPr>
              <w:fldChar w:fldCharType="end"/>
            </w:r>
            <w:r w:rsidR="00783B7F">
              <w:rPr>
                <w:rFonts w:hint="eastAsia"/>
                <w:sz w:val="21"/>
                <w:szCs w:val="21"/>
              </w:rPr>
              <w:t>未</w:t>
            </w:r>
            <w:r w:rsidRPr="004F54A2">
              <w:rPr>
                <w:sz w:val="21"/>
                <w:szCs w:val="21"/>
              </w:rPr>
              <w:t>提供题目。</w:t>
            </w:r>
          </w:p>
          <w:p w14:paraId="5BFC9F46" w14:textId="28BE0C36" w:rsidR="0099272D" w:rsidRPr="004F54A2" w:rsidRDefault="0099272D" w:rsidP="00915F6E">
            <w:pPr>
              <w:spacing w:line="312" w:lineRule="auto"/>
              <w:rPr>
                <w:sz w:val="21"/>
                <w:szCs w:val="21"/>
              </w:rPr>
            </w:pPr>
            <w:r w:rsidRPr="004F54A2">
              <w:rPr>
                <w:sz w:val="21"/>
                <w:szCs w:val="21"/>
              </w:rPr>
              <w:fldChar w:fldCharType="begin"/>
            </w:r>
            <w:r w:rsidR="002E4108">
              <w:rPr>
                <w:sz w:val="21"/>
                <w:szCs w:val="21"/>
              </w:rPr>
              <w:instrText xml:space="preserve"> ADDIN NE.Ref.{5AEA5966-FA3F-4240-8C75-8BDBCF7F11B7}</w:instrText>
            </w:r>
            <w:r w:rsidRPr="004F54A2">
              <w:rPr>
                <w:sz w:val="21"/>
                <w:szCs w:val="21"/>
              </w:rPr>
              <w:fldChar w:fldCharType="separate"/>
            </w:r>
            <w:r w:rsidR="002E4108">
              <w:rPr>
                <w:color w:val="000000"/>
                <w:kern w:val="0"/>
                <w:sz w:val="21"/>
                <w:szCs w:val="21"/>
              </w:rPr>
              <w:t>俞大维和李旭</w:t>
            </w:r>
            <w:r w:rsidR="002E4108">
              <w:rPr>
                <w:color w:val="000000"/>
                <w:kern w:val="0"/>
                <w:sz w:val="21"/>
                <w:szCs w:val="21"/>
              </w:rPr>
              <w:t>(2000)</w:t>
            </w:r>
            <w:r w:rsidRPr="004F54A2">
              <w:rPr>
                <w:sz w:val="21"/>
                <w:szCs w:val="21"/>
              </w:rPr>
              <w:fldChar w:fldCharType="end"/>
            </w:r>
            <w:r w:rsidRPr="004F54A2">
              <w:rPr>
                <w:sz w:val="21"/>
                <w:szCs w:val="21"/>
              </w:rPr>
              <w:t>提供的是症状名，可以用于内容分析，但是无法用于实际测量。</w:t>
            </w:r>
          </w:p>
          <w:p w14:paraId="0577388B" w14:textId="2683BFAE" w:rsidR="0099272D" w:rsidRPr="004F54A2" w:rsidRDefault="0099272D" w:rsidP="00915F6E">
            <w:pPr>
              <w:spacing w:line="312" w:lineRule="auto"/>
              <w:rPr>
                <w:sz w:val="21"/>
                <w:szCs w:val="21"/>
              </w:rPr>
            </w:pPr>
            <w:r w:rsidRPr="004F54A2">
              <w:rPr>
                <w:sz w:val="21"/>
                <w:szCs w:val="21"/>
              </w:rPr>
              <w:fldChar w:fldCharType="begin"/>
            </w:r>
            <w:r w:rsidR="002E4108">
              <w:rPr>
                <w:sz w:val="21"/>
                <w:szCs w:val="21"/>
              </w:rPr>
              <w:instrText xml:space="preserve"> ADDIN NE.Ref.{5C212C93-1653-4806-916E-E5BA75418977}</w:instrText>
            </w:r>
            <w:r w:rsidRPr="004F54A2">
              <w:rPr>
                <w:sz w:val="21"/>
                <w:szCs w:val="21"/>
              </w:rPr>
              <w:fldChar w:fldCharType="separate"/>
            </w:r>
            <w:r w:rsidR="002E4108">
              <w:rPr>
                <w:color w:val="000000"/>
                <w:kern w:val="0"/>
                <w:sz w:val="21"/>
                <w:szCs w:val="21"/>
              </w:rPr>
              <w:t>Kovacs(1992)</w:t>
            </w:r>
            <w:r w:rsidRPr="004F54A2">
              <w:rPr>
                <w:sz w:val="21"/>
                <w:szCs w:val="21"/>
              </w:rPr>
              <w:fldChar w:fldCharType="end"/>
            </w:r>
            <w:r w:rsidRPr="004F54A2">
              <w:rPr>
                <w:sz w:val="21"/>
                <w:szCs w:val="21"/>
              </w:rPr>
              <w:t>、</w:t>
            </w:r>
            <w:r w:rsidRPr="004F54A2">
              <w:rPr>
                <w:sz w:val="21"/>
                <w:szCs w:val="21"/>
              </w:rPr>
              <w:fldChar w:fldCharType="begin"/>
            </w:r>
            <w:r w:rsidR="002E4108">
              <w:rPr>
                <w:sz w:val="21"/>
                <w:szCs w:val="21"/>
              </w:rPr>
              <w:instrText xml:space="preserve"> ADDIN NE.Ref.{803CA070-9BC4-497D-B2C3-5C0C4C49BBCE}</w:instrText>
            </w:r>
            <w:r w:rsidRPr="004F54A2">
              <w:rPr>
                <w:sz w:val="21"/>
                <w:szCs w:val="21"/>
              </w:rPr>
              <w:fldChar w:fldCharType="separate"/>
            </w:r>
            <w:r w:rsidR="002E4108">
              <w:rPr>
                <w:color w:val="000000"/>
                <w:kern w:val="0"/>
                <w:sz w:val="21"/>
                <w:szCs w:val="21"/>
              </w:rPr>
              <w:t>Kovas(1985)</w:t>
            </w:r>
            <w:r w:rsidRPr="004F54A2">
              <w:rPr>
                <w:sz w:val="21"/>
                <w:szCs w:val="21"/>
              </w:rPr>
              <w:fldChar w:fldCharType="end"/>
            </w:r>
            <w:r w:rsidRPr="004F54A2">
              <w:rPr>
                <w:sz w:val="21"/>
                <w:szCs w:val="21"/>
              </w:rPr>
              <w:t>无法获取。</w:t>
            </w:r>
          </w:p>
          <w:p w14:paraId="49C0E67E" w14:textId="77777777" w:rsidR="0099272D" w:rsidRPr="004F54A2" w:rsidRDefault="0099272D" w:rsidP="00915F6E">
            <w:pPr>
              <w:spacing w:line="312" w:lineRule="auto"/>
              <w:rPr>
                <w:sz w:val="21"/>
                <w:szCs w:val="21"/>
              </w:rPr>
            </w:pPr>
          </w:p>
          <w:p w14:paraId="085739E2" w14:textId="77777777" w:rsidR="0099272D" w:rsidRPr="004F54A2" w:rsidRDefault="0099272D" w:rsidP="00915F6E">
            <w:pPr>
              <w:spacing w:line="312" w:lineRule="auto"/>
              <w:rPr>
                <w:sz w:val="21"/>
                <w:szCs w:val="21"/>
              </w:rPr>
            </w:pPr>
          </w:p>
          <w:p w14:paraId="155438DE" w14:textId="77777777" w:rsidR="0099272D" w:rsidRPr="004F54A2" w:rsidRDefault="0099272D" w:rsidP="00915F6E">
            <w:pPr>
              <w:spacing w:line="312" w:lineRule="auto"/>
              <w:rPr>
                <w:sz w:val="21"/>
                <w:szCs w:val="21"/>
              </w:rPr>
            </w:pPr>
          </w:p>
        </w:tc>
      </w:tr>
      <w:tr w:rsidR="0099272D" w:rsidRPr="004F54A2" w14:paraId="6B697FF0" w14:textId="77777777" w:rsidTr="005E57FC">
        <w:trPr>
          <w:jc w:val="center"/>
        </w:trPr>
        <w:tc>
          <w:tcPr>
            <w:tcW w:w="3828" w:type="dxa"/>
            <w:vAlign w:val="center"/>
          </w:tcPr>
          <w:p w14:paraId="05318917" w14:textId="77777777" w:rsidR="0099272D" w:rsidRPr="004F54A2" w:rsidRDefault="0099272D" w:rsidP="00915F6E">
            <w:pPr>
              <w:rPr>
                <w:color w:val="000000"/>
                <w:sz w:val="21"/>
                <w:szCs w:val="21"/>
              </w:rPr>
            </w:pPr>
            <w:r w:rsidRPr="004F54A2">
              <w:rPr>
                <w:rFonts w:ascii="Tahoma" w:hAnsi="Tahoma" w:cs="Tahoma"/>
                <w:color w:val="000000"/>
                <w:sz w:val="21"/>
                <w:szCs w:val="21"/>
              </w:rPr>
              <w:t>﻿</w:t>
            </w:r>
            <w:r w:rsidRPr="004F54A2">
              <w:rPr>
                <w:color w:val="000000"/>
                <w:sz w:val="21"/>
                <w:szCs w:val="21"/>
              </w:rPr>
              <w:t>儿童抑郁障碍自评量表</w:t>
            </w:r>
            <w:r w:rsidRPr="004F54A2">
              <w:rPr>
                <w:color w:val="000000"/>
                <w:sz w:val="21"/>
                <w:szCs w:val="21"/>
              </w:rPr>
              <w:t>(DSRSC)</w:t>
            </w:r>
          </w:p>
          <w:p w14:paraId="5864E762" w14:textId="77777777" w:rsidR="0099272D" w:rsidRPr="004F54A2" w:rsidRDefault="0099272D" w:rsidP="00915F6E">
            <w:pPr>
              <w:spacing w:line="312" w:lineRule="auto"/>
              <w:rPr>
                <w:color w:val="0D0D0D" w:themeColor="text1" w:themeTint="F2"/>
                <w:sz w:val="21"/>
                <w:szCs w:val="21"/>
              </w:rPr>
            </w:pPr>
          </w:p>
        </w:tc>
        <w:tc>
          <w:tcPr>
            <w:tcW w:w="3119" w:type="dxa"/>
            <w:vAlign w:val="center"/>
          </w:tcPr>
          <w:p w14:paraId="320D8500" w14:textId="637AB2A5" w:rsidR="0099272D" w:rsidRPr="004F54A2" w:rsidRDefault="0099272D" w:rsidP="00915F6E">
            <w:pPr>
              <w:spacing w:line="312" w:lineRule="auto"/>
              <w:jc w:val="center"/>
              <w:rPr>
                <w:sz w:val="21"/>
                <w:szCs w:val="21"/>
              </w:rPr>
            </w:pPr>
            <w:r w:rsidRPr="004F54A2">
              <w:rPr>
                <w:sz w:val="21"/>
                <w:szCs w:val="21"/>
              </w:rPr>
              <w:fldChar w:fldCharType="begin"/>
            </w:r>
            <w:r w:rsidR="002E4108">
              <w:rPr>
                <w:sz w:val="21"/>
                <w:szCs w:val="21"/>
              </w:rPr>
              <w:instrText xml:space="preserve"> ADDIN NE.Ref.{A4EE7667-B17A-407B-934C-4D88CC30F7EB}</w:instrText>
            </w:r>
            <w:r w:rsidRPr="004F54A2">
              <w:rPr>
                <w:sz w:val="21"/>
                <w:szCs w:val="21"/>
              </w:rPr>
              <w:fldChar w:fldCharType="separate"/>
            </w:r>
            <w:r w:rsidR="002E4108">
              <w:rPr>
                <w:color w:val="000000"/>
                <w:kern w:val="0"/>
                <w:sz w:val="21"/>
                <w:szCs w:val="21"/>
              </w:rPr>
              <w:t>苏林雁等</w:t>
            </w:r>
            <w:r w:rsidR="002E4108">
              <w:rPr>
                <w:color w:val="000000"/>
                <w:kern w:val="0"/>
                <w:sz w:val="21"/>
                <w:szCs w:val="21"/>
              </w:rPr>
              <w:t>(2003)</w:t>
            </w:r>
            <w:r w:rsidRPr="004F54A2">
              <w:rPr>
                <w:sz w:val="21"/>
                <w:szCs w:val="21"/>
              </w:rPr>
              <w:fldChar w:fldCharType="end"/>
            </w:r>
            <w:r w:rsidRPr="004F54A2">
              <w:rPr>
                <w:sz w:val="21"/>
                <w:szCs w:val="21"/>
              </w:rPr>
              <w:t>11</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NE.Ref.{4A1D7513-FD24-4C13-9A63-6B577B993402}</w:instrText>
            </w:r>
            <w:r w:rsidRPr="004F54A2">
              <w:rPr>
                <w:sz w:val="21"/>
                <w:szCs w:val="21"/>
              </w:rPr>
              <w:fldChar w:fldCharType="separate"/>
            </w:r>
            <w:r w:rsidR="002E4108">
              <w:rPr>
                <w:color w:val="000000"/>
                <w:kern w:val="0"/>
                <w:sz w:val="21"/>
                <w:szCs w:val="21"/>
              </w:rPr>
              <w:t>王凯等</w:t>
            </w:r>
            <w:r w:rsidR="002E4108">
              <w:rPr>
                <w:color w:val="000000"/>
                <w:kern w:val="0"/>
                <w:sz w:val="21"/>
                <w:szCs w:val="21"/>
              </w:rPr>
              <w:t>(2002)</w:t>
            </w:r>
            <w:r w:rsidRPr="004F54A2">
              <w:rPr>
                <w:sz w:val="21"/>
                <w:szCs w:val="21"/>
              </w:rPr>
              <w:fldChar w:fldCharType="end"/>
            </w:r>
            <w:r w:rsidRPr="004F54A2">
              <w:rPr>
                <w:sz w:val="21"/>
                <w:szCs w:val="21"/>
              </w:rPr>
              <w:t>4</w:t>
            </w:r>
            <w:r w:rsidRPr="004F54A2">
              <w:rPr>
                <w:sz w:val="21"/>
                <w:szCs w:val="21"/>
              </w:rPr>
              <w:t>篇。</w:t>
            </w:r>
          </w:p>
        </w:tc>
        <w:tc>
          <w:tcPr>
            <w:tcW w:w="2126" w:type="dxa"/>
            <w:vAlign w:val="center"/>
          </w:tcPr>
          <w:p w14:paraId="4BB42824" w14:textId="77777777" w:rsidR="0099272D" w:rsidRPr="004F54A2" w:rsidRDefault="0099272D" w:rsidP="00915F6E">
            <w:pPr>
              <w:spacing w:line="312" w:lineRule="auto"/>
              <w:jc w:val="center"/>
              <w:rPr>
                <w:sz w:val="21"/>
                <w:szCs w:val="21"/>
              </w:rPr>
            </w:pPr>
            <w:r w:rsidRPr="004F54A2">
              <w:rPr>
                <w:sz w:val="21"/>
                <w:szCs w:val="21"/>
              </w:rPr>
              <w:t>18</w:t>
            </w:r>
          </w:p>
        </w:tc>
        <w:tc>
          <w:tcPr>
            <w:tcW w:w="3566" w:type="dxa"/>
            <w:vAlign w:val="center"/>
          </w:tcPr>
          <w:p w14:paraId="5974D06F" w14:textId="38B25496" w:rsidR="0099272D" w:rsidRPr="004F54A2" w:rsidRDefault="0099272D" w:rsidP="00850F10">
            <w:pPr>
              <w:spacing w:line="312" w:lineRule="auto"/>
              <w:ind w:firstLineChars="300" w:firstLine="630"/>
              <w:rPr>
                <w:sz w:val="21"/>
                <w:szCs w:val="21"/>
              </w:rPr>
            </w:pPr>
            <w:r w:rsidRPr="004F54A2">
              <w:rPr>
                <w:sz w:val="21"/>
                <w:szCs w:val="21"/>
              </w:rPr>
              <w:fldChar w:fldCharType="begin"/>
            </w:r>
            <w:r w:rsidR="002E4108">
              <w:rPr>
                <w:sz w:val="21"/>
                <w:szCs w:val="21"/>
              </w:rPr>
              <w:instrText xml:space="preserve"> ADDIN NE.Ref.{9DE40832-C1B1-4514-9486-003F9CAD8EFA}</w:instrText>
            </w:r>
            <w:r w:rsidRPr="004F54A2">
              <w:rPr>
                <w:sz w:val="21"/>
                <w:szCs w:val="21"/>
              </w:rPr>
              <w:fldChar w:fldCharType="separate"/>
            </w:r>
            <w:r w:rsidR="002E4108">
              <w:rPr>
                <w:color w:val="000000"/>
                <w:kern w:val="0"/>
                <w:sz w:val="21"/>
                <w:szCs w:val="21"/>
              </w:rPr>
              <w:t>苏林雁等</w:t>
            </w:r>
            <w:r w:rsidR="002E4108">
              <w:rPr>
                <w:color w:val="000000"/>
                <w:kern w:val="0"/>
                <w:sz w:val="21"/>
                <w:szCs w:val="21"/>
              </w:rPr>
              <w:t>(2003)</w:t>
            </w:r>
            <w:r w:rsidRPr="004F54A2">
              <w:rPr>
                <w:sz w:val="21"/>
                <w:szCs w:val="21"/>
              </w:rPr>
              <w:fldChar w:fldCharType="end"/>
            </w:r>
            <w:r>
              <w:rPr>
                <w:sz w:val="21"/>
                <w:szCs w:val="21"/>
              </w:rPr>
              <w:t>18</w:t>
            </w:r>
            <w:r>
              <w:rPr>
                <w:rFonts w:hint="eastAsia"/>
                <w:sz w:val="21"/>
                <w:szCs w:val="21"/>
              </w:rPr>
              <w:t>题</w:t>
            </w:r>
          </w:p>
        </w:tc>
        <w:tc>
          <w:tcPr>
            <w:tcW w:w="3522" w:type="dxa"/>
          </w:tcPr>
          <w:p w14:paraId="716D069E" w14:textId="20EB9FFB" w:rsidR="0099272D" w:rsidRPr="004F54A2" w:rsidRDefault="0099272D" w:rsidP="00915F6E">
            <w:pPr>
              <w:spacing w:line="312" w:lineRule="auto"/>
              <w:rPr>
                <w:sz w:val="21"/>
                <w:szCs w:val="21"/>
              </w:rPr>
            </w:pPr>
            <w:r w:rsidRPr="004F54A2">
              <w:rPr>
                <w:sz w:val="21"/>
                <w:szCs w:val="21"/>
              </w:rPr>
              <w:fldChar w:fldCharType="begin"/>
            </w:r>
            <w:r w:rsidR="002E4108">
              <w:rPr>
                <w:sz w:val="21"/>
                <w:szCs w:val="21"/>
              </w:rPr>
              <w:instrText xml:space="preserve"> ADDIN NE.Ref.{49844C27-7CB8-4787-AC39-5A34DD831692}</w:instrText>
            </w:r>
            <w:r w:rsidRPr="004F54A2">
              <w:rPr>
                <w:sz w:val="21"/>
                <w:szCs w:val="21"/>
              </w:rPr>
              <w:fldChar w:fldCharType="separate"/>
            </w:r>
            <w:r w:rsidR="002E4108">
              <w:rPr>
                <w:color w:val="000000"/>
                <w:kern w:val="0"/>
                <w:sz w:val="21"/>
                <w:szCs w:val="21"/>
              </w:rPr>
              <w:t>王凯等</w:t>
            </w:r>
            <w:r w:rsidR="002E4108">
              <w:rPr>
                <w:color w:val="000000"/>
                <w:kern w:val="0"/>
                <w:sz w:val="21"/>
                <w:szCs w:val="21"/>
              </w:rPr>
              <w:t>(2002)</w:t>
            </w:r>
            <w:r w:rsidRPr="004F54A2">
              <w:rPr>
                <w:sz w:val="21"/>
                <w:szCs w:val="21"/>
              </w:rPr>
              <w:fldChar w:fldCharType="end"/>
            </w:r>
            <w:r w:rsidRPr="004F54A2">
              <w:rPr>
                <w:sz w:val="21"/>
                <w:szCs w:val="21"/>
              </w:rPr>
              <w:t>是焦虑的常模与抑郁无关。</w:t>
            </w:r>
          </w:p>
          <w:p w14:paraId="7EA3C27F" w14:textId="112766E3" w:rsidR="0099272D" w:rsidRPr="004F54A2" w:rsidRDefault="0099272D" w:rsidP="00915F6E">
            <w:pPr>
              <w:spacing w:line="312" w:lineRule="auto"/>
              <w:rPr>
                <w:sz w:val="21"/>
                <w:szCs w:val="21"/>
              </w:rPr>
            </w:pPr>
            <w:r w:rsidRPr="004F54A2">
              <w:rPr>
                <w:sz w:val="21"/>
                <w:szCs w:val="21"/>
              </w:rPr>
              <w:fldChar w:fldCharType="begin"/>
            </w:r>
            <w:r w:rsidR="002E4108">
              <w:rPr>
                <w:sz w:val="21"/>
                <w:szCs w:val="21"/>
              </w:rPr>
              <w:instrText xml:space="preserve"> ADDIN NE.Ref.{91159021-51F2-4455-A2B1-C390631E2C6F}</w:instrText>
            </w:r>
            <w:r w:rsidRPr="004F54A2">
              <w:rPr>
                <w:sz w:val="21"/>
                <w:szCs w:val="21"/>
              </w:rPr>
              <w:fldChar w:fldCharType="separate"/>
            </w:r>
            <w:r w:rsidR="002E4108">
              <w:rPr>
                <w:color w:val="000000"/>
                <w:kern w:val="0"/>
                <w:sz w:val="21"/>
                <w:szCs w:val="21"/>
              </w:rPr>
              <w:t>苏林雁等</w:t>
            </w:r>
            <w:r w:rsidR="002E4108">
              <w:rPr>
                <w:color w:val="000000"/>
                <w:kern w:val="0"/>
                <w:sz w:val="21"/>
                <w:szCs w:val="21"/>
              </w:rPr>
              <w:t>(2003)</w:t>
            </w:r>
            <w:r w:rsidRPr="004F54A2">
              <w:rPr>
                <w:sz w:val="21"/>
                <w:szCs w:val="21"/>
              </w:rPr>
              <w:fldChar w:fldCharType="end"/>
            </w:r>
            <w:r w:rsidRPr="004F54A2">
              <w:rPr>
                <w:sz w:val="21"/>
                <w:szCs w:val="21"/>
              </w:rPr>
              <w:t>提供的是症状名，可以用于内容分析，但是无法用于实际测量。</w:t>
            </w:r>
          </w:p>
        </w:tc>
      </w:tr>
      <w:tr w:rsidR="0099272D" w:rsidRPr="004F54A2" w14:paraId="34D628AE" w14:textId="77777777" w:rsidTr="005E57FC">
        <w:trPr>
          <w:jc w:val="center"/>
        </w:trPr>
        <w:tc>
          <w:tcPr>
            <w:tcW w:w="3828" w:type="dxa"/>
            <w:vAlign w:val="center"/>
          </w:tcPr>
          <w:p w14:paraId="495E197E" w14:textId="77777777" w:rsidR="0099272D" w:rsidRPr="004F54A2" w:rsidRDefault="0099272D" w:rsidP="00915F6E">
            <w:pPr>
              <w:spacing w:line="312" w:lineRule="auto"/>
              <w:rPr>
                <w:color w:val="0D0D0D" w:themeColor="text1" w:themeTint="F2"/>
                <w:sz w:val="21"/>
                <w:szCs w:val="21"/>
              </w:rPr>
            </w:pPr>
            <w:r w:rsidRPr="004F54A2">
              <w:rPr>
                <w:color w:val="0D0D0D" w:themeColor="text1" w:themeTint="F2"/>
                <w:sz w:val="21"/>
                <w:szCs w:val="21"/>
              </w:rPr>
              <w:t>贝克抑郁量表第</w:t>
            </w:r>
            <w:r w:rsidRPr="004F54A2">
              <w:rPr>
                <w:color w:val="0D0D0D" w:themeColor="text1" w:themeTint="F2"/>
                <w:sz w:val="21"/>
                <w:szCs w:val="21"/>
              </w:rPr>
              <w:t>1</w:t>
            </w:r>
            <w:r w:rsidRPr="004F54A2">
              <w:rPr>
                <w:color w:val="0D0D0D" w:themeColor="text1" w:themeTint="F2"/>
                <w:sz w:val="21"/>
                <w:szCs w:val="21"/>
              </w:rPr>
              <w:t>版（</w:t>
            </w:r>
            <w:r w:rsidRPr="004F54A2">
              <w:rPr>
                <w:color w:val="0D0D0D" w:themeColor="text1" w:themeTint="F2"/>
                <w:sz w:val="21"/>
                <w:szCs w:val="21"/>
              </w:rPr>
              <w:t>BDI-I</w:t>
            </w:r>
            <w:r w:rsidRPr="004F54A2">
              <w:rPr>
                <w:color w:val="0D0D0D" w:themeColor="text1" w:themeTint="F2"/>
                <w:sz w:val="21"/>
                <w:szCs w:val="21"/>
              </w:rPr>
              <w:t>）</w:t>
            </w:r>
          </w:p>
        </w:tc>
        <w:tc>
          <w:tcPr>
            <w:tcW w:w="3119" w:type="dxa"/>
            <w:vAlign w:val="center"/>
          </w:tcPr>
          <w:p w14:paraId="3A04C1A1" w14:textId="034EFBD3" w:rsidR="0099272D" w:rsidRPr="004F54A2" w:rsidRDefault="0099272D" w:rsidP="00915F6E">
            <w:pPr>
              <w:spacing w:line="312" w:lineRule="auto"/>
              <w:jc w:val="center"/>
              <w:rPr>
                <w:sz w:val="21"/>
                <w:szCs w:val="21"/>
              </w:rPr>
            </w:pPr>
            <w:r w:rsidRPr="004F54A2">
              <w:rPr>
                <w:sz w:val="21"/>
                <w:szCs w:val="21"/>
              </w:rPr>
              <w:fldChar w:fldCharType="begin"/>
            </w:r>
            <w:r w:rsidR="002E4108">
              <w:rPr>
                <w:sz w:val="21"/>
                <w:szCs w:val="21"/>
              </w:rPr>
              <w:instrText xml:space="preserve"> ADDIN NE.Ref.{92689CA2-73E6-4A0E-85F9-97C737201E37}</w:instrText>
            </w:r>
            <w:r w:rsidRPr="004F54A2">
              <w:rPr>
                <w:sz w:val="21"/>
                <w:szCs w:val="21"/>
              </w:rPr>
              <w:fldChar w:fldCharType="separate"/>
            </w:r>
            <w:r w:rsidR="002E4108">
              <w:rPr>
                <w:color w:val="000000"/>
                <w:kern w:val="0"/>
                <w:sz w:val="21"/>
                <w:szCs w:val="21"/>
              </w:rPr>
              <w:t>周德新</w:t>
            </w:r>
            <w:r w:rsidR="002E4108">
              <w:rPr>
                <w:color w:val="000000"/>
                <w:kern w:val="0"/>
                <w:sz w:val="21"/>
                <w:szCs w:val="21"/>
              </w:rPr>
              <w:t>(2006)</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NE.Ref.{43778BD8-9E1A-43BC-ACD6-5AC7A3247929}</w:instrText>
            </w:r>
            <w:r w:rsidRPr="004F54A2">
              <w:rPr>
                <w:sz w:val="21"/>
                <w:szCs w:val="21"/>
              </w:rPr>
              <w:fldChar w:fldCharType="separate"/>
            </w:r>
            <w:r w:rsidR="002E4108">
              <w:rPr>
                <w:color w:val="000000"/>
                <w:kern w:val="0"/>
                <w:sz w:val="21"/>
                <w:szCs w:val="21"/>
              </w:rPr>
              <w:t>汪向东等</w:t>
            </w:r>
            <w:r w:rsidR="002E4108">
              <w:rPr>
                <w:color w:val="000000"/>
                <w:kern w:val="0"/>
                <w:sz w:val="21"/>
                <w:szCs w:val="21"/>
              </w:rPr>
              <w:t>(1999)</w:t>
            </w:r>
            <w:r w:rsidRPr="004F54A2">
              <w:rPr>
                <w:sz w:val="21"/>
                <w:szCs w:val="21"/>
              </w:rPr>
              <w:fldChar w:fldCharType="end"/>
            </w:r>
            <w:r w:rsidRPr="004F54A2">
              <w:rPr>
                <w:sz w:val="21"/>
                <w:szCs w:val="21"/>
              </w:rPr>
              <w:t>3</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NE.Ref.{83CF2D80-F49E-4C81-8A09-9723A18F895F}</w:instrText>
            </w:r>
            <w:r w:rsidRPr="004F54A2">
              <w:rPr>
                <w:sz w:val="21"/>
                <w:szCs w:val="21"/>
              </w:rPr>
              <w:fldChar w:fldCharType="separate"/>
            </w:r>
            <w:r w:rsidR="002E4108">
              <w:rPr>
                <w:color w:val="000000"/>
                <w:kern w:val="0"/>
                <w:sz w:val="21"/>
                <w:szCs w:val="21"/>
              </w:rPr>
              <w:t>Beck &amp; Beck(1972)</w:t>
            </w:r>
            <w:r w:rsidRPr="004F54A2">
              <w:rPr>
                <w:sz w:val="21"/>
                <w:szCs w:val="21"/>
              </w:rPr>
              <w:fldChar w:fldCharType="end"/>
            </w:r>
            <w:r w:rsidRPr="004F54A2">
              <w:rPr>
                <w:sz w:val="21"/>
                <w:szCs w:val="21"/>
              </w:rPr>
              <w:t>2</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NE.Ref.{5FEB41BA-F60F-42EB-BEA1-559DE3952264}</w:instrText>
            </w:r>
            <w:r w:rsidRPr="004F54A2">
              <w:rPr>
                <w:sz w:val="21"/>
                <w:szCs w:val="21"/>
              </w:rPr>
              <w:fldChar w:fldCharType="separate"/>
            </w:r>
            <w:r w:rsidR="002E4108">
              <w:rPr>
                <w:color w:val="000000"/>
                <w:kern w:val="0"/>
                <w:sz w:val="21"/>
                <w:szCs w:val="21"/>
              </w:rPr>
              <w:t>Beck et al.(1988)</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NE.Ref.{17F932A6-6D8A-40F7-9A1D-5ECEAF32BDA4}</w:instrText>
            </w:r>
            <w:r w:rsidRPr="004F54A2">
              <w:rPr>
                <w:sz w:val="21"/>
                <w:szCs w:val="21"/>
              </w:rPr>
              <w:fldChar w:fldCharType="separate"/>
            </w:r>
            <w:r w:rsidR="002E4108">
              <w:rPr>
                <w:color w:val="000000"/>
                <w:kern w:val="0"/>
                <w:sz w:val="21"/>
                <w:szCs w:val="21"/>
              </w:rPr>
              <w:t>Beck et al.(1961)</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NE.Ref.{6C248C1A-082C-435A-9E46-3E6EE08B4F5E}</w:instrText>
            </w:r>
            <w:r w:rsidRPr="004F54A2">
              <w:rPr>
                <w:sz w:val="21"/>
                <w:szCs w:val="21"/>
              </w:rPr>
              <w:fldChar w:fldCharType="separate"/>
            </w:r>
            <w:r w:rsidR="002E4108">
              <w:rPr>
                <w:color w:val="000000"/>
                <w:kern w:val="0"/>
                <w:sz w:val="21"/>
                <w:szCs w:val="21"/>
              </w:rPr>
              <w:t>Beck &amp; Beamesderfer(1974)</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p>
        </w:tc>
        <w:tc>
          <w:tcPr>
            <w:tcW w:w="2126" w:type="dxa"/>
            <w:vAlign w:val="center"/>
          </w:tcPr>
          <w:p w14:paraId="63850292" w14:textId="77777777" w:rsidR="0099272D" w:rsidRPr="004F54A2" w:rsidRDefault="0099272D" w:rsidP="00915F6E">
            <w:pPr>
              <w:spacing w:line="312" w:lineRule="auto"/>
              <w:jc w:val="center"/>
              <w:rPr>
                <w:sz w:val="21"/>
                <w:szCs w:val="21"/>
              </w:rPr>
            </w:pPr>
            <w:r w:rsidRPr="004F54A2">
              <w:rPr>
                <w:sz w:val="21"/>
                <w:szCs w:val="21"/>
              </w:rPr>
              <w:t>16</w:t>
            </w:r>
          </w:p>
        </w:tc>
        <w:bookmarkStart w:id="35" w:name="OLE_LINK4"/>
        <w:tc>
          <w:tcPr>
            <w:tcW w:w="3566" w:type="dxa"/>
            <w:vAlign w:val="center"/>
          </w:tcPr>
          <w:p w14:paraId="00C08704" w14:textId="62D99FBE" w:rsidR="0099272D" w:rsidRPr="004F54A2" w:rsidRDefault="0099272D" w:rsidP="00850F10">
            <w:pPr>
              <w:spacing w:line="312" w:lineRule="auto"/>
              <w:ind w:firstLineChars="400" w:firstLine="840"/>
              <w:rPr>
                <w:sz w:val="21"/>
                <w:szCs w:val="21"/>
              </w:rPr>
            </w:pPr>
            <w:r w:rsidRPr="004F54A2">
              <w:rPr>
                <w:sz w:val="21"/>
                <w:szCs w:val="21"/>
              </w:rPr>
              <w:fldChar w:fldCharType="begin"/>
            </w:r>
            <w:r w:rsidR="002E4108">
              <w:rPr>
                <w:sz w:val="21"/>
                <w:szCs w:val="21"/>
              </w:rPr>
              <w:instrText xml:space="preserve"> ADDIN NE.Ref.{942EF9DD-1C2A-4B68-934D-E65F51048FC4}</w:instrText>
            </w:r>
            <w:r w:rsidRPr="004F54A2">
              <w:rPr>
                <w:sz w:val="21"/>
                <w:szCs w:val="21"/>
              </w:rPr>
              <w:fldChar w:fldCharType="separate"/>
            </w:r>
            <w:r w:rsidR="002E4108">
              <w:rPr>
                <w:color w:val="000000"/>
                <w:kern w:val="0"/>
                <w:sz w:val="21"/>
                <w:szCs w:val="21"/>
              </w:rPr>
              <w:t>汪向东等</w:t>
            </w:r>
            <w:r w:rsidR="002E4108">
              <w:rPr>
                <w:color w:val="000000"/>
                <w:kern w:val="0"/>
                <w:sz w:val="21"/>
                <w:szCs w:val="21"/>
              </w:rPr>
              <w:t>(1999)</w:t>
            </w:r>
            <w:r w:rsidRPr="004F54A2">
              <w:rPr>
                <w:sz w:val="21"/>
                <w:szCs w:val="21"/>
              </w:rPr>
              <w:fldChar w:fldCharType="end"/>
            </w:r>
            <w:bookmarkEnd w:id="35"/>
            <w:r>
              <w:rPr>
                <w:sz w:val="21"/>
                <w:szCs w:val="21"/>
              </w:rPr>
              <w:t>21</w:t>
            </w:r>
            <w:r>
              <w:rPr>
                <w:rFonts w:hint="eastAsia"/>
                <w:sz w:val="21"/>
                <w:szCs w:val="21"/>
              </w:rPr>
              <w:t>题</w:t>
            </w:r>
          </w:p>
        </w:tc>
        <w:tc>
          <w:tcPr>
            <w:tcW w:w="3522" w:type="dxa"/>
          </w:tcPr>
          <w:p w14:paraId="75084E1C" w14:textId="42C323E5" w:rsidR="0099272D" w:rsidRPr="004F54A2" w:rsidRDefault="0099272D" w:rsidP="00915F6E">
            <w:pPr>
              <w:spacing w:line="312" w:lineRule="auto"/>
              <w:rPr>
                <w:color w:val="080000"/>
                <w:sz w:val="21"/>
                <w:szCs w:val="21"/>
              </w:rPr>
            </w:pPr>
            <w:r w:rsidRPr="004F54A2">
              <w:rPr>
                <w:color w:val="080000"/>
                <w:sz w:val="21"/>
                <w:szCs w:val="21"/>
              </w:rPr>
              <w:t>徐俊冕</w:t>
            </w:r>
            <w:r w:rsidRPr="004F54A2">
              <w:rPr>
                <w:color w:val="080000"/>
                <w:sz w:val="21"/>
                <w:szCs w:val="21"/>
              </w:rPr>
              <w:t>(1991)</w:t>
            </w:r>
            <w:r w:rsidRPr="004F54A2">
              <w:rPr>
                <w:color w:val="080000"/>
                <w:sz w:val="21"/>
                <w:szCs w:val="21"/>
              </w:rPr>
              <w:t>、</w:t>
            </w:r>
            <w:r w:rsidRPr="004F54A2">
              <w:rPr>
                <w:sz w:val="21"/>
                <w:szCs w:val="21"/>
              </w:rPr>
              <w:fldChar w:fldCharType="begin"/>
            </w:r>
            <w:r w:rsidR="002E4108">
              <w:rPr>
                <w:sz w:val="21"/>
                <w:szCs w:val="21"/>
              </w:rPr>
              <w:instrText xml:space="preserve"> ADDIN NE.Ref.{B51CD0E8-1E00-4E32-8E26-82452810F3B3}</w:instrText>
            </w:r>
            <w:r w:rsidRPr="004F54A2">
              <w:rPr>
                <w:sz w:val="21"/>
                <w:szCs w:val="21"/>
              </w:rPr>
              <w:fldChar w:fldCharType="separate"/>
            </w:r>
            <w:r w:rsidR="002E4108">
              <w:rPr>
                <w:color w:val="000000"/>
                <w:kern w:val="0"/>
                <w:sz w:val="21"/>
                <w:szCs w:val="21"/>
              </w:rPr>
              <w:t>Beck et al.(1988)</w:t>
            </w:r>
            <w:r w:rsidRPr="004F54A2">
              <w:rPr>
                <w:sz w:val="21"/>
                <w:szCs w:val="21"/>
              </w:rPr>
              <w:fldChar w:fldCharType="end"/>
            </w:r>
            <w:r w:rsidR="00783B7F">
              <w:rPr>
                <w:rFonts w:hint="eastAsia"/>
                <w:color w:val="080000"/>
                <w:sz w:val="21"/>
                <w:szCs w:val="21"/>
              </w:rPr>
              <w:t>未</w:t>
            </w:r>
            <w:r w:rsidRPr="004F54A2">
              <w:rPr>
                <w:color w:val="080000"/>
                <w:sz w:val="21"/>
                <w:szCs w:val="21"/>
              </w:rPr>
              <w:t>提供题目。</w:t>
            </w:r>
          </w:p>
          <w:p w14:paraId="5AA98813" w14:textId="0658BE38" w:rsidR="0099272D" w:rsidRPr="004F54A2" w:rsidRDefault="0099272D" w:rsidP="00915F6E">
            <w:pPr>
              <w:spacing w:line="312" w:lineRule="auto"/>
              <w:rPr>
                <w:sz w:val="21"/>
                <w:szCs w:val="21"/>
              </w:rPr>
            </w:pPr>
            <w:r w:rsidRPr="004F54A2">
              <w:rPr>
                <w:sz w:val="21"/>
                <w:szCs w:val="21"/>
              </w:rPr>
              <w:fldChar w:fldCharType="begin"/>
            </w:r>
            <w:r w:rsidR="002E4108">
              <w:rPr>
                <w:sz w:val="21"/>
                <w:szCs w:val="21"/>
              </w:rPr>
              <w:instrText xml:space="preserve"> ADDIN NE.Ref.{8BA5F82E-C898-42F1-9C15-815570820902}</w:instrText>
            </w:r>
            <w:r w:rsidRPr="004F54A2">
              <w:rPr>
                <w:sz w:val="21"/>
                <w:szCs w:val="21"/>
              </w:rPr>
              <w:fldChar w:fldCharType="separate"/>
            </w:r>
            <w:r w:rsidR="002E4108">
              <w:rPr>
                <w:color w:val="000000"/>
                <w:kern w:val="0"/>
                <w:sz w:val="21"/>
                <w:szCs w:val="21"/>
              </w:rPr>
              <w:t>周德新</w:t>
            </w:r>
            <w:r w:rsidR="002E4108">
              <w:rPr>
                <w:color w:val="000000"/>
                <w:kern w:val="0"/>
                <w:sz w:val="21"/>
                <w:szCs w:val="21"/>
              </w:rPr>
              <w:t>(2006)</w:t>
            </w:r>
            <w:r w:rsidRPr="004F54A2">
              <w:rPr>
                <w:sz w:val="21"/>
                <w:szCs w:val="21"/>
              </w:rPr>
              <w:fldChar w:fldCharType="end"/>
            </w:r>
            <w:r w:rsidRPr="004F54A2">
              <w:rPr>
                <w:sz w:val="21"/>
                <w:szCs w:val="21"/>
              </w:rPr>
              <w:t>与本量表无关。</w:t>
            </w:r>
          </w:p>
        </w:tc>
      </w:tr>
      <w:tr w:rsidR="0099272D" w:rsidRPr="004F54A2" w14:paraId="04428167" w14:textId="77777777" w:rsidTr="005E57FC">
        <w:trPr>
          <w:jc w:val="center"/>
        </w:trPr>
        <w:tc>
          <w:tcPr>
            <w:tcW w:w="3828" w:type="dxa"/>
            <w:vAlign w:val="center"/>
          </w:tcPr>
          <w:p w14:paraId="16E364A5" w14:textId="77777777" w:rsidR="0099272D" w:rsidRPr="004F54A2" w:rsidRDefault="0099272D" w:rsidP="00915F6E">
            <w:pPr>
              <w:spacing w:line="312" w:lineRule="auto"/>
              <w:rPr>
                <w:color w:val="0D0D0D" w:themeColor="text1" w:themeTint="F2"/>
                <w:sz w:val="21"/>
                <w:szCs w:val="21"/>
              </w:rPr>
            </w:pPr>
            <w:r w:rsidRPr="004F54A2">
              <w:rPr>
                <w:sz w:val="21"/>
                <w:szCs w:val="21"/>
              </w:rPr>
              <w:lastRenderedPageBreak/>
              <w:t>中学生心理健康量表（</w:t>
            </w:r>
            <w:r w:rsidRPr="004F54A2">
              <w:rPr>
                <w:sz w:val="21"/>
                <w:szCs w:val="21"/>
              </w:rPr>
              <w:t>MSSMHS</w:t>
            </w:r>
            <w:r w:rsidRPr="004F54A2">
              <w:rPr>
                <w:sz w:val="21"/>
                <w:szCs w:val="21"/>
              </w:rPr>
              <w:t>）</w:t>
            </w:r>
          </w:p>
        </w:tc>
        <w:tc>
          <w:tcPr>
            <w:tcW w:w="3119" w:type="dxa"/>
            <w:vAlign w:val="center"/>
          </w:tcPr>
          <w:p w14:paraId="2C98C1B8" w14:textId="5C1C5D7B" w:rsidR="0099272D" w:rsidRPr="004F54A2" w:rsidRDefault="0099272D" w:rsidP="00915F6E">
            <w:pPr>
              <w:spacing w:line="312" w:lineRule="auto"/>
              <w:jc w:val="center"/>
              <w:rPr>
                <w:sz w:val="21"/>
                <w:szCs w:val="21"/>
              </w:rPr>
            </w:pPr>
            <w:r w:rsidRPr="004F54A2">
              <w:rPr>
                <w:sz w:val="21"/>
                <w:szCs w:val="21"/>
              </w:rPr>
              <w:fldChar w:fldCharType="begin"/>
            </w:r>
            <w:r w:rsidR="002E4108">
              <w:rPr>
                <w:sz w:val="21"/>
                <w:szCs w:val="21"/>
              </w:rPr>
              <w:instrText xml:space="preserve"> ADDIN NE.Ref.{99ECF465-0324-4EF0-8AA6-1B8B3EB3FC62}</w:instrText>
            </w:r>
            <w:r w:rsidRPr="004F54A2">
              <w:rPr>
                <w:sz w:val="21"/>
                <w:szCs w:val="21"/>
              </w:rPr>
              <w:fldChar w:fldCharType="separate"/>
            </w:r>
            <w:r w:rsidR="002E4108">
              <w:rPr>
                <w:color w:val="000000"/>
                <w:kern w:val="0"/>
                <w:sz w:val="21"/>
                <w:szCs w:val="21"/>
              </w:rPr>
              <w:t>王极盛等</w:t>
            </w:r>
            <w:r w:rsidR="002E4108">
              <w:rPr>
                <w:color w:val="000000"/>
                <w:kern w:val="0"/>
                <w:sz w:val="21"/>
                <w:szCs w:val="21"/>
              </w:rPr>
              <w:t>(1997)</w:t>
            </w:r>
            <w:r w:rsidRPr="004F54A2">
              <w:rPr>
                <w:sz w:val="21"/>
                <w:szCs w:val="21"/>
              </w:rPr>
              <w:fldChar w:fldCharType="end"/>
            </w:r>
            <w:r w:rsidRPr="004F54A2">
              <w:rPr>
                <w:sz w:val="21"/>
                <w:szCs w:val="21"/>
              </w:rPr>
              <w:t>8</w:t>
            </w:r>
            <w:r w:rsidRPr="004F54A2">
              <w:rPr>
                <w:sz w:val="21"/>
                <w:szCs w:val="21"/>
              </w:rPr>
              <w:t>篇</w:t>
            </w:r>
          </w:p>
        </w:tc>
        <w:tc>
          <w:tcPr>
            <w:tcW w:w="2126" w:type="dxa"/>
            <w:vAlign w:val="center"/>
          </w:tcPr>
          <w:p w14:paraId="7B4C7706" w14:textId="77777777" w:rsidR="0099272D" w:rsidRPr="004F54A2" w:rsidRDefault="0099272D" w:rsidP="00915F6E">
            <w:pPr>
              <w:spacing w:line="312" w:lineRule="auto"/>
              <w:jc w:val="center"/>
              <w:rPr>
                <w:sz w:val="21"/>
                <w:szCs w:val="21"/>
              </w:rPr>
            </w:pPr>
            <w:r w:rsidRPr="004F54A2">
              <w:rPr>
                <w:sz w:val="21"/>
                <w:szCs w:val="21"/>
              </w:rPr>
              <w:t>15</w:t>
            </w:r>
          </w:p>
        </w:tc>
        <w:tc>
          <w:tcPr>
            <w:tcW w:w="3566" w:type="dxa"/>
            <w:vAlign w:val="center"/>
          </w:tcPr>
          <w:p w14:paraId="3F7F1073" w14:textId="1DA1C1BC" w:rsidR="0099272D" w:rsidRPr="004F54A2" w:rsidRDefault="0099272D" w:rsidP="00915F6E">
            <w:pPr>
              <w:spacing w:line="312" w:lineRule="auto"/>
              <w:ind w:firstLineChars="450" w:firstLine="945"/>
              <w:rPr>
                <w:sz w:val="21"/>
                <w:szCs w:val="21"/>
              </w:rPr>
            </w:pPr>
            <w:r w:rsidRPr="004F54A2">
              <w:rPr>
                <w:sz w:val="21"/>
                <w:szCs w:val="21"/>
              </w:rPr>
              <w:fldChar w:fldCharType="begin"/>
            </w:r>
            <w:r w:rsidR="002E4108">
              <w:rPr>
                <w:sz w:val="21"/>
                <w:szCs w:val="21"/>
              </w:rPr>
              <w:instrText xml:space="preserve"> ADDIN NE.Ref.{6EE624A7-D26E-4EB7-85A6-FC1FD0E31118}</w:instrText>
            </w:r>
            <w:r w:rsidRPr="004F54A2">
              <w:rPr>
                <w:sz w:val="21"/>
                <w:szCs w:val="21"/>
              </w:rPr>
              <w:fldChar w:fldCharType="separate"/>
            </w:r>
            <w:r w:rsidR="002E4108">
              <w:rPr>
                <w:color w:val="000000"/>
                <w:kern w:val="0"/>
                <w:sz w:val="21"/>
                <w:szCs w:val="21"/>
              </w:rPr>
              <w:t>王极盛</w:t>
            </w:r>
            <w:r w:rsidR="002E4108">
              <w:rPr>
                <w:color w:val="000000"/>
                <w:kern w:val="0"/>
                <w:sz w:val="21"/>
                <w:szCs w:val="21"/>
              </w:rPr>
              <w:t>(1998)</w:t>
            </w:r>
            <w:r w:rsidRPr="004F54A2">
              <w:rPr>
                <w:sz w:val="21"/>
                <w:szCs w:val="21"/>
              </w:rPr>
              <w:fldChar w:fldCharType="end"/>
            </w:r>
            <w:r>
              <w:rPr>
                <w:sz w:val="21"/>
                <w:szCs w:val="21"/>
              </w:rPr>
              <w:t>5</w:t>
            </w:r>
            <w:r>
              <w:rPr>
                <w:rFonts w:hint="eastAsia"/>
                <w:sz w:val="21"/>
                <w:szCs w:val="21"/>
              </w:rPr>
              <w:t>题</w:t>
            </w:r>
          </w:p>
        </w:tc>
        <w:tc>
          <w:tcPr>
            <w:tcW w:w="3522" w:type="dxa"/>
          </w:tcPr>
          <w:p w14:paraId="08A6DB94" w14:textId="5BA3C503" w:rsidR="0099272D" w:rsidRPr="004F54A2" w:rsidRDefault="0099272D" w:rsidP="00915F6E">
            <w:pPr>
              <w:spacing w:line="312" w:lineRule="auto"/>
              <w:rPr>
                <w:sz w:val="21"/>
                <w:szCs w:val="21"/>
              </w:rPr>
            </w:pPr>
            <w:r w:rsidRPr="004F54A2">
              <w:rPr>
                <w:sz w:val="21"/>
                <w:szCs w:val="21"/>
              </w:rPr>
              <w:fldChar w:fldCharType="begin"/>
            </w:r>
            <w:r w:rsidR="002E4108">
              <w:rPr>
                <w:sz w:val="21"/>
                <w:szCs w:val="21"/>
              </w:rPr>
              <w:instrText xml:space="preserve"> ADDIN NE.Ref.{BCB89E28-E5BD-4341-B567-C7890034B078}</w:instrText>
            </w:r>
            <w:r w:rsidRPr="004F54A2">
              <w:rPr>
                <w:sz w:val="21"/>
                <w:szCs w:val="21"/>
              </w:rPr>
              <w:fldChar w:fldCharType="separate"/>
            </w:r>
            <w:r w:rsidR="002E4108">
              <w:rPr>
                <w:color w:val="000000"/>
                <w:kern w:val="0"/>
                <w:sz w:val="21"/>
                <w:szCs w:val="21"/>
              </w:rPr>
              <w:t>王极盛等</w:t>
            </w:r>
            <w:r w:rsidR="002E4108">
              <w:rPr>
                <w:color w:val="000000"/>
                <w:kern w:val="0"/>
                <w:sz w:val="21"/>
                <w:szCs w:val="21"/>
              </w:rPr>
              <w:t>(1997)</w:t>
            </w:r>
            <w:r w:rsidRPr="004F54A2">
              <w:rPr>
                <w:sz w:val="21"/>
                <w:szCs w:val="21"/>
              </w:rPr>
              <w:fldChar w:fldCharType="end"/>
            </w:r>
            <w:r w:rsidR="00783B7F">
              <w:rPr>
                <w:rFonts w:hint="eastAsia"/>
                <w:sz w:val="21"/>
                <w:szCs w:val="21"/>
              </w:rPr>
              <w:t>未</w:t>
            </w:r>
            <w:r w:rsidRPr="004F54A2">
              <w:rPr>
                <w:sz w:val="21"/>
                <w:szCs w:val="21"/>
              </w:rPr>
              <w:t>提供题目</w:t>
            </w:r>
          </w:p>
        </w:tc>
      </w:tr>
      <w:tr w:rsidR="0099272D" w:rsidRPr="004F54A2" w14:paraId="660C33E1" w14:textId="77777777" w:rsidTr="005E57FC">
        <w:trPr>
          <w:jc w:val="center"/>
        </w:trPr>
        <w:tc>
          <w:tcPr>
            <w:tcW w:w="3828" w:type="dxa"/>
            <w:vAlign w:val="center"/>
          </w:tcPr>
          <w:p w14:paraId="066B0E95" w14:textId="77777777" w:rsidR="0099272D" w:rsidRPr="004F54A2" w:rsidRDefault="0099272D" w:rsidP="00915F6E">
            <w:pPr>
              <w:spacing w:line="312" w:lineRule="auto"/>
              <w:rPr>
                <w:color w:val="0D0D0D" w:themeColor="text1" w:themeTint="F2"/>
                <w:sz w:val="21"/>
                <w:szCs w:val="21"/>
              </w:rPr>
            </w:pPr>
            <w:r w:rsidRPr="004F54A2">
              <w:rPr>
                <w:color w:val="0D0D0D" w:themeColor="text1" w:themeTint="F2"/>
                <w:sz w:val="21"/>
                <w:szCs w:val="21"/>
              </w:rPr>
              <w:t>贝克抑郁量表第</w:t>
            </w:r>
            <w:r w:rsidRPr="004F54A2">
              <w:rPr>
                <w:color w:val="0D0D0D" w:themeColor="text1" w:themeTint="F2"/>
                <w:sz w:val="21"/>
                <w:szCs w:val="21"/>
              </w:rPr>
              <w:t>2</w:t>
            </w:r>
            <w:r w:rsidRPr="004F54A2">
              <w:rPr>
                <w:color w:val="0D0D0D" w:themeColor="text1" w:themeTint="F2"/>
                <w:sz w:val="21"/>
                <w:szCs w:val="21"/>
              </w:rPr>
              <w:t>版（</w:t>
            </w:r>
            <w:r w:rsidRPr="004F54A2">
              <w:rPr>
                <w:color w:val="0D0D0D" w:themeColor="text1" w:themeTint="F2"/>
                <w:sz w:val="21"/>
                <w:szCs w:val="21"/>
              </w:rPr>
              <w:t>BDI-II</w:t>
            </w:r>
            <w:r w:rsidRPr="004F54A2">
              <w:rPr>
                <w:color w:val="0D0D0D" w:themeColor="text1" w:themeTint="F2"/>
                <w:sz w:val="21"/>
                <w:szCs w:val="21"/>
              </w:rPr>
              <w:t>）</w:t>
            </w:r>
          </w:p>
        </w:tc>
        <w:tc>
          <w:tcPr>
            <w:tcW w:w="3119" w:type="dxa"/>
            <w:vAlign w:val="center"/>
          </w:tcPr>
          <w:p w14:paraId="541B2C84" w14:textId="40D50594" w:rsidR="0099272D" w:rsidRPr="004F54A2" w:rsidRDefault="0099272D" w:rsidP="00915F6E">
            <w:pPr>
              <w:spacing w:line="312" w:lineRule="auto"/>
              <w:jc w:val="center"/>
              <w:rPr>
                <w:sz w:val="21"/>
                <w:szCs w:val="21"/>
              </w:rPr>
            </w:pPr>
            <w:r w:rsidRPr="004F54A2">
              <w:rPr>
                <w:sz w:val="21"/>
                <w:szCs w:val="21"/>
              </w:rPr>
              <w:fldChar w:fldCharType="begin"/>
            </w:r>
            <w:r w:rsidR="002E4108">
              <w:rPr>
                <w:sz w:val="21"/>
                <w:szCs w:val="21"/>
              </w:rPr>
              <w:instrText xml:space="preserve"> ADDIN NE.Ref.{2B99EA75-251F-4CA3-8D0A-56C8C3AC9E03}</w:instrText>
            </w:r>
            <w:r w:rsidRPr="004F54A2">
              <w:rPr>
                <w:sz w:val="21"/>
                <w:szCs w:val="21"/>
              </w:rPr>
              <w:fldChar w:fldCharType="separate"/>
            </w:r>
            <w:r w:rsidR="002E4108">
              <w:rPr>
                <w:color w:val="000000"/>
                <w:kern w:val="0"/>
                <w:sz w:val="21"/>
                <w:szCs w:val="21"/>
              </w:rPr>
              <w:t>杨文辉等</w:t>
            </w:r>
            <w:r w:rsidR="002E4108">
              <w:rPr>
                <w:color w:val="000000"/>
                <w:kern w:val="0"/>
                <w:sz w:val="21"/>
                <w:szCs w:val="21"/>
              </w:rPr>
              <w:t>(2014)</w:t>
            </w:r>
            <w:r w:rsidRPr="004F54A2">
              <w:rPr>
                <w:sz w:val="21"/>
                <w:szCs w:val="21"/>
              </w:rPr>
              <w:fldChar w:fldCharType="end"/>
            </w:r>
            <w:r w:rsidRPr="004F54A2">
              <w:rPr>
                <w:sz w:val="21"/>
                <w:szCs w:val="21"/>
              </w:rPr>
              <w:t xml:space="preserve">, </w:t>
            </w:r>
            <w:r w:rsidRPr="004F54A2">
              <w:rPr>
                <w:sz w:val="21"/>
                <w:szCs w:val="21"/>
              </w:rPr>
              <w:fldChar w:fldCharType="begin"/>
            </w:r>
            <w:r w:rsidR="002E4108">
              <w:rPr>
                <w:sz w:val="21"/>
                <w:szCs w:val="21"/>
              </w:rPr>
              <w:instrText xml:space="preserve"> ADDIN NE.Ref.{0AC4C0A7-83DB-44B1-B5CC-2F09DE4FB474}</w:instrText>
            </w:r>
            <w:r w:rsidRPr="004F54A2">
              <w:rPr>
                <w:sz w:val="21"/>
                <w:szCs w:val="21"/>
              </w:rPr>
              <w:fldChar w:fldCharType="separate"/>
            </w:r>
            <w:r w:rsidR="002E4108">
              <w:rPr>
                <w:color w:val="000000"/>
                <w:kern w:val="0"/>
                <w:sz w:val="21"/>
                <w:szCs w:val="21"/>
              </w:rPr>
              <w:t>王振等</w:t>
            </w:r>
            <w:r w:rsidR="002E4108">
              <w:rPr>
                <w:color w:val="000000"/>
                <w:kern w:val="0"/>
                <w:sz w:val="21"/>
                <w:szCs w:val="21"/>
              </w:rPr>
              <w:t>(2011)</w:t>
            </w:r>
            <w:r w:rsidRPr="004F54A2">
              <w:rPr>
                <w:sz w:val="21"/>
                <w:szCs w:val="21"/>
              </w:rPr>
              <w:fldChar w:fldCharType="end"/>
            </w:r>
            <w:r w:rsidRPr="004F54A2">
              <w:rPr>
                <w:sz w:val="21"/>
                <w:szCs w:val="21"/>
              </w:rPr>
              <w:t xml:space="preserve">, </w:t>
            </w:r>
            <w:r w:rsidRPr="004F54A2">
              <w:rPr>
                <w:sz w:val="21"/>
                <w:szCs w:val="21"/>
              </w:rPr>
              <w:fldChar w:fldCharType="begin"/>
            </w:r>
            <w:r w:rsidR="002E4108">
              <w:rPr>
                <w:sz w:val="21"/>
                <w:szCs w:val="21"/>
              </w:rPr>
              <w:instrText xml:space="preserve"> ADDIN NE.Ref.{BEDAC306-7AD1-4432-937E-6322D578B371}</w:instrText>
            </w:r>
            <w:r w:rsidRPr="004F54A2">
              <w:rPr>
                <w:sz w:val="21"/>
                <w:szCs w:val="21"/>
              </w:rPr>
              <w:fldChar w:fldCharType="separate"/>
            </w:r>
            <w:r w:rsidR="002E4108">
              <w:rPr>
                <w:color w:val="000000"/>
                <w:kern w:val="0"/>
                <w:sz w:val="21"/>
                <w:szCs w:val="21"/>
              </w:rPr>
              <w:t>Wang et al.(2009)</w:t>
            </w:r>
            <w:r w:rsidRPr="004F54A2">
              <w:rPr>
                <w:sz w:val="21"/>
                <w:szCs w:val="21"/>
              </w:rPr>
              <w:fldChar w:fldCharType="end"/>
            </w:r>
            <w:r w:rsidRPr="004F54A2">
              <w:rPr>
                <w:sz w:val="21"/>
                <w:szCs w:val="21"/>
              </w:rPr>
              <w:t xml:space="preserve">, </w:t>
            </w:r>
            <w:r w:rsidRPr="004F54A2">
              <w:rPr>
                <w:sz w:val="21"/>
                <w:szCs w:val="21"/>
              </w:rPr>
              <w:fldChar w:fldCharType="begin"/>
            </w:r>
            <w:r w:rsidR="002E4108">
              <w:rPr>
                <w:sz w:val="21"/>
                <w:szCs w:val="21"/>
              </w:rPr>
              <w:instrText xml:space="preserve"> ADDIN NE.Ref.{08C56846-9A53-43CA-884D-70348D6A598E}</w:instrText>
            </w:r>
            <w:r w:rsidRPr="004F54A2">
              <w:rPr>
                <w:sz w:val="21"/>
                <w:szCs w:val="21"/>
              </w:rPr>
              <w:fldChar w:fldCharType="separate"/>
            </w:r>
            <w:r w:rsidR="002E4108">
              <w:rPr>
                <w:color w:val="000000"/>
                <w:kern w:val="0"/>
                <w:sz w:val="21"/>
                <w:szCs w:val="21"/>
              </w:rPr>
              <w:t>Dere et al.(2015)</w:t>
            </w:r>
            <w:r w:rsidRPr="004F54A2">
              <w:rPr>
                <w:sz w:val="21"/>
                <w:szCs w:val="21"/>
              </w:rPr>
              <w:fldChar w:fldCharType="end"/>
            </w:r>
          </w:p>
        </w:tc>
        <w:tc>
          <w:tcPr>
            <w:tcW w:w="2126" w:type="dxa"/>
            <w:vAlign w:val="center"/>
          </w:tcPr>
          <w:p w14:paraId="31879B3F" w14:textId="77777777" w:rsidR="0099272D" w:rsidRPr="004F54A2" w:rsidRDefault="0099272D" w:rsidP="00915F6E">
            <w:pPr>
              <w:spacing w:line="312" w:lineRule="auto"/>
              <w:jc w:val="center"/>
              <w:rPr>
                <w:sz w:val="21"/>
                <w:szCs w:val="21"/>
              </w:rPr>
            </w:pPr>
            <w:r w:rsidRPr="004F54A2">
              <w:rPr>
                <w:sz w:val="21"/>
                <w:szCs w:val="21"/>
              </w:rPr>
              <w:t>11</w:t>
            </w:r>
          </w:p>
        </w:tc>
        <w:tc>
          <w:tcPr>
            <w:tcW w:w="3566" w:type="dxa"/>
            <w:vAlign w:val="center"/>
          </w:tcPr>
          <w:p w14:paraId="3A5B8AD1" w14:textId="51856D10" w:rsidR="0099272D" w:rsidRPr="004F54A2" w:rsidRDefault="0099272D" w:rsidP="00915F6E">
            <w:pPr>
              <w:spacing w:line="312" w:lineRule="auto"/>
              <w:ind w:firstLineChars="450" w:firstLine="945"/>
              <w:rPr>
                <w:sz w:val="21"/>
                <w:szCs w:val="21"/>
              </w:rPr>
            </w:pPr>
            <w:r w:rsidRPr="004F54A2">
              <w:rPr>
                <w:sz w:val="21"/>
                <w:szCs w:val="21"/>
              </w:rPr>
              <w:fldChar w:fldCharType="begin"/>
            </w:r>
            <w:r w:rsidR="002E4108">
              <w:rPr>
                <w:sz w:val="21"/>
                <w:szCs w:val="21"/>
              </w:rPr>
              <w:instrText xml:space="preserve"> ADDIN NE.Ref.{16501C7F-B150-4D90-A5B1-4066638F9C9E}</w:instrText>
            </w:r>
            <w:r w:rsidRPr="004F54A2">
              <w:rPr>
                <w:sz w:val="21"/>
                <w:szCs w:val="21"/>
              </w:rPr>
              <w:fldChar w:fldCharType="separate"/>
            </w:r>
            <w:r w:rsidR="002E4108">
              <w:rPr>
                <w:color w:val="000000"/>
                <w:kern w:val="0"/>
                <w:sz w:val="21"/>
                <w:szCs w:val="21"/>
              </w:rPr>
              <w:t>王振等</w:t>
            </w:r>
            <w:r w:rsidR="002E4108">
              <w:rPr>
                <w:color w:val="000000"/>
                <w:kern w:val="0"/>
                <w:sz w:val="21"/>
                <w:szCs w:val="21"/>
              </w:rPr>
              <w:t>(2011)</w:t>
            </w:r>
            <w:r w:rsidRPr="004F54A2">
              <w:rPr>
                <w:sz w:val="21"/>
                <w:szCs w:val="21"/>
              </w:rPr>
              <w:fldChar w:fldCharType="end"/>
            </w:r>
            <w:r>
              <w:rPr>
                <w:sz w:val="21"/>
                <w:szCs w:val="21"/>
              </w:rPr>
              <w:t>21</w:t>
            </w:r>
            <w:r>
              <w:rPr>
                <w:rFonts w:hint="eastAsia"/>
                <w:sz w:val="21"/>
                <w:szCs w:val="21"/>
              </w:rPr>
              <w:t>题</w:t>
            </w:r>
          </w:p>
        </w:tc>
        <w:tc>
          <w:tcPr>
            <w:tcW w:w="3522" w:type="dxa"/>
          </w:tcPr>
          <w:p w14:paraId="64E93FFA" w14:textId="43419A5A" w:rsidR="0099272D" w:rsidRPr="004F54A2" w:rsidRDefault="0099272D" w:rsidP="00915F6E">
            <w:pPr>
              <w:spacing w:line="312" w:lineRule="auto"/>
              <w:rPr>
                <w:sz w:val="21"/>
                <w:szCs w:val="21"/>
              </w:rPr>
            </w:pPr>
            <w:r w:rsidRPr="004F54A2">
              <w:rPr>
                <w:sz w:val="21"/>
                <w:szCs w:val="21"/>
              </w:rPr>
              <w:fldChar w:fldCharType="begin"/>
            </w:r>
            <w:r w:rsidR="002E4108">
              <w:rPr>
                <w:sz w:val="21"/>
                <w:szCs w:val="21"/>
              </w:rPr>
              <w:instrText xml:space="preserve"> ADDIN NE.Ref.{3EF37D56-7E96-416D-BA26-2F0E726C139F}</w:instrText>
            </w:r>
            <w:r w:rsidRPr="004F54A2">
              <w:rPr>
                <w:sz w:val="21"/>
                <w:szCs w:val="21"/>
              </w:rPr>
              <w:fldChar w:fldCharType="separate"/>
            </w:r>
            <w:r w:rsidR="002E4108">
              <w:rPr>
                <w:color w:val="000000"/>
                <w:kern w:val="0"/>
                <w:sz w:val="21"/>
                <w:szCs w:val="21"/>
              </w:rPr>
              <w:t>杨文辉等</w:t>
            </w:r>
            <w:r w:rsidR="002E4108">
              <w:rPr>
                <w:color w:val="000000"/>
                <w:kern w:val="0"/>
                <w:sz w:val="21"/>
                <w:szCs w:val="21"/>
              </w:rPr>
              <w:t>(2014)</w:t>
            </w:r>
            <w:r w:rsidRPr="004F54A2">
              <w:rPr>
                <w:sz w:val="21"/>
                <w:szCs w:val="21"/>
              </w:rPr>
              <w:fldChar w:fldCharType="end"/>
            </w:r>
            <w:r w:rsidRPr="004F54A2">
              <w:rPr>
                <w:sz w:val="21"/>
                <w:szCs w:val="21"/>
              </w:rPr>
              <w:t>、</w:t>
            </w:r>
            <w:r w:rsidRPr="004F54A2">
              <w:rPr>
                <w:sz w:val="21"/>
                <w:szCs w:val="21"/>
              </w:rPr>
              <w:fldChar w:fldCharType="begin"/>
            </w:r>
            <w:r w:rsidR="002E4108">
              <w:rPr>
                <w:sz w:val="21"/>
                <w:szCs w:val="21"/>
              </w:rPr>
              <w:instrText xml:space="preserve"> ADDIN NE.Ref.{F614F6E4-AF84-4DB2-9500-90FBB300F63E}</w:instrText>
            </w:r>
            <w:r w:rsidRPr="004F54A2">
              <w:rPr>
                <w:sz w:val="21"/>
                <w:szCs w:val="21"/>
              </w:rPr>
              <w:fldChar w:fldCharType="separate"/>
            </w:r>
            <w:r w:rsidR="002E4108">
              <w:rPr>
                <w:color w:val="000000"/>
                <w:kern w:val="0"/>
                <w:sz w:val="21"/>
                <w:szCs w:val="21"/>
              </w:rPr>
              <w:t>Dere et al.(2015)</w:t>
            </w:r>
            <w:r w:rsidRPr="004F54A2">
              <w:rPr>
                <w:sz w:val="21"/>
                <w:szCs w:val="21"/>
              </w:rPr>
              <w:fldChar w:fldCharType="end"/>
            </w:r>
            <w:r w:rsidR="00783B7F">
              <w:rPr>
                <w:rFonts w:hint="eastAsia"/>
                <w:sz w:val="21"/>
                <w:szCs w:val="21"/>
              </w:rPr>
              <w:t>未</w:t>
            </w:r>
            <w:r w:rsidRPr="004F54A2">
              <w:rPr>
                <w:sz w:val="21"/>
                <w:szCs w:val="21"/>
              </w:rPr>
              <w:t>提供题目。</w:t>
            </w:r>
          </w:p>
          <w:p w14:paraId="634841AB" w14:textId="6FBC2728" w:rsidR="0099272D" w:rsidRPr="004F54A2" w:rsidRDefault="0099272D" w:rsidP="00915F6E">
            <w:pPr>
              <w:spacing w:line="312" w:lineRule="auto"/>
              <w:rPr>
                <w:sz w:val="21"/>
                <w:szCs w:val="21"/>
              </w:rPr>
            </w:pPr>
            <w:r w:rsidRPr="004F54A2">
              <w:rPr>
                <w:sz w:val="21"/>
                <w:szCs w:val="21"/>
              </w:rPr>
              <w:fldChar w:fldCharType="begin"/>
            </w:r>
            <w:r w:rsidR="002E4108">
              <w:rPr>
                <w:sz w:val="21"/>
                <w:szCs w:val="21"/>
              </w:rPr>
              <w:instrText xml:space="preserve"> ADDIN NE.Ref.{3EE986B7-A12D-4EEE-B9A7-535C6421FD49}</w:instrText>
            </w:r>
            <w:r w:rsidRPr="004F54A2">
              <w:rPr>
                <w:sz w:val="21"/>
                <w:szCs w:val="21"/>
              </w:rPr>
              <w:fldChar w:fldCharType="separate"/>
            </w:r>
            <w:r w:rsidR="002E4108">
              <w:rPr>
                <w:color w:val="000000"/>
                <w:kern w:val="0"/>
                <w:sz w:val="21"/>
                <w:szCs w:val="21"/>
              </w:rPr>
              <w:t>Wang et al.(2009)</w:t>
            </w:r>
            <w:r w:rsidRPr="004F54A2">
              <w:rPr>
                <w:sz w:val="21"/>
                <w:szCs w:val="21"/>
              </w:rPr>
              <w:fldChar w:fldCharType="end"/>
            </w:r>
            <w:r w:rsidRPr="004F54A2">
              <w:rPr>
                <w:sz w:val="21"/>
                <w:szCs w:val="21"/>
              </w:rPr>
              <w:t xml:space="preserve"> </w:t>
            </w:r>
            <w:r w:rsidRPr="004F54A2">
              <w:rPr>
                <w:sz w:val="21"/>
                <w:szCs w:val="21"/>
              </w:rPr>
              <w:t>与本量表无关。</w:t>
            </w:r>
          </w:p>
        </w:tc>
      </w:tr>
      <w:tr w:rsidR="0099272D" w:rsidRPr="004F54A2" w14:paraId="09478D47" w14:textId="77777777" w:rsidTr="005E57FC">
        <w:trPr>
          <w:jc w:val="center"/>
        </w:trPr>
        <w:tc>
          <w:tcPr>
            <w:tcW w:w="3828" w:type="dxa"/>
            <w:vAlign w:val="center"/>
          </w:tcPr>
          <w:p w14:paraId="7D2F3B1E" w14:textId="77777777" w:rsidR="0099272D" w:rsidRPr="004F54A2" w:rsidRDefault="0099272D" w:rsidP="00915F6E">
            <w:pPr>
              <w:spacing w:line="312" w:lineRule="auto"/>
              <w:rPr>
                <w:color w:val="0D0D0D" w:themeColor="text1" w:themeTint="F2"/>
                <w:sz w:val="21"/>
                <w:szCs w:val="21"/>
              </w:rPr>
            </w:pPr>
            <w:r w:rsidRPr="004F54A2">
              <w:rPr>
                <w:sz w:val="21"/>
                <w:szCs w:val="21"/>
              </w:rPr>
              <w:t>患者健康问卷</w:t>
            </w:r>
            <w:r w:rsidRPr="004F54A2">
              <w:rPr>
                <w:sz w:val="21"/>
                <w:szCs w:val="21"/>
              </w:rPr>
              <w:t>(PHQ-9)</w:t>
            </w:r>
          </w:p>
        </w:tc>
        <w:tc>
          <w:tcPr>
            <w:tcW w:w="3119" w:type="dxa"/>
            <w:vAlign w:val="center"/>
          </w:tcPr>
          <w:p w14:paraId="17FBDBD2" w14:textId="2B10085C" w:rsidR="0099272D" w:rsidRPr="004F54A2" w:rsidRDefault="0099272D" w:rsidP="00915F6E">
            <w:pPr>
              <w:spacing w:line="312" w:lineRule="auto"/>
              <w:jc w:val="center"/>
              <w:rPr>
                <w:sz w:val="21"/>
                <w:szCs w:val="21"/>
              </w:rPr>
            </w:pPr>
            <w:r w:rsidRPr="004F54A2">
              <w:rPr>
                <w:sz w:val="21"/>
                <w:szCs w:val="21"/>
              </w:rPr>
              <w:fldChar w:fldCharType="begin"/>
            </w:r>
            <w:r w:rsidR="002E4108">
              <w:rPr>
                <w:sz w:val="21"/>
                <w:szCs w:val="21"/>
              </w:rPr>
              <w:instrText xml:space="preserve"> ADDIN NE.Ref.{92B1BC58-7754-4774-B2AF-CCEFA7E208F0}</w:instrText>
            </w:r>
            <w:r w:rsidRPr="004F54A2">
              <w:rPr>
                <w:sz w:val="21"/>
                <w:szCs w:val="21"/>
              </w:rPr>
              <w:fldChar w:fldCharType="separate"/>
            </w:r>
            <w:r w:rsidR="002E4108">
              <w:rPr>
                <w:color w:val="000000"/>
                <w:kern w:val="0"/>
                <w:sz w:val="21"/>
                <w:szCs w:val="21"/>
              </w:rPr>
              <w:t>Spitzer et al.(1999)</w:t>
            </w:r>
            <w:r w:rsidRPr="004F54A2">
              <w:rPr>
                <w:sz w:val="21"/>
                <w:szCs w:val="21"/>
              </w:rPr>
              <w:fldChar w:fldCharType="end"/>
            </w:r>
            <w:r w:rsidRPr="004F54A2">
              <w:rPr>
                <w:sz w:val="21"/>
                <w:szCs w:val="21"/>
              </w:rPr>
              <w:t>3</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NE.Ref.{F2D9ED5C-0814-49E6-BA03-010020A2D208}</w:instrText>
            </w:r>
            <w:r w:rsidRPr="004F54A2">
              <w:rPr>
                <w:sz w:val="21"/>
                <w:szCs w:val="21"/>
              </w:rPr>
              <w:fldChar w:fldCharType="separate"/>
            </w:r>
            <w:r w:rsidR="002E4108">
              <w:rPr>
                <w:color w:val="000000"/>
                <w:kern w:val="0"/>
                <w:sz w:val="21"/>
                <w:szCs w:val="21"/>
              </w:rPr>
              <w:t>Kroenke &amp; Spitzer(2002)</w:t>
            </w:r>
            <w:r w:rsidRPr="004F54A2">
              <w:rPr>
                <w:sz w:val="21"/>
                <w:szCs w:val="21"/>
              </w:rPr>
              <w:fldChar w:fldCharType="end"/>
            </w:r>
            <w:r w:rsidRPr="004F54A2">
              <w:rPr>
                <w:sz w:val="21"/>
                <w:szCs w:val="21"/>
              </w:rPr>
              <w:t>3</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NE.Ref.{240BBBED-D671-4ACA-9BD3-FA27E1F445B1}</w:instrText>
            </w:r>
            <w:r w:rsidRPr="004F54A2">
              <w:rPr>
                <w:sz w:val="21"/>
                <w:szCs w:val="21"/>
              </w:rPr>
              <w:fldChar w:fldCharType="separate"/>
            </w:r>
            <w:r w:rsidR="002E4108">
              <w:rPr>
                <w:color w:val="000000"/>
                <w:kern w:val="0"/>
                <w:sz w:val="21"/>
                <w:szCs w:val="21"/>
              </w:rPr>
              <w:t>Sun et al.(2017)</w:t>
            </w:r>
            <w:r w:rsidRPr="004F54A2">
              <w:rPr>
                <w:sz w:val="21"/>
                <w:szCs w:val="21"/>
              </w:rPr>
              <w:fldChar w:fldCharType="end"/>
            </w:r>
            <w:r w:rsidRPr="004F54A2">
              <w:rPr>
                <w:sz w:val="21"/>
                <w:szCs w:val="21"/>
              </w:rPr>
              <w:t>1</w:t>
            </w:r>
            <w:r w:rsidRPr="004F54A2">
              <w:rPr>
                <w:sz w:val="21"/>
                <w:szCs w:val="21"/>
              </w:rPr>
              <w:t>篇</w:t>
            </w:r>
          </w:p>
        </w:tc>
        <w:tc>
          <w:tcPr>
            <w:tcW w:w="2126" w:type="dxa"/>
            <w:vAlign w:val="center"/>
          </w:tcPr>
          <w:p w14:paraId="342CCCC0" w14:textId="77777777" w:rsidR="0099272D" w:rsidRPr="004F54A2" w:rsidRDefault="0099272D" w:rsidP="00915F6E">
            <w:pPr>
              <w:spacing w:line="312" w:lineRule="auto"/>
              <w:jc w:val="center"/>
              <w:rPr>
                <w:sz w:val="21"/>
                <w:szCs w:val="21"/>
              </w:rPr>
            </w:pPr>
            <w:r w:rsidRPr="004F54A2">
              <w:rPr>
                <w:sz w:val="21"/>
                <w:szCs w:val="21"/>
              </w:rPr>
              <w:t>11</w:t>
            </w:r>
          </w:p>
        </w:tc>
        <w:tc>
          <w:tcPr>
            <w:tcW w:w="3566" w:type="dxa"/>
            <w:vAlign w:val="center"/>
          </w:tcPr>
          <w:p w14:paraId="35B7A3D6" w14:textId="65B9858D" w:rsidR="0099272D" w:rsidRPr="004F54A2" w:rsidRDefault="0099272D" w:rsidP="00915F6E">
            <w:pPr>
              <w:spacing w:line="312" w:lineRule="auto"/>
              <w:ind w:firstLineChars="400" w:firstLine="840"/>
              <w:rPr>
                <w:sz w:val="21"/>
                <w:szCs w:val="21"/>
              </w:rPr>
            </w:pPr>
            <w:r w:rsidRPr="004F54A2">
              <w:rPr>
                <w:sz w:val="21"/>
                <w:szCs w:val="21"/>
              </w:rPr>
              <w:fldChar w:fldCharType="begin"/>
            </w:r>
            <w:r w:rsidR="002E4108">
              <w:rPr>
                <w:sz w:val="21"/>
                <w:szCs w:val="21"/>
              </w:rPr>
              <w:instrText xml:space="preserve"> ADDIN NE.Ref.{77CB929A-91EE-46F6-9CA0-A4E5672701B2}</w:instrText>
            </w:r>
            <w:r w:rsidRPr="004F54A2">
              <w:rPr>
                <w:sz w:val="21"/>
                <w:szCs w:val="21"/>
              </w:rPr>
              <w:fldChar w:fldCharType="separate"/>
            </w:r>
            <w:r w:rsidR="002E4108">
              <w:rPr>
                <w:color w:val="000000"/>
                <w:kern w:val="0"/>
                <w:sz w:val="21"/>
                <w:szCs w:val="21"/>
              </w:rPr>
              <w:t>张明园等</w:t>
            </w:r>
            <w:r w:rsidR="002E4108">
              <w:rPr>
                <w:color w:val="000000"/>
                <w:kern w:val="0"/>
                <w:sz w:val="21"/>
                <w:szCs w:val="21"/>
              </w:rPr>
              <w:t>(2015)</w:t>
            </w:r>
            <w:r w:rsidRPr="004F54A2">
              <w:rPr>
                <w:sz w:val="21"/>
                <w:szCs w:val="21"/>
              </w:rPr>
              <w:fldChar w:fldCharType="end"/>
            </w:r>
            <w:r>
              <w:rPr>
                <w:sz w:val="21"/>
                <w:szCs w:val="21"/>
              </w:rPr>
              <w:t>9</w:t>
            </w:r>
            <w:r>
              <w:rPr>
                <w:rFonts w:hint="eastAsia"/>
                <w:sz w:val="21"/>
                <w:szCs w:val="21"/>
              </w:rPr>
              <w:t>题</w:t>
            </w:r>
          </w:p>
        </w:tc>
        <w:tc>
          <w:tcPr>
            <w:tcW w:w="3522" w:type="dxa"/>
          </w:tcPr>
          <w:p w14:paraId="61152A86" w14:textId="2B24FD64" w:rsidR="0099272D" w:rsidRPr="004F54A2" w:rsidRDefault="0099272D" w:rsidP="00915F6E">
            <w:pPr>
              <w:spacing w:line="312" w:lineRule="auto"/>
              <w:rPr>
                <w:sz w:val="21"/>
                <w:szCs w:val="21"/>
              </w:rPr>
            </w:pPr>
            <w:r w:rsidRPr="004F54A2">
              <w:rPr>
                <w:sz w:val="21"/>
                <w:szCs w:val="21"/>
              </w:rPr>
              <w:fldChar w:fldCharType="begin"/>
            </w:r>
            <w:r w:rsidR="002E4108">
              <w:rPr>
                <w:sz w:val="21"/>
                <w:szCs w:val="21"/>
              </w:rPr>
              <w:instrText xml:space="preserve"> ADDIN NE.Ref.{BFF45DC2-390D-4EAC-BEC5-9FED354525C9}</w:instrText>
            </w:r>
            <w:r w:rsidRPr="004F54A2">
              <w:rPr>
                <w:sz w:val="21"/>
                <w:szCs w:val="21"/>
              </w:rPr>
              <w:fldChar w:fldCharType="separate"/>
            </w:r>
            <w:r w:rsidR="002E4108">
              <w:rPr>
                <w:color w:val="000000"/>
                <w:kern w:val="0"/>
                <w:sz w:val="21"/>
                <w:szCs w:val="21"/>
              </w:rPr>
              <w:t>Sun et al.(2017)</w:t>
            </w:r>
            <w:r w:rsidRPr="004F54A2">
              <w:rPr>
                <w:sz w:val="21"/>
                <w:szCs w:val="21"/>
              </w:rPr>
              <w:fldChar w:fldCharType="end"/>
            </w:r>
            <w:r w:rsidR="00783B7F">
              <w:rPr>
                <w:rFonts w:hint="eastAsia"/>
                <w:sz w:val="21"/>
                <w:szCs w:val="21"/>
              </w:rPr>
              <w:t>未</w:t>
            </w:r>
            <w:r w:rsidRPr="004F54A2">
              <w:rPr>
                <w:sz w:val="21"/>
                <w:szCs w:val="21"/>
              </w:rPr>
              <w:t>提供题目。</w:t>
            </w:r>
          </w:p>
          <w:p w14:paraId="040D3219" w14:textId="6B6B47BF" w:rsidR="0099272D" w:rsidRPr="004F54A2" w:rsidRDefault="0099272D" w:rsidP="00915F6E">
            <w:pPr>
              <w:spacing w:line="312" w:lineRule="auto"/>
              <w:rPr>
                <w:sz w:val="21"/>
                <w:szCs w:val="21"/>
              </w:rPr>
            </w:pPr>
            <w:r w:rsidRPr="004F54A2">
              <w:rPr>
                <w:sz w:val="21"/>
                <w:szCs w:val="21"/>
              </w:rPr>
              <w:fldChar w:fldCharType="begin"/>
            </w:r>
            <w:r w:rsidR="002E4108">
              <w:rPr>
                <w:sz w:val="21"/>
                <w:szCs w:val="21"/>
              </w:rPr>
              <w:instrText xml:space="preserve"> ADDIN NE.Ref.{2FEF0BA9-BE2A-447F-8BA5-BEC6CE5D9015}</w:instrText>
            </w:r>
            <w:r w:rsidRPr="004F54A2">
              <w:rPr>
                <w:sz w:val="21"/>
                <w:szCs w:val="21"/>
              </w:rPr>
              <w:fldChar w:fldCharType="separate"/>
            </w:r>
            <w:r w:rsidR="002E4108">
              <w:rPr>
                <w:color w:val="000000"/>
                <w:kern w:val="0"/>
                <w:sz w:val="21"/>
                <w:szCs w:val="21"/>
              </w:rPr>
              <w:t>Spitzer et al.(1999)</w:t>
            </w:r>
            <w:r w:rsidRPr="004F54A2">
              <w:rPr>
                <w:sz w:val="21"/>
                <w:szCs w:val="21"/>
              </w:rPr>
              <w:fldChar w:fldCharType="end"/>
            </w:r>
            <w:r w:rsidRPr="004F54A2">
              <w:rPr>
                <w:sz w:val="21"/>
                <w:szCs w:val="21"/>
              </w:rPr>
              <w:t>,</w:t>
            </w:r>
            <w:r w:rsidRPr="004F54A2">
              <w:rPr>
                <w:sz w:val="21"/>
                <w:szCs w:val="21"/>
              </w:rPr>
              <w:t>和</w:t>
            </w:r>
            <w:r w:rsidRPr="004F54A2">
              <w:rPr>
                <w:sz w:val="21"/>
                <w:szCs w:val="21"/>
              </w:rPr>
              <w:fldChar w:fldCharType="begin"/>
            </w:r>
            <w:r w:rsidR="002E4108">
              <w:rPr>
                <w:sz w:val="21"/>
                <w:szCs w:val="21"/>
              </w:rPr>
              <w:instrText xml:space="preserve"> ADDIN NE.Ref.{8F43D462-4CE3-499F-A108-AF4C3B9398E5}</w:instrText>
            </w:r>
            <w:r w:rsidRPr="004F54A2">
              <w:rPr>
                <w:sz w:val="21"/>
                <w:szCs w:val="21"/>
              </w:rPr>
              <w:fldChar w:fldCharType="separate"/>
            </w:r>
            <w:r w:rsidR="002E4108">
              <w:rPr>
                <w:color w:val="000000"/>
                <w:kern w:val="0"/>
                <w:sz w:val="21"/>
                <w:szCs w:val="21"/>
              </w:rPr>
              <w:t>Kroenke &amp; Spitzer(2002)</w:t>
            </w:r>
            <w:r w:rsidRPr="004F54A2">
              <w:rPr>
                <w:sz w:val="21"/>
                <w:szCs w:val="21"/>
              </w:rPr>
              <w:fldChar w:fldCharType="end"/>
            </w:r>
            <w:r w:rsidRPr="004F54A2">
              <w:rPr>
                <w:sz w:val="21"/>
                <w:szCs w:val="21"/>
              </w:rPr>
              <w:t>题目一致。</w:t>
            </w:r>
          </w:p>
        </w:tc>
      </w:tr>
      <w:tr w:rsidR="0099272D" w:rsidRPr="004F54A2" w14:paraId="78C762D9" w14:textId="77777777" w:rsidTr="005E57FC">
        <w:trPr>
          <w:jc w:val="center"/>
        </w:trPr>
        <w:tc>
          <w:tcPr>
            <w:tcW w:w="3828" w:type="dxa"/>
            <w:vAlign w:val="center"/>
          </w:tcPr>
          <w:p w14:paraId="19038602" w14:textId="77777777" w:rsidR="0099272D" w:rsidRPr="004F54A2" w:rsidRDefault="0099272D" w:rsidP="00915F6E">
            <w:pPr>
              <w:spacing w:line="312" w:lineRule="auto"/>
              <w:rPr>
                <w:color w:val="0D0D0D" w:themeColor="text1" w:themeTint="F2"/>
                <w:sz w:val="21"/>
                <w:szCs w:val="21"/>
              </w:rPr>
            </w:pPr>
            <w:r w:rsidRPr="004F54A2">
              <w:rPr>
                <w:sz w:val="21"/>
                <w:szCs w:val="21"/>
              </w:rPr>
              <w:t>抑郁</w:t>
            </w:r>
            <w:r w:rsidRPr="004F54A2">
              <w:rPr>
                <w:sz w:val="21"/>
                <w:szCs w:val="21"/>
              </w:rPr>
              <w:t>-</w:t>
            </w:r>
            <w:r w:rsidRPr="004F54A2">
              <w:rPr>
                <w:sz w:val="21"/>
                <w:szCs w:val="21"/>
              </w:rPr>
              <w:t>焦虑</w:t>
            </w:r>
            <w:r w:rsidRPr="004F54A2">
              <w:rPr>
                <w:sz w:val="21"/>
                <w:szCs w:val="21"/>
              </w:rPr>
              <w:t>-</w:t>
            </w:r>
            <w:r w:rsidRPr="004F54A2">
              <w:rPr>
                <w:sz w:val="21"/>
                <w:szCs w:val="21"/>
              </w:rPr>
              <w:t>压力量表简体中文版</w:t>
            </w:r>
            <w:r w:rsidRPr="004F54A2">
              <w:rPr>
                <w:sz w:val="21"/>
                <w:szCs w:val="21"/>
              </w:rPr>
              <w:t>(DASS-21)</w:t>
            </w:r>
          </w:p>
        </w:tc>
        <w:tc>
          <w:tcPr>
            <w:tcW w:w="3119" w:type="dxa"/>
            <w:vAlign w:val="center"/>
          </w:tcPr>
          <w:p w14:paraId="3738AA75" w14:textId="10B2E501" w:rsidR="0099272D" w:rsidRPr="004F54A2" w:rsidRDefault="0099272D" w:rsidP="00915F6E">
            <w:pPr>
              <w:spacing w:line="312" w:lineRule="auto"/>
              <w:jc w:val="center"/>
              <w:rPr>
                <w:sz w:val="21"/>
                <w:szCs w:val="21"/>
              </w:rPr>
            </w:pPr>
            <w:r w:rsidRPr="004F54A2">
              <w:rPr>
                <w:sz w:val="21"/>
                <w:szCs w:val="21"/>
              </w:rPr>
              <w:fldChar w:fldCharType="begin"/>
            </w:r>
            <w:r w:rsidR="002E4108">
              <w:rPr>
                <w:sz w:val="21"/>
                <w:szCs w:val="21"/>
              </w:rPr>
              <w:instrText xml:space="preserve"> ADDIN NE.Ref.{8589EC94-426A-4E7B-BDB9-724EDE4FA5E3}</w:instrText>
            </w:r>
            <w:r w:rsidRPr="004F54A2">
              <w:rPr>
                <w:sz w:val="21"/>
                <w:szCs w:val="21"/>
              </w:rPr>
              <w:fldChar w:fldCharType="separate"/>
            </w:r>
            <w:r w:rsidR="002E4108">
              <w:rPr>
                <w:color w:val="000000"/>
                <w:kern w:val="0"/>
                <w:sz w:val="21"/>
                <w:szCs w:val="21"/>
              </w:rPr>
              <w:t>苑新群</w:t>
            </w:r>
            <w:r w:rsidR="002E4108">
              <w:rPr>
                <w:color w:val="000000"/>
                <w:kern w:val="0"/>
                <w:sz w:val="21"/>
                <w:szCs w:val="21"/>
              </w:rPr>
              <w:t>(2014)</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NE.Ref.{889BC92E-9BE9-4008-9183-13150814B168}</w:instrText>
            </w:r>
            <w:r w:rsidRPr="004F54A2">
              <w:rPr>
                <w:sz w:val="21"/>
                <w:szCs w:val="21"/>
              </w:rPr>
              <w:fldChar w:fldCharType="separate"/>
            </w:r>
            <w:r w:rsidR="002E4108">
              <w:rPr>
                <w:color w:val="000000"/>
                <w:kern w:val="0"/>
                <w:sz w:val="21"/>
                <w:szCs w:val="21"/>
              </w:rPr>
              <w:t>Lovibond &amp; Lovibond(1995)</w:t>
            </w:r>
            <w:r w:rsidRPr="004F54A2">
              <w:rPr>
                <w:sz w:val="21"/>
                <w:szCs w:val="21"/>
              </w:rPr>
              <w:fldChar w:fldCharType="end"/>
            </w:r>
            <w:r w:rsidRPr="004F54A2">
              <w:rPr>
                <w:sz w:val="21"/>
                <w:szCs w:val="21"/>
              </w:rPr>
              <w:t>3</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NE.Ref.{E5F543AF-4369-4433-8C89-B6CC3BD98924}</w:instrText>
            </w:r>
            <w:r w:rsidRPr="004F54A2">
              <w:rPr>
                <w:sz w:val="21"/>
                <w:szCs w:val="21"/>
              </w:rPr>
              <w:fldChar w:fldCharType="separate"/>
            </w:r>
            <w:r w:rsidR="002E4108">
              <w:rPr>
                <w:color w:val="000000"/>
                <w:kern w:val="0"/>
                <w:sz w:val="21"/>
                <w:szCs w:val="21"/>
              </w:rPr>
              <w:t>龚栩等</w:t>
            </w:r>
            <w:r w:rsidR="002E4108">
              <w:rPr>
                <w:color w:val="000000"/>
                <w:kern w:val="0"/>
                <w:sz w:val="21"/>
                <w:szCs w:val="21"/>
              </w:rPr>
              <w:t>(2010)</w:t>
            </w:r>
            <w:r w:rsidRPr="004F54A2">
              <w:rPr>
                <w:sz w:val="21"/>
                <w:szCs w:val="21"/>
              </w:rPr>
              <w:fldChar w:fldCharType="end"/>
            </w:r>
            <w:r w:rsidRPr="004F54A2">
              <w:rPr>
                <w:sz w:val="21"/>
                <w:szCs w:val="21"/>
              </w:rPr>
              <w:t>1</w:t>
            </w:r>
            <w:r w:rsidRPr="004F54A2">
              <w:rPr>
                <w:sz w:val="21"/>
                <w:szCs w:val="21"/>
              </w:rPr>
              <w:t>篇</w:t>
            </w:r>
          </w:p>
        </w:tc>
        <w:tc>
          <w:tcPr>
            <w:tcW w:w="2126" w:type="dxa"/>
            <w:vAlign w:val="center"/>
          </w:tcPr>
          <w:p w14:paraId="13F01908" w14:textId="77777777" w:rsidR="0099272D" w:rsidRPr="004F54A2" w:rsidRDefault="0099272D" w:rsidP="00915F6E">
            <w:pPr>
              <w:spacing w:line="312" w:lineRule="auto"/>
              <w:jc w:val="center"/>
              <w:rPr>
                <w:sz w:val="21"/>
                <w:szCs w:val="21"/>
              </w:rPr>
            </w:pPr>
            <w:r w:rsidRPr="004F54A2">
              <w:rPr>
                <w:sz w:val="21"/>
                <w:szCs w:val="21"/>
              </w:rPr>
              <w:t>9</w:t>
            </w:r>
          </w:p>
        </w:tc>
        <w:tc>
          <w:tcPr>
            <w:tcW w:w="3566" w:type="dxa"/>
            <w:vAlign w:val="center"/>
          </w:tcPr>
          <w:p w14:paraId="7CFD092A" w14:textId="5715F204" w:rsidR="0099272D" w:rsidRPr="004F54A2" w:rsidRDefault="0099272D" w:rsidP="00915F6E">
            <w:pPr>
              <w:spacing w:line="312" w:lineRule="auto"/>
              <w:ind w:firstLineChars="450" w:firstLine="945"/>
              <w:rPr>
                <w:sz w:val="21"/>
                <w:szCs w:val="21"/>
              </w:rPr>
            </w:pPr>
            <w:r w:rsidRPr="004F54A2">
              <w:rPr>
                <w:sz w:val="21"/>
                <w:szCs w:val="21"/>
              </w:rPr>
              <w:fldChar w:fldCharType="begin"/>
            </w:r>
            <w:r w:rsidR="002E4108">
              <w:rPr>
                <w:sz w:val="21"/>
                <w:szCs w:val="21"/>
              </w:rPr>
              <w:instrText xml:space="preserve"> ADDIN NE.Ref.{0F192B31-8932-4D97-A5EE-EBF488BABE6C}</w:instrText>
            </w:r>
            <w:r w:rsidRPr="004F54A2">
              <w:rPr>
                <w:sz w:val="21"/>
                <w:szCs w:val="21"/>
              </w:rPr>
              <w:fldChar w:fldCharType="separate"/>
            </w:r>
            <w:r w:rsidR="002E4108">
              <w:rPr>
                <w:color w:val="000000"/>
                <w:kern w:val="0"/>
                <w:sz w:val="21"/>
                <w:szCs w:val="21"/>
              </w:rPr>
              <w:t>龚栩等</w:t>
            </w:r>
            <w:r w:rsidR="002E4108">
              <w:rPr>
                <w:color w:val="000000"/>
                <w:kern w:val="0"/>
                <w:sz w:val="21"/>
                <w:szCs w:val="21"/>
              </w:rPr>
              <w:t>(2010)</w:t>
            </w:r>
            <w:r w:rsidRPr="004F54A2">
              <w:rPr>
                <w:sz w:val="21"/>
                <w:szCs w:val="21"/>
              </w:rPr>
              <w:fldChar w:fldCharType="end"/>
            </w:r>
            <w:r>
              <w:rPr>
                <w:sz w:val="21"/>
                <w:szCs w:val="21"/>
              </w:rPr>
              <w:t>7</w:t>
            </w:r>
            <w:r>
              <w:rPr>
                <w:rFonts w:hint="eastAsia"/>
                <w:sz w:val="21"/>
                <w:szCs w:val="21"/>
              </w:rPr>
              <w:t>题</w:t>
            </w:r>
          </w:p>
        </w:tc>
        <w:tc>
          <w:tcPr>
            <w:tcW w:w="3522" w:type="dxa"/>
          </w:tcPr>
          <w:p w14:paraId="1255987B" w14:textId="14F8CEC3" w:rsidR="0099272D" w:rsidRPr="004F54A2" w:rsidRDefault="0099272D" w:rsidP="00915F6E">
            <w:pPr>
              <w:spacing w:line="312" w:lineRule="auto"/>
              <w:rPr>
                <w:sz w:val="21"/>
                <w:szCs w:val="21"/>
              </w:rPr>
            </w:pPr>
            <w:r w:rsidRPr="004F54A2">
              <w:rPr>
                <w:sz w:val="21"/>
                <w:szCs w:val="21"/>
              </w:rPr>
              <w:fldChar w:fldCharType="begin"/>
            </w:r>
            <w:r w:rsidR="002E4108">
              <w:rPr>
                <w:sz w:val="21"/>
                <w:szCs w:val="21"/>
              </w:rPr>
              <w:instrText xml:space="preserve"> ADDIN NE.Ref.{4059FE41-7D81-49BC-9C76-B9DCBE206FFB}</w:instrText>
            </w:r>
            <w:r w:rsidRPr="004F54A2">
              <w:rPr>
                <w:sz w:val="21"/>
                <w:szCs w:val="21"/>
              </w:rPr>
              <w:fldChar w:fldCharType="separate"/>
            </w:r>
            <w:r w:rsidR="002E4108">
              <w:rPr>
                <w:color w:val="000000"/>
                <w:kern w:val="0"/>
                <w:sz w:val="21"/>
                <w:szCs w:val="21"/>
              </w:rPr>
              <w:t>龚栩等</w:t>
            </w:r>
            <w:r w:rsidR="002E4108">
              <w:rPr>
                <w:color w:val="000000"/>
                <w:kern w:val="0"/>
                <w:sz w:val="21"/>
                <w:szCs w:val="21"/>
              </w:rPr>
              <w:t>(2010)</w:t>
            </w:r>
            <w:r w:rsidRPr="004F54A2">
              <w:rPr>
                <w:sz w:val="21"/>
                <w:szCs w:val="21"/>
              </w:rPr>
              <w:fldChar w:fldCharType="end"/>
            </w:r>
            <w:r w:rsidRPr="004F54A2">
              <w:rPr>
                <w:sz w:val="21"/>
                <w:szCs w:val="21"/>
              </w:rPr>
              <w:t xml:space="preserve"> </w:t>
            </w:r>
            <w:r w:rsidRPr="004F54A2">
              <w:rPr>
                <w:sz w:val="21"/>
                <w:szCs w:val="21"/>
              </w:rPr>
              <w:t>提供的是症状名，可以用于内容分析，但是无法用于实际测量。</w:t>
            </w:r>
          </w:p>
        </w:tc>
      </w:tr>
      <w:tr w:rsidR="0099272D" w:rsidRPr="004F54A2" w14:paraId="48081B36" w14:textId="77777777" w:rsidTr="005E57FC">
        <w:trPr>
          <w:jc w:val="center"/>
        </w:trPr>
        <w:tc>
          <w:tcPr>
            <w:tcW w:w="3828" w:type="dxa"/>
            <w:vAlign w:val="center"/>
          </w:tcPr>
          <w:p w14:paraId="14281991" w14:textId="77777777" w:rsidR="0099272D" w:rsidRPr="004F54A2" w:rsidRDefault="0099272D" w:rsidP="00915F6E">
            <w:pPr>
              <w:spacing w:line="312" w:lineRule="auto"/>
              <w:rPr>
                <w:sz w:val="21"/>
                <w:szCs w:val="21"/>
              </w:rPr>
            </w:pPr>
            <w:r w:rsidRPr="004F54A2">
              <w:rPr>
                <w:color w:val="0D0D0D" w:themeColor="text1" w:themeTint="F2"/>
                <w:sz w:val="21"/>
                <w:szCs w:val="21"/>
              </w:rPr>
              <w:t>Achenbach</w:t>
            </w:r>
            <w:r w:rsidRPr="004F54A2">
              <w:rPr>
                <w:color w:val="0D0D0D" w:themeColor="text1" w:themeTint="F2"/>
                <w:sz w:val="21"/>
                <w:szCs w:val="21"/>
              </w:rPr>
              <w:t>父母用儿童行为量表</w:t>
            </w:r>
            <w:r w:rsidRPr="004F54A2">
              <w:rPr>
                <w:color w:val="0D0D0D" w:themeColor="text1" w:themeTint="F2"/>
                <w:sz w:val="21"/>
                <w:szCs w:val="21"/>
              </w:rPr>
              <w:t>(CBCL)</w:t>
            </w:r>
          </w:p>
        </w:tc>
        <w:tc>
          <w:tcPr>
            <w:tcW w:w="3119" w:type="dxa"/>
            <w:vAlign w:val="center"/>
          </w:tcPr>
          <w:p w14:paraId="61699788" w14:textId="77777777" w:rsidR="0099272D" w:rsidRPr="004F54A2" w:rsidRDefault="0099272D" w:rsidP="00915F6E">
            <w:pPr>
              <w:spacing w:line="312" w:lineRule="auto"/>
              <w:jc w:val="center"/>
              <w:rPr>
                <w:sz w:val="21"/>
                <w:szCs w:val="21"/>
              </w:rPr>
            </w:pPr>
          </w:p>
          <w:p w14:paraId="19ED7A84" w14:textId="3166C0E9" w:rsidR="0099272D" w:rsidRPr="004F54A2" w:rsidRDefault="0099272D" w:rsidP="00284D00">
            <w:pPr>
              <w:spacing w:line="312" w:lineRule="auto"/>
              <w:jc w:val="center"/>
              <w:rPr>
                <w:sz w:val="21"/>
                <w:szCs w:val="21"/>
              </w:rPr>
            </w:pPr>
            <w:r w:rsidRPr="004F54A2">
              <w:rPr>
                <w:sz w:val="21"/>
                <w:szCs w:val="21"/>
              </w:rPr>
              <w:fldChar w:fldCharType="begin"/>
            </w:r>
            <w:r w:rsidR="002E4108">
              <w:rPr>
                <w:sz w:val="21"/>
                <w:szCs w:val="21"/>
              </w:rPr>
              <w:instrText xml:space="preserve"> ADDIN NE.Ref.{5165FA68-9F98-4614-A845-D7D1590AA43A}</w:instrText>
            </w:r>
            <w:r w:rsidRPr="004F54A2">
              <w:rPr>
                <w:sz w:val="21"/>
                <w:szCs w:val="21"/>
              </w:rPr>
              <w:fldChar w:fldCharType="separate"/>
            </w:r>
            <w:r w:rsidR="002E4108">
              <w:rPr>
                <w:color w:val="000000"/>
                <w:kern w:val="0"/>
                <w:sz w:val="21"/>
                <w:szCs w:val="21"/>
              </w:rPr>
              <w:t>汪向东等</w:t>
            </w:r>
            <w:r w:rsidR="002E4108">
              <w:rPr>
                <w:color w:val="000000"/>
                <w:kern w:val="0"/>
                <w:sz w:val="21"/>
                <w:szCs w:val="21"/>
              </w:rPr>
              <w:t>(1999)</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NE.Ref.{5781A8F9-1B7A-4750-A41C-A2308BB6CA0E}</w:instrText>
            </w:r>
            <w:r w:rsidRPr="004F54A2">
              <w:rPr>
                <w:sz w:val="21"/>
                <w:szCs w:val="21"/>
              </w:rPr>
              <w:fldChar w:fldCharType="separate"/>
            </w:r>
            <w:r w:rsidR="002E4108">
              <w:rPr>
                <w:color w:val="000000"/>
                <w:kern w:val="0"/>
                <w:sz w:val="21"/>
                <w:szCs w:val="21"/>
              </w:rPr>
              <w:t>苏林雁等</w:t>
            </w:r>
            <w:r w:rsidR="002E4108">
              <w:rPr>
                <w:color w:val="000000"/>
                <w:kern w:val="0"/>
                <w:sz w:val="21"/>
                <w:szCs w:val="21"/>
              </w:rPr>
              <w:t>(1998)</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NE.Ref.{8587E9F6-84C0-4604-85C8-FAAA48A02525}</w:instrText>
            </w:r>
            <w:r w:rsidRPr="004F54A2">
              <w:rPr>
                <w:sz w:val="21"/>
                <w:szCs w:val="21"/>
              </w:rPr>
              <w:fldChar w:fldCharType="separate"/>
            </w:r>
            <w:r w:rsidR="002E4108">
              <w:rPr>
                <w:color w:val="000000"/>
                <w:kern w:val="0"/>
                <w:sz w:val="21"/>
                <w:szCs w:val="21"/>
              </w:rPr>
              <w:t>忻仁娥</w:t>
            </w:r>
            <w:r w:rsidR="002E4108">
              <w:rPr>
                <w:color w:val="000000"/>
                <w:kern w:val="0"/>
                <w:sz w:val="21"/>
                <w:szCs w:val="21"/>
              </w:rPr>
              <w:t>(1994)</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NE.Ref.{EF375560-C586-4CC4-B5E1-66F9837693B5}</w:instrText>
            </w:r>
            <w:r w:rsidRPr="004F54A2">
              <w:rPr>
                <w:sz w:val="21"/>
                <w:szCs w:val="21"/>
              </w:rPr>
              <w:fldChar w:fldCharType="separate"/>
            </w:r>
            <w:r w:rsidR="002E4108">
              <w:rPr>
                <w:color w:val="000000"/>
                <w:kern w:val="0"/>
                <w:sz w:val="21"/>
                <w:szCs w:val="21"/>
              </w:rPr>
              <w:t>Achenbach &amp; Edelbrock(1987)</w:t>
            </w:r>
            <w:r w:rsidRPr="004F54A2">
              <w:rPr>
                <w:sz w:val="21"/>
                <w:szCs w:val="21"/>
              </w:rPr>
              <w:fldChar w:fldCharType="end"/>
            </w:r>
            <w:r w:rsidRPr="004F54A2">
              <w:rPr>
                <w:sz w:val="21"/>
                <w:szCs w:val="21"/>
              </w:rPr>
              <w:t>1</w:t>
            </w:r>
            <w:r w:rsidRPr="004F54A2">
              <w:rPr>
                <w:sz w:val="21"/>
                <w:szCs w:val="21"/>
              </w:rPr>
              <w:t>篇</w:t>
            </w:r>
          </w:p>
        </w:tc>
        <w:tc>
          <w:tcPr>
            <w:tcW w:w="2126" w:type="dxa"/>
            <w:vAlign w:val="center"/>
          </w:tcPr>
          <w:p w14:paraId="4681E6E8" w14:textId="77777777" w:rsidR="0099272D" w:rsidRPr="004F54A2" w:rsidRDefault="0099272D" w:rsidP="00915F6E">
            <w:pPr>
              <w:spacing w:line="312" w:lineRule="auto"/>
              <w:jc w:val="center"/>
              <w:rPr>
                <w:sz w:val="21"/>
                <w:szCs w:val="21"/>
              </w:rPr>
            </w:pPr>
            <w:r w:rsidRPr="004F54A2">
              <w:rPr>
                <w:sz w:val="21"/>
                <w:szCs w:val="21"/>
              </w:rPr>
              <w:t>6</w:t>
            </w:r>
          </w:p>
        </w:tc>
        <w:tc>
          <w:tcPr>
            <w:tcW w:w="3566" w:type="dxa"/>
            <w:vAlign w:val="center"/>
          </w:tcPr>
          <w:p w14:paraId="00841AAB" w14:textId="781D88D3" w:rsidR="0099272D" w:rsidRDefault="0099272D" w:rsidP="00915F6E">
            <w:pPr>
              <w:spacing w:line="312" w:lineRule="auto"/>
              <w:ind w:firstLineChars="450" w:firstLine="945"/>
              <w:rPr>
                <w:sz w:val="21"/>
                <w:szCs w:val="21"/>
              </w:rPr>
            </w:pPr>
            <w:r w:rsidRPr="004F54A2">
              <w:rPr>
                <w:sz w:val="21"/>
                <w:szCs w:val="21"/>
              </w:rPr>
              <w:fldChar w:fldCharType="begin"/>
            </w:r>
            <w:r w:rsidR="002E4108">
              <w:rPr>
                <w:sz w:val="21"/>
                <w:szCs w:val="21"/>
              </w:rPr>
              <w:instrText xml:space="preserve"> ADDIN NE.Ref.{55D8E704-F3C9-4606-B85A-AC5B7BAE65E2}</w:instrText>
            </w:r>
            <w:r w:rsidRPr="004F54A2">
              <w:rPr>
                <w:sz w:val="21"/>
                <w:szCs w:val="21"/>
              </w:rPr>
              <w:fldChar w:fldCharType="separate"/>
            </w:r>
            <w:r w:rsidR="002E4108">
              <w:rPr>
                <w:color w:val="000000"/>
                <w:kern w:val="0"/>
                <w:sz w:val="21"/>
                <w:szCs w:val="21"/>
              </w:rPr>
              <w:t>汪向东等</w:t>
            </w:r>
            <w:r w:rsidR="002E4108">
              <w:rPr>
                <w:color w:val="000000"/>
                <w:kern w:val="0"/>
                <w:sz w:val="21"/>
                <w:szCs w:val="21"/>
              </w:rPr>
              <w:t>(1999)</w:t>
            </w:r>
            <w:r w:rsidRPr="004F54A2">
              <w:rPr>
                <w:sz w:val="21"/>
                <w:szCs w:val="21"/>
              </w:rPr>
              <w:fldChar w:fldCharType="end"/>
            </w:r>
          </w:p>
          <w:p w14:paraId="66FFB110" w14:textId="77777777" w:rsidR="0099272D" w:rsidRPr="004F54A2" w:rsidRDefault="0099272D" w:rsidP="00915F6E">
            <w:pPr>
              <w:spacing w:line="312" w:lineRule="auto"/>
              <w:ind w:firstLineChars="450" w:firstLine="945"/>
              <w:rPr>
                <w:sz w:val="21"/>
                <w:szCs w:val="21"/>
              </w:rPr>
            </w:pPr>
            <w:r>
              <w:rPr>
                <w:rFonts w:hint="eastAsia"/>
                <w:sz w:val="21"/>
                <w:szCs w:val="21"/>
              </w:rPr>
              <w:t>男</w:t>
            </w:r>
            <w:r>
              <w:rPr>
                <w:rFonts w:hint="eastAsia"/>
                <w:sz w:val="21"/>
                <w:szCs w:val="21"/>
              </w:rPr>
              <w:t>1</w:t>
            </w:r>
            <w:r>
              <w:rPr>
                <w:sz w:val="21"/>
                <w:szCs w:val="21"/>
              </w:rPr>
              <w:t>6</w:t>
            </w:r>
            <w:r>
              <w:rPr>
                <w:rFonts w:hint="eastAsia"/>
                <w:sz w:val="21"/>
                <w:szCs w:val="21"/>
              </w:rPr>
              <w:t>题，女</w:t>
            </w:r>
            <w:r>
              <w:rPr>
                <w:rFonts w:hint="eastAsia"/>
                <w:sz w:val="21"/>
                <w:szCs w:val="21"/>
              </w:rPr>
              <w:t>1</w:t>
            </w:r>
            <w:r>
              <w:rPr>
                <w:sz w:val="21"/>
                <w:szCs w:val="21"/>
              </w:rPr>
              <w:t>8</w:t>
            </w:r>
            <w:r>
              <w:rPr>
                <w:rFonts w:hint="eastAsia"/>
                <w:sz w:val="21"/>
                <w:szCs w:val="21"/>
              </w:rPr>
              <w:t>题</w:t>
            </w:r>
          </w:p>
        </w:tc>
        <w:tc>
          <w:tcPr>
            <w:tcW w:w="3522" w:type="dxa"/>
          </w:tcPr>
          <w:p w14:paraId="7A38B3B0" w14:textId="77777777" w:rsidR="0099272D" w:rsidRPr="004F54A2" w:rsidRDefault="0099272D" w:rsidP="00915F6E">
            <w:pPr>
              <w:spacing w:line="312" w:lineRule="auto"/>
              <w:rPr>
                <w:sz w:val="21"/>
                <w:szCs w:val="21"/>
              </w:rPr>
            </w:pPr>
          </w:p>
          <w:p w14:paraId="6C525C6C" w14:textId="13B5F7CA" w:rsidR="0099272D" w:rsidRPr="004F54A2" w:rsidRDefault="0099272D" w:rsidP="00915F6E">
            <w:pPr>
              <w:spacing w:line="312" w:lineRule="auto"/>
              <w:rPr>
                <w:sz w:val="21"/>
                <w:szCs w:val="21"/>
              </w:rPr>
            </w:pPr>
            <w:r w:rsidRPr="004F54A2">
              <w:rPr>
                <w:sz w:val="21"/>
                <w:szCs w:val="21"/>
              </w:rPr>
              <w:fldChar w:fldCharType="begin"/>
            </w:r>
            <w:r w:rsidR="002E4108">
              <w:rPr>
                <w:sz w:val="21"/>
                <w:szCs w:val="21"/>
              </w:rPr>
              <w:instrText xml:space="preserve"> ADDIN NE.Ref.{81088F0E-5B21-497B-86F7-22E324EFCEA7}</w:instrText>
            </w:r>
            <w:r w:rsidRPr="004F54A2">
              <w:rPr>
                <w:sz w:val="21"/>
                <w:szCs w:val="21"/>
              </w:rPr>
              <w:fldChar w:fldCharType="separate"/>
            </w:r>
            <w:r w:rsidR="002E4108">
              <w:rPr>
                <w:color w:val="000000"/>
                <w:kern w:val="0"/>
                <w:sz w:val="21"/>
                <w:szCs w:val="21"/>
              </w:rPr>
              <w:t>苏林雁等</w:t>
            </w:r>
            <w:r w:rsidR="002E4108">
              <w:rPr>
                <w:color w:val="000000"/>
                <w:kern w:val="0"/>
                <w:sz w:val="21"/>
                <w:szCs w:val="21"/>
              </w:rPr>
              <w:t>(1998)</w:t>
            </w:r>
            <w:r w:rsidRPr="004F54A2">
              <w:rPr>
                <w:sz w:val="21"/>
                <w:szCs w:val="21"/>
              </w:rPr>
              <w:fldChar w:fldCharType="end"/>
            </w:r>
            <w:r w:rsidR="00783B7F">
              <w:rPr>
                <w:rFonts w:hint="eastAsia"/>
                <w:sz w:val="21"/>
                <w:szCs w:val="21"/>
              </w:rPr>
              <w:t>未</w:t>
            </w:r>
            <w:r w:rsidRPr="004F54A2">
              <w:rPr>
                <w:sz w:val="21"/>
                <w:szCs w:val="21"/>
              </w:rPr>
              <w:t>提供题目。</w:t>
            </w:r>
          </w:p>
          <w:p w14:paraId="2EB0943F" w14:textId="2F9A5051" w:rsidR="0099272D" w:rsidRPr="004F54A2" w:rsidRDefault="0099272D" w:rsidP="00915F6E">
            <w:pPr>
              <w:spacing w:line="312" w:lineRule="auto"/>
              <w:rPr>
                <w:sz w:val="21"/>
                <w:szCs w:val="21"/>
              </w:rPr>
            </w:pPr>
            <w:r w:rsidRPr="004F54A2">
              <w:rPr>
                <w:sz w:val="21"/>
                <w:szCs w:val="21"/>
              </w:rPr>
              <w:fldChar w:fldCharType="begin"/>
            </w:r>
            <w:r w:rsidR="002E4108">
              <w:rPr>
                <w:sz w:val="21"/>
                <w:szCs w:val="21"/>
              </w:rPr>
              <w:instrText xml:space="preserve"> ADDIN NE.Ref.{5FF701DD-067B-4249-8114-E2076AB6B4E3}</w:instrText>
            </w:r>
            <w:r w:rsidRPr="004F54A2">
              <w:rPr>
                <w:sz w:val="21"/>
                <w:szCs w:val="21"/>
              </w:rPr>
              <w:fldChar w:fldCharType="separate"/>
            </w:r>
            <w:r w:rsidR="002E4108">
              <w:rPr>
                <w:color w:val="000000"/>
                <w:kern w:val="0"/>
                <w:sz w:val="21"/>
                <w:szCs w:val="21"/>
              </w:rPr>
              <w:t>汪向东等</w:t>
            </w:r>
            <w:r w:rsidR="002E4108">
              <w:rPr>
                <w:color w:val="000000"/>
                <w:kern w:val="0"/>
                <w:sz w:val="21"/>
                <w:szCs w:val="21"/>
              </w:rPr>
              <w:t>(1999)</w:t>
            </w:r>
            <w:r w:rsidRPr="004F54A2">
              <w:rPr>
                <w:sz w:val="21"/>
                <w:szCs w:val="21"/>
              </w:rPr>
              <w:fldChar w:fldCharType="end"/>
            </w:r>
            <w:r w:rsidRPr="004F54A2">
              <w:rPr>
                <w:sz w:val="21"/>
                <w:szCs w:val="21"/>
              </w:rPr>
              <w:t>提供的抑郁维度男生跟女生的题目不一样。</w:t>
            </w:r>
          </w:p>
          <w:p w14:paraId="4733F5D9" w14:textId="287857F2" w:rsidR="0099272D" w:rsidRPr="004F54A2" w:rsidRDefault="0099272D" w:rsidP="00915F6E">
            <w:pPr>
              <w:spacing w:line="312" w:lineRule="auto"/>
              <w:rPr>
                <w:sz w:val="21"/>
                <w:szCs w:val="21"/>
              </w:rPr>
            </w:pPr>
            <w:r w:rsidRPr="004F54A2">
              <w:rPr>
                <w:sz w:val="21"/>
                <w:szCs w:val="21"/>
              </w:rPr>
              <w:fldChar w:fldCharType="begin"/>
            </w:r>
            <w:r w:rsidR="002E4108">
              <w:rPr>
                <w:sz w:val="21"/>
                <w:szCs w:val="21"/>
              </w:rPr>
              <w:instrText xml:space="preserve"> ADDIN NE.Ref.{94BCA4A9-2D3B-440F-BD7F-91669EB08FB7}</w:instrText>
            </w:r>
            <w:r w:rsidRPr="004F54A2">
              <w:rPr>
                <w:sz w:val="21"/>
                <w:szCs w:val="21"/>
              </w:rPr>
              <w:fldChar w:fldCharType="separate"/>
            </w:r>
            <w:r w:rsidR="002E4108">
              <w:rPr>
                <w:color w:val="000000"/>
                <w:kern w:val="0"/>
                <w:sz w:val="21"/>
                <w:szCs w:val="21"/>
              </w:rPr>
              <w:t>忻仁娥</w:t>
            </w:r>
            <w:r w:rsidR="002E4108">
              <w:rPr>
                <w:color w:val="000000"/>
                <w:kern w:val="0"/>
                <w:sz w:val="21"/>
                <w:szCs w:val="21"/>
              </w:rPr>
              <w:t>(1994)</w:t>
            </w:r>
            <w:r w:rsidRPr="004F54A2">
              <w:rPr>
                <w:sz w:val="21"/>
                <w:szCs w:val="21"/>
              </w:rPr>
              <w:fldChar w:fldCharType="end"/>
            </w:r>
            <w:r w:rsidRPr="004F54A2">
              <w:rPr>
                <w:sz w:val="21"/>
                <w:szCs w:val="21"/>
              </w:rPr>
              <w:t>、</w:t>
            </w:r>
            <w:r w:rsidRPr="004F54A2">
              <w:rPr>
                <w:sz w:val="21"/>
                <w:szCs w:val="21"/>
              </w:rPr>
              <w:fldChar w:fldCharType="begin"/>
            </w:r>
            <w:r w:rsidR="002E4108">
              <w:rPr>
                <w:sz w:val="21"/>
                <w:szCs w:val="21"/>
              </w:rPr>
              <w:instrText xml:space="preserve"> ADDIN NE.Ref.{0D94057A-9910-4ABE-BD6C-9D64E5940CED}</w:instrText>
            </w:r>
            <w:r w:rsidRPr="004F54A2">
              <w:rPr>
                <w:sz w:val="21"/>
                <w:szCs w:val="21"/>
              </w:rPr>
              <w:fldChar w:fldCharType="separate"/>
            </w:r>
            <w:r w:rsidR="002E4108">
              <w:rPr>
                <w:color w:val="000000"/>
                <w:kern w:val="0"/>
                <w:sz w:val="21"/>
                <w:szCs w:val="21"/>
              </w:rPr>
              <w:t>Achenbach &amp; Edelbrock(1987)</w:t>
            </w:r>
            <w:r w:rsidRPr="004F54A2">
              <w:rPr>
                <w:sz w:val="21"/>
                <w:szCs w:val="21"/>
              </w:rPr>
              <w:fldChar w:fldCharType="end"/>
            </w:r>
            <w:r w:rsidRPr="004F54A2">
              <w:rPr>
                <w:sz w:val="21"/>
                <w:szCs w:val="21"/>
              </w:rPr>
              <w:t>未获取</w:t>
            </w:r>
            <w:r w:rsidR="00783B7F">
              <w:rPr>
                <w:rFonts w:hint="eastAsia"/>
                <w:sz w:val="21"/>
                <w:szCs w:val="21"/>
              </w:rPr>
              <w:t>全文</w:t>
            </w:r>
            <w:r w:rsidRPr="004F54A2">
              <w:rPr>
                <w:sz w:val="21"/>
                <w:szCs w:val="21"/>
              </w:rPr>
              <w:t>。</w:t>
            </w:r>
          </w:p>
          <w:p w14:paraId="2F6B722E" w14:textId="77777777" w:rsidR="0099272D" w:rsidRPr="004F54A2" w:rsidRDefault="0099272D" w:rsidP="00915F6E">
            <w:pPr>
              <w:spacing w:line="312" w:lineRule="auto"/>
              <w:rPr>
                <w:sz w:val="21"/>
                <w:szCs w:val="21"/>
              </w:rPr>
            </w:pPr>
          </w:p>
        </w:tc>
      </w:tr>
      <w:tr w:rsidR="0099272D" w:rsidRPr="004F54A2" w14:paraId="0E934D3E" w14:textId="77777777" w:rsidTr="005E57FC">
        <w:trPr>
          <w:trHeight w:val="1744"/>
          <w:jc w:val="center"/>
        </w:trPr>
        <w:tc>
          <w:tcPr>
            <w:tcW w:w="3828" w:type="dxa"/>
            <w:vAlign w:val="center"/>
          </w:tcPr>
          <w:p w14:paraId="7A08D1E9" w14:textId="77777777" w:rsidR="0099272D" w:rsidRPr="004F54A2" w:rsidRDefault="0099272D" w:rsidP="00915F6E">
            <w:pPr>
              <w:spacing w:line="312" w:lineRule="auto"/>
              <w:rPr>
                <w:color w:val="0D0D0D" w:themeColor="text1" w:themeTint="F2"/>
                <w:sz w:val="21"/>
                <w:szCs w:val="21"/>
              </w:rPr>
            </w:pPr>
            <w:r w:rsidRPr="004F54A2">
              <w:rPr>
                <w:color w:val="000000"/>
                <w:sz w:val="21"/>
                <w:szCs w:val="21"/>
              </w:rPr>
              <w:lastRenderedPageBreak/>
              <w:t>情绪与心境问卷</w:t>
            </w:r>
            <w:r w:rsidRPr="004F54A2">
              <w:rPr>
                <w:color w:val="000000"/>
                <w:sz w:val="21"/>
                <w:szCs w:val="21"/>
              </w:rPr>
              <w:t>(MFQ-C)</w:t>
            </w:r>
          </w:p>
        </w:tc>
        <w:tc>
          <w:tcPr>
            <w:tcW w:w="3119" w:type="dxa"/>
            <w:vAlign w:val="center"/>
          </w:tcPr>
          <w:p w14:paraId="3F69DC0B" w14:textId="24591691" w:rsidR="0099272D" w:rsidRPr="004F54A2" w:rsidRDefault="0099272D" w:rsidP="00915F6E">
            <w:pPr>
              <w:spacing w:line="312" w:lineRule="auto"/>
              <w:jc w:val="center"/>
              <w:rPr>
                <w:sz w:val="21"/>
                <w:szCs w:val="21"/>
              </w:rPr>
            </w:pPr>
            <w:r w:rsidRPr="004F54A2">
              <w:rPr>
                <w:sz w:val="21"/>
                <w:szCs w:val="21"/>
              </w:rPr>
              <w:fldChar w:fldCharType="begin"/>
            </w:r>
            <w:r w:rsidR="002E4108">
              <w:rPr>
                <w:sz w:val="21"/>
                <w:szCs w:val="21"/>
              </w:rPr>
              <w:instrText xml:space="preserve"> ADDIN NE.Ref.{0411507B-3F56-4AD8-B1A0-9EDCE4B4C6B1}</w:instrText>
            </w:r>
            <w:r w:rsidRPr="004F54A2">
              <w:rPr>
                <w:sz w:val="21"/>
                <w:szCs w:val="21"/>
              </w:rPr>
              <w:fldChar w:fldCharType="separate"/>
            </w:r>
            <w:r w:rsidR="002E4108">
              <w:rPr>
                <w:color w:val="000000"/>
                <w:kern w:val="0"/>
                <w:sz w:val="21"/>
                <w:szCs w:val="21"/>
              </w:rPr>
              <w:t>Wood et al.(1995)</w:t>
            </w:r>
            <w:r w:rsidRPr="004F54A2">
              <w:rPr>
                <w:sz w:val="21"/>
                <w:szCs w:val="21"/>
              </w:rPr>
              <w:fldChar w:fldCharType="end"/>
            </w:r>
            <w:r w:rsidRPr="004F54A2">
              <w:rPr>
                <w:sz w:val="21"/>
                <w:szCs w:val="21"/>
              </w:rPr>
              <w:t>1</w:t>
            </w:r>
            <w:r w:rsidRPr="004F54A2">
              <w:rPr>
                <w:sz w:val="21"/>
                <w:szCs w:val="21"/>
              </w:rPr>
              <w:t>篇</w:t>
            </w:r>
          </w:p>
        </w:tc>
        <w:tc>
          <w:tcPr>
            <w:tcW w:w="2126" w:type="dxa"/>
            <w:vAlign w:val="center"/>
          </w:tcPr>
          <w:p w14:paraId="5B2B6A56" w14:textId="77777777" w:rsidR="0099272D" w:rsidRPr="004F54A2" w:rsidRDefault="0099272D" w:rsidP="00915F6E">
            <w:pPr>
              <w:spacing w:line="312" w:lineRule="auto"/>
              <w:jc w:val="center"/>
              <w:rPr>
                <w:sz w:val="21"/>
                <w:szCs w:val="21"/>
              </w:rPr>
            </w:pPr>
            <w:r w:rsidRPr="004F54A2">
              <w:rPr>
                <w:sz w:val="21"/>
                <w:szCs w:val="21"/>
              </w:rPr>
              <w:t>3</w:t>
            </w:r>
          </w:p>
        </w:tc>
        <w:tc>
          <w:tcPr>
            <w:tcW w:w="3566" w:type="dxa"/>
            <w:vAlign w:val="center"/>
          </w:tcPr>
          <w:p w14:paraId="2B9B4501" w14:textId="749E2763" w:rsidR="0099272D" w:rsidRPr="004F54A2" w:rsidRDefault="0099272D" w:rsidP="00915F6E">
            <w:pPr>
              <w:spacing w:line="312" w:lineRule="auto"/>
              <w:ind w:firstLineChars="350" w:firstLine="735"/>
              <w:rPr>
                <w:sz w:val="21"/>
                <w:szCs w:val="21"/>
              </w:rPr>
            </w:pPr>
            <w:r w:rsidRPr="004F54A2">
              <w:rPr>
                <w:sz w:val="21"/>
                <w:szCs w:val="21"/>
              </w:rPr>
              <w:fldChar w:fldCharType="begin"/>
            </w:r>
            <w:r w:rsidR="002E4108">
              <w:rPr>
                <w:sz w:val="21"/>
                <w:szCs w:val="21"/>
              </w:rPr>
              <w:instrText xml:space="preserve"> ADDIN NE.Ref.{1DC56140-AFF4-40B8-B4A5-13DF0763CD49}</w:instrText>
            </w:r>
            <w:r w:rsidRPr="004F54A2">
              <w:rPr>
                <w:sz w:val="21"/>
                <w:szCs w:val="21"/>
              </w:rPr>
              <w:fldChar w:fldCharType="separate"/>
            </w:r>
            <w:r w:rsidR="002E4108">
              <w:rPr>
                <w:color w:val="000000"/>
                <w:kern w:val="0"/>
                <w:sz w:val="21"/>
                <w:szCs w:val="21"/>
              </w:rPr>
              <w:t>曹枫林等</w:t>
            </w:r>
            <w:r w:rsidR="002E4108">
              <w:rPr>
                <w:color w:val="000000"/>
                <w:kern w:val="0"/>
                <w:sz w:val="21"/>
                <w:szCs w:val="21"/>
              </w:rPr>
              <w:t>(2009)</w:t>
            </w:r>
            <w:r w:rsidRPr="004F54A2">
              <w:rPr>
                <w:sz w:val="21"/>
                <w:szCs w:val="21"/>
              </w:rPr>
              <w:fldChar w:fldCharType="end"/>
            </w:r>
            <w:r>
              <w:rPr>
                <w:sz w:val="21"/>
                <w:szCs w:val="21"/>
              </w:rPr>
              <w:t>33</w:t>
            </w:r>
            <w:r>
              <w:rPr>
                <w:rFonts w:hint="eastAsia"/>
                <w:sz w:val="21"/>
                <w:szCs w:val="21"/>
              </w:rPr>
              <w:t>题</w:t>
            </w:r>
          </w:p>
        </w:tc>
        <w:tc>
          <w:tcPr>
            <w:tcW w:w="3522" w:type="dxa"/>
          </w:tcPr>
          <w:p w14:paraId="7EB2F015" w14:textId="054A793C" w:rsidR="0099272D" w:rsidRPr="004F54A2" w:rsidRDefault="0099272D" w:rsidP="00915F6E">
            <w:pPr>
              <w:spacing w:line="312" w:lineRule="auto"/>
              <w:rPr>
                <w:color w:val="080000"/>
                <w:sz w:val="21"/>
                <w:szCs w:val="21"/>
              </w:rPr>
            </w:pPr>
            <w:r w:rsidRPr="004F54A2">
              <w:rPr>
                <w:sz w:val="21"/>
                <w:szCs w:val="21"/>
              </w:rPr>
              <w:fldChar w:fldCharType="begin"/>
            </w:r>
            <w:r w:rsidR="002E4108">
              <w:rPr>
                <w:sz w:val="21"/>
                <w:szCs w:val="21"/>
              </w:rPr>
              <w:instrText xml:space="preserve"> ADDIN NE.Ref.{5947B1A3-5352-4FDC-BC20-64039D83A548}</w:instrText>
            </w:r>
            <w:r w:rsidRPr="004F54A2">
              <w:rPr>
                <w:sz w:val="21"/>
                <w:szCs w:val="21"/>
              </w:rPr>
              <w:fldChar w:fldCharType="separate"/>
            </w:r>
            <w:r w:rsidR="002E4108">
              <w:rPr>
                <w:color w:val="000000"/>
                <w:kern w:val="0"/>
                <w:sz w:val="21"/>
                <w:szCs w:val="21"/>
              </w:rPr>
              <w:t>Wood et al.(1995)</w:t>
            </w:r>
            <w:r w:rsidRPr="004F54A2">
              <w:rPr>
                <w:sz w:val="21"/>
                <w:szCs w:val="21"/>
              </w:rPr>
              <w:fldChar w:fldCharType="end"/>
            </w:r>
            <w:r w:rsidR="0035265F">
              <w:rPr>
                <w:rFonts w:hint="eastAsia"/>
                <w:color w:val="080000"/>
                <w:sz w:val="21"/>
                <w:szCs w:val="21"/>
              </w:rPr>
              <w:t>未</w:t>
            </w:r>
            <w:r w:rsidRPr="004F54A2">
              <w:rPr>
                <w:rFonts w:hint="eastAsia"/>
                <w:color w:val="080000"/>
                <w:sz w:val="21"/>
                <w:szCs w:val="21"/>
              </w:rPr>
              <w:t>提</w:t>
            </w:r>
            <w:r w:rsidRPr="004F54A2">
              <w:rPr>
                <w:color w:val="080000"/>
                <w:sz w:val="21"/>
                <w:szCs w:val="21"/>
              </w:rPr>
              <w:t>供题目。</w:t>
            </w:r>
          </w:p>
          <w:p w14:paraId="31B142BA" w14:textId="7273B17D" w:rsidR="0099272D" w:rsidRPr="004F54A2" w:rsidRDefault="0099272D" w:rsidP="00915F6E">
            <w:pPr>
              <w:spacing w:line="312" w:lineRule="auto"/>
              <w:rPr>
                <w:sz w:val="21"/>
                <w:szCs w:val="21"/>
              </w:rPr>
            </w:pPr>
            <w:r w:rsidRPr="004F54A2">
              <w:rPr>
                <w:sz w:val="21"/>
                <w:szCs w:val="21"/>
              </w:rPr>
              <w:fldChar w:fldCharType="begin"/>
            </w:r>
            <w:r w:rsidR="002E4108">
              <w:rPr>
                <w:sz w:val="21"/>
                <w:szCs w:val="21"/>
              </w:rPr>
              <w:instrText xml:space="preserve"> ADDIN NE.Ref.{49DBAAC0-05D1-4CA7-9B4E-538DF0E29DF3}</w:instrText>
            </w:r>
            <w:r w:rsidRPr="004F54A2">
              <w:rPr>
                <w:sz w:val="21"/>
                <w:szCs w:val="21"/>
              </w:rPr>
              <w:fldChar w:fldCharType="separate"/>
            </w:r>
            <w:r w:rsidR="002E4108">
              <w:rPr>
                <w:color w:val="000000"/>
                <w:kern w:val="0"/>
                <w:sz w:val="21"/>
                <w:szCs w:val="21"/>
              </w:rPr>
              <w:t>曹枫林等</w:t>
            </w:r>
            <w:r w:rsidR="002E4108">
              <w:rPr>
                <w:color w:val="000000"/>
                <w:kern w:val="0"/>
                <w:sz w:val="21"/>
                <w:szCs w:val="21"/>
              </w:rPr>
              <w:t>(2009)</w:t>
            </w:r>
            <w:r w:rsidRPr="004F54A2">
              <w:rPr>
                <w:sz w:val="21"/>
                <w:szCs w:val="21"/>
              </w:rPr>
              <w:fldChar w:fldCharType="end"/>
            </w:r>
            <w:r w:rsidR="0035265F">
              <w:rPr>
                <w:rFonts w:hint="eastAsia"/>
                <w:sz w:val="21"/>
                <w:szCs w:val="21"/>
              </w:rPr>
              <w:t>中为</w:t>
            </w:r>
            <w:r w:rsidRPr="004F54A2">
              <w:rPr>
                <w:sz w:val="21"/>
                <w:szCs w:val="21"/>
              </w:rPr>
              <w:t>情绪问卷</w:t>
            </w:r>
            <w:r w:rsidRPr="004F54A2">
              <w:rPr>
                <w:sz w:val="21"/>
                <w:szCs w:val="21"/>
              </w:rPr>
              <w:t>MF</w:t>
            </w:r>
            <w:r w:rsidR="0035265F">
              <w:rPr>
                <w:rFonts w:hint="eastAsia"/>
                <w:sz w:val="21"/>
                <w:szCs w:val="21"/>
              </w:rPr>
              <w:t>Q</w:t>
            </w:r>
            <w:r w:rsidR="0035265F">
              <w:rPr>
                <w:rFonts w:hint="eastAsia"/>
                <w:sz w:val="21"/>
                <w:szCs w:val="21"/>
              </w:rPr>
              <w:t>，推测是</w:t>
            </w:r>
            <w:r w:rsidRPr="004F54A2">
              <w:rPr>
                <w:sz w:val="21"/>
                <w:szCs w:val="21"/>
              </w:rPr>
              <w:t>MFQ-C</w:t>
            </w:r>
            <w:r w:rsidRPr="004F54A2">
              <w:rPr>
                <w:sz w:val="21"/>
                <w:szCs w:val="21"/>
              </w:rPr>
              <w:t>。</w:t>
            </w:r>
          </w:p>
          <w:p w14:paraId="78599F07" w14:textId="77777777" w:rsidR="0099272D" w:rsidRPr="004F54A2" w:rsidRDefault="0099272D" w:rsidP="00915F6E">
            <w:pPr>
              <w:spacing w:line="312" w:lineRule="auto"/>
              <w:rPr>
                <w:sz w:val="21"/>
                <w:szCs w:val="21"/>
              </w:rPr>
            </w:pPr>
          </w:p>
          <w:p w14:paraId="2136B7FF" w14:textId="77777777" w:rsidR="0099272D" w:rsidRPr="004F54A2" w:rsidRDefault="0099272D" w:rsidP="00915F6E">
            <w:pPr>
              <w:spacing w:line="312" w:lineRule="auto"/>
              <w:rPr>
                <w:color w:val="080000"/>
                <w:sz w:val="21"/>
                <w:szCs w:val="21"/>
              </w:rPr>
            </w:pPr>
          </w:p>
          <w:p w14:paraId="4B3D6D34" w14:textId="77777777" w:rsidR="0099272D" w:rsidRPr="004F54A2" w:rsidRDefault="0099272D" w:rsidP="00915F6E">
            <w:pPr>
              <w:spacing w:line="312" w:lineRule="auto"/>
              <w:rPr>
                <w:sz w:val="21"/>
                <w:szCs w:val="21"/>
              </w:rPr>
            </w:pPr>
          </w:p>
        </w:tc>
      </w:tr>
      <w:tr w:rsidR="0099272D" w:rsidRPr="004F54A2" w14:paraId="56501F38" w14:textId="77777777" w:rsidTr="005E57FC">
        <w:trPr>
          <w:jc w:val="center"/>
        </w:trPr>
        <w:tc>
          <w:tcPr>
            <w:tcW w:w="3828" w:type="dxa"/>
            <w:vAlign w:val="center"/>
          </w:tcPr>
          <w:p w14:paraId="440705D6" w14:textId="77777777" w:rsidR="0099272D" w:rsidRPr="004F54A2" w:rsidRDefault="0099272D" w:rsidP="00915F6E">
            <w:pPr>
              <w:spacing w:line="312" w:lineRule="auto"/>
              <w:rPr>
                <w:color w:val="0D0D0D" w:themeColor="text1" w:themeTint="F2"/>
                <w:sz w:val="21"/>
                <w:szCs w:val="21"/>
              </w:rPr>
            </w:pPr>
            <w:r w:rsidRPr="004F54A2">
              <w:rPr>
                <w:color w:val="000000"/>
                <w:sz w:val="21"/>
                <w:szCs w:val="21"/>
              </w:rPr>
              <w:t>中学生抑郁量表</w:t>
            </w:r>
            <w:r w:rsidRPr="004F54A2">
              <w:rPr>
                <w:color w:val="000000"/>
                <w:sz w:val="21"/>
                <w:szCs w:val="21"/>
              </w:rPr>
              <w:t>(CSSSDS)</w:t>
            </w:r>
          </w:p>
        </w:tc>
        <w:tc>
          <w:tcPr>
            <w:tcW w:w="3119" w:type="dxa"/>
            <w:vAlign w:val="center"/>
          </w:tcPr>
          <w:p w14:paraId="5C77B310" w14:textId="67356917" w:rsidR="0099272D" w:rsidRPr="004F54A2" w:rsidRDefault="0099272D" w:rsidP="00915F6E">
            <w:pPr>
              <w:spacing w:line="312" w:lineRule="auto"/>
              <w:jc w:val="center"/>
              <w:rPr>
                <w:sz w:val="21"/>
                <w:szCs w:val="21"/>
              </w:rPr>
            </w:pPr>
            <w:r w:rsidRPr="004F54A2">
              <w:rPr>
                <w:sz w:val="21"/>
                <w:szCs w:val="21"/>
              </w:rPr>
              <w:fldChar w:fldCharType="begin"/>
            </w:r>
            <w:r w:rsidR="002E4108">
              <w:rPr>
                <w:sz w:val="21"/>
                <w:szCs w:val="21"/>
              </w:rPr>
              <w:instrText xml:space="preserve"> ADDIN NE.Ref.{57E0935F-D69C-4276-9ED4-9A238DFE6356}</w:instrText>
            </w:r>
            <w:r w:rsidRPr="004F54A2">
              <w:rPr>
                <w:sz w:val="21"/>
                <w:szCs w:val="21"/>
              </w:rPr>
              <w:fldChar w:fldCharType="separate"/>
            </w:r>
            <w:r w:rsidR="002E4108">
              <w:rPr>
                <w:color w:val="000000"/>
                <w:kern w:val="0"/>
                <w:sz w:val="21"/>
                <w:szCs w:val="21"/>
              </w:rPr>
              <w:t>王极盛等</w:t>
            </w:r>
            <w:r w:rsidR="002E4108">
              <w:rPr>
                <w:color w:val="000000"/>
                <w:kern w:val="0"/>
                <w:sz w:val="21"/>
                <w:szCs w:val="21"/>
              </w:rPr>
              <w:t>(1997)</w:t>
            </w:r>
            <w:r w:rsidRPr="004F54A2">
              <w:rPr>
                <w:sz w:val="21"/>
                <w:szCs w:val="21"/>
              </w:rPr>
              <w:fldChar w:fldCharType="end"/>
            </w:r>
            <w:r w:rsidRPr="004F54A2">
              <w:rPr>
                <w:sz w:val="21"/>
                <w:szCs w:val="21"/>
              </w:rPr>
              <w:t>2</w:t>
            </w:r>
            <w:r w:rsidRPr="004F54A2">
              <w:rPr>
                <w:sz w:val="21"/>
                <w:szCs w:val="21"/>
              </w:rPr>
              <w:t>篇</w:t>
            </w:r>
          </w:p>
        </w:tc>
        <w:tc>
          <w:tcPr>
            <w:tcW w:w="2126" w:type="dxa"/>
            <w:vAlign w:val="center"/>
          </w:tcPr>
          <w:p w14:paraId="771D6239" w14:textId="77777777" w:rsidR="0099272D" w:rsidRPr="004F54A2" w:rsidRDefault="0099272D" w:rsidP="00915F6E">
            <w:pPr>
              <w:spacing w:line="312" w:lineRule="auto"/>
              <w:jc w:val="center"/>
              <w:rPr>
                <w:sz w:val="21"/>
                <w:szCs w:val="21"/>
              </w:rPr>
            </w:pPr>
            <w:r w:rsidRPr="004F54A2">
              <w:rPr>
                <w:sz w:val="21"/>
                <w:szCs w:val="21"/>
              </w:rPr>
              <w:t>3</w:t>
            </w:r>
          </w:p>
        </w:tc>
        <w:tc>
          <w:tcPr>
            <w:tcW w:w="3566" w:type="dxa"/>
            <w:vAlign w:val="center"/>
          </w:tcPr>
          <w:p w14:paraId="3D4E16C0" w14:textId="7C853539" w:rsidR="0099272D" w:rsidRPr="004F54A2" w:rsidRDefault="0099272D" w:rsidP="00915F6E">
            <w:pPr>
              <w:spacing w:line="312" w:lineRule="auto"/>
              <w:ind w:firstLineChars="300" w:firstLine="630"/>
              <w:rPr>
                <w:sz w:val="21"/>
                <w:szCs w:val="21"/>
              </w:rPr>
            </w:pPr>
            <w:r w:rsidRPr="004F54A2">
              <w:rPr>
                <w:sz w:val="21"/>
                <w:szCs w:val="21"/>
              </w:rPr>
              <w:t xml:space="preserve">  </w:t>
            </w:r>
            <w:r w:rsidRPr="004F54A2">
              <w:rPr>
                <w:sz w:val="21"/>
                <w:szCs w:val="21"/>
              </w:rPr>
              <w:fldChar w:fldCharType="begin"/>
            </w:r>
            <w:r w:rsidR="002E4108">
              <w:rPr>
                <w:sz w:val="21"/>
                <w:szCs w:val="21"/>
              </w:rPr>
              <w:instrText xml:space="preserve"> ADDIN NE.Ref.{67E97E91-A6CE-48FB-8E43-AA4569FE27B7}</w:instrText>
            </w:r>
            <w:r w:rsidRPr="004F54A2">
              <w:rPr>
                <w:sz w:val="21"/>
                <w:szCs w:val="21"/>
              </w:rPr>
              <w:fldChar w:fldCharType="separate"/>
            </w:r>
            <w:r w:rsidR="002E4108">
              <w:rPr>
                <w:color w:val="000000"/>
                <w:kern w:val="0"/>
                <w:sz w:val="21"/>
                <w:szCs w:val="21"/>
              </w:rPr>
              <w:t>王极盛</w:t>
            </w:r>
            <w:r w:rsidR="002E4108">
              <w:rPr>
                <w:color w:val="000000"/>
                <w:kern w:val="0"/>
                <w:sz w:val="21"/>
                <w:szCs w:val="21"/>
              </w:rPr>
              <w:t>(1998)</w:t>
            </w:r>
            <w:r w:rsidRPr="004F54A2">
              <w:rPr>
                <w:sz w:val="21"/>
                <w:szCs w:val="21"/>
              </w:rPr>
              <w:fldChar w:fldCharType="end"/>
            </w:r>
            <w:r>
              <w:rPr>
                <w:sz w:val="21"/>
                <w:szCs w:val="21"/>
              </w:rPr>
              <w:t>20</w:t>
            </w:r>
            <w:r>
              <w:rPr>
                <w:rFonts w:hint="eastAsia"/>
                <w:sz w:val="21"/>
                <w:szCs w:val="21"/>
              </w:rPr>
              <w:t>题</w:t>
            </w:r>
          </w:p>
        </w:tc>
        <w:tc>
          <w:tcPr>
            <w:tcW w:w="3522" w:type="dxa"/>
          </w:tcPr>
          <w:p w14:paraId="77CB88E8" w14:textId="31BA65F3" w:rsidR="0099272D" w:rsidRPr="004F54A2" w:rsidRDefault="0099272D" w:rsidP="00915F6E">
            <w:pPr>
              <w:spacing w:line="312" w:lineRule="auto"/>
              <w:rPr>
                <w:sz w:val="21"/>
                <w:szCs w:val="21"/>
              </w:rPr>
            </w:pPr>
            <w:r w:rsidRPr="004F54A2">
              <w:rPr>
                <w:sz w:val="21"/>
                <w:szCs w:val="21"/>
              </w:rPr>
              <w:fldChar w:fldCharType="begin"/>
            </w:r>
            <w:r w:rsidR="002E4108">
              <w:rPr>
                <w:sz w:val="21"/>
                <w:szCs w:val="21"/>
              </w:rPr>
              <w:instrText xml:space="preserve"> ADDIN NE.Ref.{47CC96C7-6618-452A-866E-AE9D0FB3FD40}</w:instrText>
            </w:r>
            <w:r w:rsidRPr="004F54A2">
              <w:rPr>
                <w:sz w:val="21"/>
                <w:szCs w:val="21"/>
              </w:rPr>
              <w:fldChar w:fldCharType="separate"/>
            </w:r>
            <w:r w:rsidR="002E4108">
              <w:rPr>
                <w:color w:val="000000"/>
                <w:kern w:val="0"/>
                <w:sz w:val="21"/>
                <w:szCs w:val="21"/>
              </w:rPr>
              <w:t>王极盛等</w:t>
            </w:r>
            <w:r w:rsidR="002E4108">
              <w:rPr>
                <w:color w:val="000000"/>
                <w:kern w:val="0"/>
                <w:sz w:val="21"/>
                <w:szCs w:val="21"/>
              </w:rPr>
              <w:t>(1997)</w:t>
            </w:r>
            <w:r w:rsidRPr="004F54A2">
              <w:rPr>
                <w:sz w:val="21"/>
                <w:szCs w:val="21"/>
              </w:rPr>
              <w:fldChar w:fldCharType="end"/>
            </w:r>
            <w:r w:rsidR="0035265F">
              <w:rPr>
                <w:rFonts w:hint="eastAsia"/>
                <w:sz w:val="21"/>
                <w:szCs w:val="21"/>
              </w:rPr>
              <w:t>未</w:t>
            </w:r>
            <w:r w:rsidRPr="004F54A2">
              <w:rPr>
                <w:sz w:val="21"/>
                <w:szCs w:val="21"/>
              </w:rPr>
              <w:t>提供题目。</w:t>
            </w:r>
          </w:p>
        </w:tc>
      </w:tr>
      <w:tr w:rsidR="0099272D" w:rsidRPr="004F54A2" w14:paraId="21ABCAD5" w14:textId="77777777" w:rsidTr="005E57FC">
        <w:trPr>
          <w:jc w:val="center"/>
        </w:trPr>
        <w:tc>
          <w:tcPr>
            <w:tcW w:w="3828" w:type="dxa"/>
            <w:vAlign w:val="center"/>
          </w:tcPr>
          <w:p w14:paraId="5ACA99C2" w14:textId="77777777" w:rsidR="0099272D" w:rsidRPr="004F54A2" w:rsidRDefault="0099272D" w:rsidP="00915F6E">
            <w:pPr>
              <w:spacing w:line="312" w:lineRule="auto"/>
              <w:rPr>
                <w:color w:val="0D0D0D" w:themeColor="text1" w:themeTint="F2"/>
                <w:sz w:val="21"/>
                <w:szCs w:val="21"/>
              </w:rPr>
            </w:pPr>
            <w:r w:rsidRPr="004F54A2">
              <w:rPr>
                <w:color w:val="0D0D0D" w:themeColor="text1" w:themeTint="F2"/>
                <w:sz w:val="21"/>
                <w:szCs w:val="21"/>
              </w:rPr>
              <w:t>流调中心抑郁量表</w:t>
            </w:r>
            <w:r>
              <w:rPr>
                <w:rFonts w:hint="eastAsia"/>
                <w:color w:val="0D0D0D" w:themeColor="text1" w:themeTint="F2"/>
                <w:sz w:val="21"/>
                <w:szCs w:val="21"/>
              </w:rPr>
              <w:t>儿童版（</w:t>
            </w:r>
            <w:r w:rsidRPr="004F54A2">
              <w:rPr>
                <w:color w:val="0D0D0D" w:themeColor="text1" w:themeTint="F2"/>
                <w:sz w:val="21"/>
                <w:szCs w:val="21"/>
              </w:rPr>
              <w:t>CES-D</w:t>
            </w:r>
            <w:r>
              <w:rPr>
                <w:color w:val="0D0D0D" w:themeColor="text1" w:themeTint="F2"/>
                <w:sz w:val="21"/>
                <w:szCs w:val="21"/>
              </w:rPr>
              <w:t>-</w:t>
            </w:r>
            <w:r w:rsidRPr="004F54A2">
              <w:rPr>
                <w:color w:val="0D0D0D" w:themeColor="text1" w:themeTint="F2"/>
                <w:sz w:val="21"/>
                <w:szCs w:val="21"/>
              </w:rPr>
              <w:t>C</w:t>
            </w:r>
            <w:r>
              <w:rPr>
                <w:rFonts w:hint="eastAsia"/>
                <w:color w:val="0D0D0D" w:themeColor="text1" w:themeTint="F2"/>
                <w:sz w:val="21"/>
                <w:szCs w:val="21"/>
              </w:rPr>
              <w:t>）</w:t>
            </w:r>
          </w:p>
        </w:tc>
        <w:tc>
          <w:tcPr>
            <w:tcW w:w="3119" w:type="dxa"/>
            <w:vAlign w:val="center"/>
          </w:tcPr>
          <w:p w14:paraId="29798F54" w14:textId="60682474" w:rsidR="0099272D" w:rsidRPr="004F54A2" w:rsidRDefault="0099272D" w:rsidP="00915F6E">
            <w:pPr>
              <w:spacing w:line="312" w:lineRule="auto"/>
              <w:jc w:val="center"/>
              <w:rPr>
                <w:sz w:val="21"/>
                <w:szCs w:val="21"/>
              </w:rPr>
            </w:pPr>
            <w:r w:rsidRPr="004F54A2">
              <w:rPr>
                <w:sz w:val="21"/>
                <w:szCs w:val="21"/>
              </w:rPr>
              <w:fldChar w:fldCharType="begin"/>
            </w:r>
            <w:r w:rsidR="002E4108">
              <w:rPr>
                <w:sz w:val="21"/>
                <w:szCs w:val="21"/>
              </w:rPr>
              <w:instrText xml:space="preserve"> ADDIN NE.Ref.{A714ED55-2075-4A6E-8717-EFF23BCE8B1E}</w:instrText>
            </w:r>
            <w:r w:rsidRPr="004F54A2">
              <w:rPr>
                <w:sz w:val="21"/>
                <w:szCs w:val="21"/>
              </w:rPr>
              <w:fldChar w:fldCharType="separate"/>
            </w:r>
            <w:r w:rsidR="002E4108">
              <w:rPr>
                <w:color w:val="000000"/>
                <w:kern w:val="0"/>
                <w:sz w:val="21"/>
                <w:szCs w:val="21"/>
              </w:rPr>
              <w:t>William Li et al.(2010)</w:t>
            </w:r>
            <w:r w:rsidRPr="004F54A2">
              <w:rPr>
                <w:sz w:val="21"/>
                <w:szCs w:val="21"/>
              </w:rPr>
              <w:fldChar w:fldCharType="end"/>
            </w:r>
          </w:p>
        </w:tc>
        <w:tc>
          <w:tcPr>
            <w:tcW w:w="2126" w:type="dxa"/>
            <w:vAlign w:val="center"/>
          </w:tcPr>
          <w:p w14:paraId="377C59EA" w14:textId="77777777" w:rsidR="0099272D" w:rsidRPr="004F54A2" w:rsidRDefault="0099272D" w:rsidP="00915F6E">
            <w:pPr>
              <w:spacing w:line="312" w:lineRule="auto"/>
              <w:jc w:val="center"/>
              <w:rPr>
                <w:sz w:val="21"/>
                <w:szCs w:val="21"/>
              </w:rPr>
            </w:pPr>
            <w:r w:rsidRPr="004F54A2">
              <w:rPr>
                <w:sz w:val="21"/>
                <w:szCs w:val="21"/>
              </w:rPr>
              <w:t>2</w:t>
            </w:r>
          </w:p>
        </w:tc>
        <w:tc>
          <w:tcPr>
            <w:tcW w:w="3566" w:type="dxa"/>
            <w:vAlign w:val="center"/>
          </w:tcPr>
          <w:p w14:paraId="38923C07" w14:textId="26E42371" w:rsidR="0099272D" w:rsidRPr="004F54A2" w:rsidRDefault="0099272D" w:rsidP="00915F6E">
            <w:pPr>
              <w:spacing w:line="312" w:lineRule="auto"/>
              <w:ind w:firstLineChars="300" w:firstLine="630"/>
              <w:rPr>
                <w:sz w:val="21"/>
                <w:szCs w:val="21"/>
              </w:rPr>
            </w:pPr>
            <w:r w:rsidRPr="004F54A2">
              <w:rPr>
                <w:sz w:val="21"/>
                <w:szCs w:val="21"/>
              </w:rPr>
              <w:fldChar w:fldCharType="begin"/>
            </w:r>
            <w:r w:rsidR="002E4108">
              <w:rPr>
                <w:sz w:val="21"/>
                <w:szCs w:val="21"/>
              </w:rPr>
              <w:instrText xml:space="preserve"> ADDIN NE.Ref.{DFAAE83B-8056-48EA-A2BA-E30057070FCC}</w:instrText>
            </w:r>
            <w:r w:rsidRPr="004F54A2">
              <w:rPr>
                <w:sz w:val="21"/>
                <w:szCs w:val="21"/>
              </w:rPr>
              <w:fldChar w:fldCharType="separate"/>
            </w:r>
            <w:r w:rsidR="002E4108">
              <w:rPr>
                <w:color w:val="000000"/>
                <w:kern w:val="0"/>
                <w:sz w:val="21"/>
                <w:szCs w:val="21"/>
              </w:rPr>
              <w:t>William Li et al.(2010)</w:t>
            </w:r>
            <w:r w:rsidRPr="004F54A2">
              <w:rPr>
                <w:sz w:val="21"/>
                <w:szCs w:val="21"/>
              </w:rPr>
              <w:fldChar w:fldCharType="end"/>
            </w:r>
            <w:r>
              <w:rPr>
                <w:sz w:val="21"/>
                <w:szCs w:val="21"/>
              </w:rPr>
              <w:t>20</w:t>
            </w:r>
            <w:r>
              <w:rPr>
                <w:rFonts w:hint="eastAsia"/>
                <w:sz w:val="21"/>
                <w:szCs w:val="21"/>
              </w:rPr>
              <w:t>题</w:t>
            </w:r>
          </w:p>
        </w:tc>
        <w:tc>
          <w:tcPr>
            <w:tcW w:w="3522" w:type="dxa"/>
          </w:tcPr>
          <w:p w14:paraId="5D15A019" w14:textId="77777777" w:rsidR="0099272D" w:rsidRPr="004F54A2" w:rsidRDefault="0099272D" w:rsidP="00915F6E">
            <w:pPr>
              <w:spacing w:line="312" w:lineRule="auto"/>
              <w:rPr>
                <w:sz w:val="21"/>
                <w:szCs w:val="21"/>
              </w:rPr>
            </w:pPr>
          </w:p>
        </w:tc>
      </w:tr>
      <w:tr w:rsidR="0099272D" w:rsidRPr="004F54A2" w14:paraId="06D33C36" w14:textId="77777777" w:rsidTr="005E57FC">
        <w:trPr>
          <w:jc w:val="center"/>
        </w:trPr>
        <w:tc>
          <w:tcPr>
            <w:tcW w:w="3828" w:type="dxa"/>
            <w:vAlign w:val="center"/>
          </w:tcPr>
          <w:p w14:paraId="5691087F" w14:textId="77777777" w:rsidR="0099272D" w:rsidRPr="004F54A2" w:rsidRDefault="0099272D" w:rsidP="00915F6E">
            <w:pPr>
              <w:spacing w:line="312" w:lineRule="auto"/>
              <w:rPr>
                <w:color w:val="0D0D0D" w:themeColor="text1" w:themeTint="F2"/>
                <w:sz w:val="21"/>
                <w:szCs w:val="21"/>
              </w:rPr>
            </w:pPr>
            <w:r w:rsidRPr="004F54A2">
              <w:rPr>
                <w:sz w:val="21"/>
                <w:szCs w:val="21"/>
              </w:rPr>
              <w:t>青少年抑郁量表（</w:t>
            </w:r>
            <w:r w:rsidRPr="004F54A2">
              <w:rPr>
                <w:sz w:val="21"/>
                <w:szCs w:val="21"/>
              </w:rPr>
              <w:t>ADI</w:t>
            </w:r>
            <w:r w:rsidRPr="004F54A2">
              <w:rPr>
                <w:sz w:val="21"/>
                <w:szCs w:val="21"/>
              </w:rPr>
              <w:t>）</w:t>
            </w:r>
          </w:p>
        </w:tc>
        <w:tc>
          <w:tcPr>
            <w:tcW w:w="3119" w:type="dxa"/>
            <w:vAlign w:val="center"/>
          </w:tcPr>
          <w:p w14:paraId="14FFD60B" w14:textId="1F53C028" w:rsidR="0099272D" w:rsidRPr="004F54A2" w:rsidRDefault="0099272D" w:rsidP="00915F6E">
            <w:pPr>
              <w:spacing w:line="312" w:lineRule="auto"/>
              <w:jc w:val="center"/>
              <w:rPr>
                <w:sz w:val="21"/>
                <w:szCs w:val="21"/>
              </w:rPr>
            </w:pPr>
            <w:r w:rsidRPr="004F54A2">
              <w:rPr>
                <w:sz w:val="21"/>
                <w:szCs w:val="21"/>
              </w:rPr>
              <w:fldChar w:fldCharType="begin"/>
            </w:r>
            <w:r w:rsidR="002E4108">
              <w:rPr>
                <w:sz w:val="21"/>
                <w:szCs w:val="21"/>
              </w:rPr>
              <w:instrText xml:space="preserve"> ADDIN NE.Ref.{10D90AB8-C7C7-4F42-8839-C1B38DDD2D92}</w:instrText>
            </w:r>
            <w:r w:rsidRPr="004F54A2">
              <w:rPr>
                <w:sz w:val="21"/>
                <w:szCs w:val="21"/>
              </w:rPr>
              <w:fldChar w:fldCharType="separate"/>
            </w:r>
            <w:r w:rsidR="002E4108">
              <w:rPr>
                <w:color w:val="000000"/>
                <w:kern w:val="0"/>
                <w:sz w:val="21"/>
                <w:szCs w:val="21"/>
              </w:rPr>
              <w:t>Huang &amp; Hsu(2003)</w:t>
            </w:r>
            <w:r w:rsidRPr="004F54A2">
              <w:rPr>
                <w:sz w:val="21"/>
                <w:szCs w:val="21"/>
              </w:rPr>
              <w:fldChar w:fldCharType="end"/>
            </w:r>
            <w:r w:rsidRPr="004F54A2">
              <w:rPr>
                <w:sz w:val="21"/>
                <w:szCs w:val="21"/>
              </w:rPr>
              <w:t>1</w:t>
            </w:r>
            <w:r w:rsidRPr="004F54A2">
              <w:rPr>
                <w:sz w:val="21"/>
                <w:szCs w:val="21"/>
              </w:rPr>
              <w:t>篇</w:t>
            </w:r>
          </w:p>
        </w:tc>
        <w:tc>
          <w:tcPr>
            <w:tcW w:w="2126" w:type="dxa"/>
            <w:vAlign w:val="center"/>
          </w:tcPr>
          <w:p w14:paraId="35C318AC" w14:textId="77777777" w:rsidR="0099272D" w:rsidRPr="004F54A2" w:rsidRDefault="0099272D" w:rsidP="00915F6E">
            <w:pPr>
              <w:spacing w:line="312" w:lineRule="auto"/>
              <w:jc w:val="center"/>
              <w:rPr>
                <w:sz w:val="21"/>
                <w:szCs w:val="21"/>
              </w:rPr>
            </w:pPr>
            <w:r w:rsidRPr="004F54A2">
              <w:rPr>
                <w:sz w:val="21"/>
                <w:szCs w:val="21"/>
              </w:rPr>
              <w:t>1</w:t>
            </w:r>
          </w:p>
        </w:tc>
        <w:tc>
          <w:tcPr>
            <w:tcW w:w="3566" w:type="dxa"/>
            <w:vAlign w:val="center"/>
          </w:tcPr>
          <w:p w14:paraId="18964C90" w14:textId="69FAF0E8" w:rsidR="0099272D" w:rsidRPr="004F54A2" w:rsidRDefault="0099272D" w:rsidP="00915F6E">
            <w:pPr>
              <w:spacing w:line="312" w:lineRule="auto"/>
              <w:ind w:firstLineChars="400" w:firstLine="840"/>
              <w:rPr>
                <w:sz w:val="21"/>
                <w:szCs w:val="21"/>
              </w:rPr>
            </w:pPr>
            <w:r w:rsidRPr="004F54A2">
              <w:rPr>
                <w:color w:val="000000"/>
                <w:sz w:val="21"/>
                <w:szCs w:val="21"/>
              </w:rPr>
              <w:fldChar w:fldCharType="begin"/>
            </w:r>
            <w:r w:rsidR="002E4108">
              <w:rPr>
                <w:color w:val="000000"/>
                <w:sz w:val="21"/>
                <w:szCs w:val="21"/>
              </w:rPr>
              <w:instrText xml:space="preserve"> ADDIN NE.Ref.{35AE1CE1-A295-4FD5-B49C-221FF090E8E5}</w:instrText>
            </w:r>
            <w:r w:rsidRPr="004F54A2">
              <w:rPr>
                <w:color w:val="000000"/>
                <w:sz w:val="21"/>
                <w:szCs w:val="21"/>
              </w:rPr>
              <w:fldChar w:fldCharType="separate"/>
            </w:r>
            <w:r w:rsidR="002E4108">
              <w:rPr>
                <w:color w:val="000000"/>
                <w:kern w:val="0"/>
                <w:sz w:val="21"/>
                <w:szCs w:val="21"/>
              </w:rPr>
              <w:t>楊雅惠</w:t>
            </w:r>
            <w:r w:rsidR="002E4108">
              <w:rPr>
                <w:color w:val="000000"/>
                <w:kern w:val="0"/>
                <w:sz w:val="21"/>
                <w:szCs w:val="21"/>
              </w:rPr>
              <w:t>(2003)</w:t>
            </w:r>
            <w:r w:rsidRPr="004F54A2">
              <w:rPr>
                <w:color w:val="000000"/>
                <w:sz w:val="21"/>
                <w:szCs w:val="21"/>
              </w:rPr>
              <w:fldChar w:fldCharType="end"/>
            </w:r>
            <w:r>
              <w:rPr>
                <w:color w:val="000000"/>
                <w:sz w:val="21"/>
                <w:szCs w:val="21"/>
              </w:rPr>
              <w:t>31</w:t>
            </w:r>
            <w:r>
              <w:rPr>
                <w:rFonts w:hint="eastAsia"/>
                <w:color w:val="000000"/>
                <w:sz w:val="21"/>
                <w:szCs w:val="21"/>
              </w:rPr>
              <w:t>题</w:t>
            </w:r>
          </w:p>
        </w:tc>
        <w:tc>
          <w:tcPr>
            <w:tcW w:w="3522" w:type="dxa"/>
          </w:tcPr>
          <w:p w14:paraId="5903EE21" w14:textId="50166084" w:rsidR="0099272D" w:rsidRPr="004F54A2" w:rsidRDefault="0099272D" w:rsidP="00915F6E">
            <w:pPr>
              <w:spacing w:line="312" w:lineRule="auto"/>
              <w:rPr>
                <w:sz w:val="21"/>
                <w:szCs w:val="21"/>
              </w:rPr>
            </w:pPr>
            <w:r w:rsidRPr="004F54A2">
              <w:rPr>
                <w:sz w:val="21"/>
                <w:szCs w:val="21"/>
              </w:rPr>
              <w:fldChar w:fldCharType="begin"/>
            </w:r>
            <w:r w:rsidR="002E4108">
              <w:rPr>
                <w:sz w:val="21"/>
                <w:szCs w:val="21"/>
              </w:rPr>
              <w:instrText xml:space="preserve"> ADDIN NE.Ref.{F1A8769E-E4DB-40BE-82DD-A406E396D423}</w:instrText>
            </w:r>
            <w:r w:rsidRPr="004F54A2">
              <w:rPr>
                <w:sz w:val="21"/>
                <w:szCs w:val="21"/>
              </w:rPr>
              <w:fldChar w:fldCharType="separate"/>
            </w:r>
            <w:r w:rsidR="002E4108">
              <w:rPr>
                <w:color w:val="000000"/>
                <w:kern w:val="0"/>
                <w:sz w:val="21"/>
                <w:szCs w:val="21"/>
              </w:rPr>
              <w:t>Huang &amp; Hsu(2003)</w:t>
            </w:r>
            <w:r w:rsidRPr="004F54A2">
              <w:rPr>
                <w:sz w:val="21"/>
                <w:szCs w:val="21"/>
              </w:rPr>
              <w:fldChar w:fldCharType="end"/>
            </w:r>
            <w:r w:rsidRPr="004F54A2">
              <w:rPr>
                <w:sz w:val="21"/>
                <w:szCs w:val="21"/>
              </w:rPr>
              <w:t>未获得</w:t>
            </w:r>
            <w:r w:rsidR="0035265F">
              <w:rPr>
                <w:rFonts w:hint="eastAsia"/>
                <w:sz w:val="21"/>
                <w:szCs w:val="21"/>
              </w:rPr>
              <w:t>全文</w:t>
            </w:r>
          </w:p>
        </w:tc>
      </w:tr>
      <w:tr w:rsidR="0099272D" w:rsidRPr="004F54A2" w14:paraId="16990AC6" w14:textId="77777777" w:rsidTr="005E57FC">
        <w:trPr>
          <w:jc w:val="center"/>
        </w:trPr>
        <w:tc>
          <w:tcPr>
            <w:tcW w:w="3828" w:type="dxa"/>
            <w:vAlign w:val="center"/>
          </w:tcPr>
          <w:p w14:paraId="70B99D62" w14:textId="77777777" w:rsidR="0099272D" w:rsidRPr="004F54A2" w:rsidRDefault="0099272D" w:rsidP="00915F6E">
            <w:pPr>
              <w:spacing w:line="312" w:lineRule="auto"/>
              <w:rPr>
                <w:sz w:val="21"/>
                <w:szCs w:val="21"/>
              </w:rPr>
            </w:pPr>
            <w:r w:rsidRPr="004F54A2">
              <w:rPr>
                <w:color w:val="000000"/>
                <w:sz w:val="21"/>
                <w:szCs w:val="21"/>
              </w:rPr>
              <w:t>简明症状评定量表</w:t>
            </w:r>
            <w:r w:rsidRPr="004F54A2">
              <w:rPr>
                <w:color w:val="000000"/>
                <w:sz w:val="21"/>
                <w:szCs w:val="21"/>
              </w:rPr>
              <w:t>(BSRS-5)</w:t>
            </w:r>
          </w:p>
        </w:tc>
        <w:tc>
          <w:tcPr>
            <w:tcW w:w="3119" w:type="dxa"/>
            <w:vAlign w:val="center"/>
          </w:tcPr>
          <w:p w14:paraId="1BD7BA88" w14:textId="38F21AD1" w:rsidR="0099272D" w:rsidRPr="004F54A2" w:rsidRDefault="0099272D" w:rsidP="00915F6E">
            <w:pPr>
              <w:spacing w:line="312" w:lineRule="auto"/>
              <w:jc w:val="center"/>
              <w:rPr>
                <w:sz w:val="21"/>
                <w:szCs w:val="21"/>
              </w:rPr>
            </w:pPr>
            <w:r w:rsidRPr="004F54A2">
              <w:rPr>
                <w:sz w:val="21"/>
                <w:szCs w:val="21"/>
              </w:rPr>
              <w:fldChar w:fldCharType="begin"/>
            </w:r>
            <w:r w:rsidR="002E4108">
              <w:rPr>
                <w:sz w:val="21"/>
                <w:szCs w:val="21"/>
              </w:rPr>
              <w:instrText xml:space="preserve"> ADDIN NE.Ref.{6E3BB8BE-2831-4C6C-9526-052737D36C7B}</w:instrText>
            </w:r>
            <w:r w:rsidRPr="004F54A2">
              <w:rPr>
                <w:sz w:val="21"/>
                <w:szCs w:val="21"/>
              </w:rPr>
              <w:fldChar w:fldCharType="separate"/>
            </w:r>
            <w:r w:rsidR="002E4108">
              <w:rPr>
                <w:color w:val="000000"/>
                <w:kern w:val="0"/>
                <w:sz w:val="21"/>
                <w:szCs w:val="21"/>
              </w:rPr>
              <w:t>Lee et al.(1990)</w:t>
            </w:r>
            <w:r w:rsidRPr="004F54A2">
              <w:rPr>
                <w:sz w:val="21"/>
                <w:szCs w:val="21"/>
              </w:rPr>
              <w:fldChar w:fldCharType="end"/>
            </w:r>
            <w:r w:rsidRPr="004F54A2">
              <w:rPr>
                <w:sz w:val="21"/>
                <w:szCs w:val="21"/>
              </w:rPr>
              <w:t>1</w:t>
            </w:r>
            <w:r w:rsidRPr="004F54A2">
              <w:rPr>
                <w:sz w:val="21"/>
                <w:szCs w:val="21"/>
              </w:rPr>
              <w:t>篇</w:t>
            </w:r>
          </w:p>
        </w:tc>
        <w:tc>
          <w:tcPr>
            <w:tcW w:w="2126" w:type="dxa"/>
            <w:vAlign w:val="center"/>
          </w:tcPr>
          <w:p w14:paraId="3E1BA5AF" w14:textId="77777777" w:rsidR="0099272D" w:rsidRPr="004F54A2" w:rsidRDefault="0099272D" w:rsidP="00915F6E">
            <w:pPr>
              <w:spacing w:line="312" w:lineRule="auto"/>
              <w:jc w:val="center"/>
              <w:rPr>
                <w:sz w:val="21"/>
                <w:szCs w:val="21"/>
              </w:rPr>
            </w:pPr>
            <w:r w:rsidRPr="004F54A2">
              <w:rPr>
                <w:sz w:val="21"/>
                <w:szCs w:val="21"/>
              </w:rPr>
              <w:t>1</w:t>
            </w:r>
          </w:p>
        </w:tc>
        <w:tc>
          <w:tcPr>
            <w:tcW w:w="3566" w:type="dxa"/>
            <w:vAlign w:val="center"/>
          </w:tcPr>
          <w:p w14:paraId="45AFFFD8" w14:textId="6191D5D3" w:rsidR="0099272D" w:rsidRPr="004F54A2" w:rsidRDefault="0099272D" w:rsidP="00915F6E">
            <w:pPr>
              <w:spacing w:line="312" w:lineRule="auto"/>
              <w:ind w:firstLineChars="400" w:firstLine="840"/>
              <w:rPr>
                <w:color w:val="000000"/>
                <w:sz w:val="21"/>
                <w:szCs w:val="21"/>
              </w:rPr>
            </w:pPr>
            <w:r w:rsidRPr="004F54A2">
              <w:rPr>
                <w:sz w:val="21"/>
                <w:szCs w:val="21"/>
              </w:rPr>
              <w:fldChar w:fldCharType="begin"/>
            </w:r>
            <w:r w:rsidR="002E4108">
              <w:rPr>
                <w:sz w:val="21"/>
                <w:szCs w:val="21"/>
              </w:rPr>
              <w:instrText xml:space="preserve"> ADDIN NE.Ref.{472AD035-BEA4-47DB-A251-B4B2651307ED}</w:instrText>
            </w:r>
            <w:r w:rsidRPr="004F54A2">
              <w:rPr>
                <w:sz w:val="21"/>
                <w:szCs w:val="21"/>
              </w:rPr>
              <w:fldChar w:fldCharType="separate"/>
            </w:r>
            <w:r w:rsidR="002E4108">
              <w:rPr>
                <w:color w:val="000000"/>
                <w:kern w:val="0"/>
                <w:sz w:val="21"/>
                <w:szCs w:val="21"/>
              </w:rPr>
              <w:t>Lee et al.(1990)</w:t>
            </w:r>
            <w:r w:rsidRPr="004F54A2">
              <w:rPr>
                <w:sz w:val="21"/>
                <w:szCs w:val="21"/>
              </w:rPr>
              <w:fldChar w:fldCharType="end"/>
            </w:r>
            <w:r>
              <w:rPr>
                <w:sz w:val="21"/>
                <w:szCs w:val="21"/>
              </w:rPr>
              <w:t>7</w:t>
            </w:r>
            <w:r>
              <w:rPr>
                <w:rFonts w:hint="eastAsia"/>
                <w:sz w:val="21"/>
                <w:szCs w:val="21"/>
              </w:rPr>
              <w:t>题</w:t>
            </w:r>
          </w:p>
        </w:tc>
        <w:tc>
          <w:tcPr>
            <w:tcW w:w="3522" w:type="dxa"/>
          </w:tcPr>
          <w:p w14:paraId="0BF6D012" w14:textId="77777777" w:rsidR="0099272D" w:rsidRPr="004F54A2" w:rsidRDefault="0099272D" w:rsidP="00915F6E">
            <w:pPr>
              <w:spacing w:line="312" w:lineRule="auto"/>
              <w:rPr>
                <w:sz w:val="21"/>
                <w:szCs w:val="21"/>
              </w:rPr>
            </w:pPr>
          </w:p>
        </w:tc>
      </w:tr>
      <w:tr w:rsidR="0099272D" w:rsidRPr="004F54A2" w14:paraId="4474A350" w14:textId="77777777" w:rsidTr="005E57FC">
        <w:trPr>
          <w:jc w:val="center"/>
        </w:trPr>
        <w:tc>
          <w:tcPr>
            <w:tcW w:w="3828" w:type="dxa"/>
            <w:vAlign w:val="center"/>
          </w:tcPr>
          <w:p w14:paraId="083F054E" w14:textId="77777777" w:rsidR="0099272D" w:rsidRPr="004F54A2" w:rsidRDefault="0099272D" w:rsidP="00915F6E">
            <w:pPr>
              <w:spacing w:line="312" w:lineRule="auto"/>
              <w:rPr>
                <w:color w:val="0D0D0D" w:themeColor="text1" w:themeTint="F2"/>
                <w:sz w:val="21"/>
                <w:szCs w:val="21"/>
              </w:rPr>
            </w:pPr>
            <w:r w:rsidRPr="00CC7BD9">
              <w:rPr>
                <w:rFonts w:hint="eastAsia"/>
                <w:color w:val="0D0D0D" w:themeColor="text1" w:themeTint="F2"/>
                <w:sz w:val="21"/>
                <w:szCs w:val="21"/>
              </w:rPr>
              <w:t>简</w:t>
            </w:r>
            <w:r w:rsidRPr="00CC7BD9">
              <w:rPr>
                <w:color w:val="0D0D0D" w:themeColor="text1" w:themeTint="F2"/>
                <w:sz w:val="21"/>
                <w:szCs w:val="21"/>
              </w:rPr>
              <w:t xml:space="preserve"> </w:t>
            </w:r>
            <w:r w:rsidRPr="00CC7BD9">
              <w:rPr>
                <w:color w:val="0D0D0D" w:themeColor="text1" w:themeTint="F2"/>
                <w:sz w:val="21"/>
                <w:szCs w:val="21"/>
              </w:rPr>
              <w:t>版</w:t>
            </w:r>
            <w:r w:rsidRPr="00CC7BD9">
              <w:rPr>
                <w:color w:val="0D0D0D" w:themeColor="text1" w:themeTint="F2"/>
                <w:sz w:val="21"/>
                <w:szCs w:val="21"/>
              </w:rPr>
              <w:t xml:space="preserve"> </w:t>
            </w:r>
            <w:r w:rsidRPr="00CC7BD9">
              <w:rPr>
                <w:color w:val="0D0D0D" w:themeColor="text1" w:themeTint="F2"/>
                <w:sz w:val="21"/>
                <w:szCs w:val="21"/>
              </w:rPr>
              <w:t>流</w:t>
            </w:r>
            <w:r w:rsidRPr="00CC7BD9">
              <w:rPr>
                <w:color w:val="0D0D0D" w:themeColor="text1" w:themeTint="F2"/>
                <w:sz w:val="21"/>
                <w:szCs w:val="21"/>
              </w:rPr>
              <w:t xml:space="preserve"> </w:t>
            </w:r>
            <w:r w:rsidRPr="00CC7BD9">
              <w:rPr>
                <w:color w:val="0D0D0D" w:themeColor="text1" w:themeTint="F2"/>
                <w:sz w:val="21"/>
                <w:szCs w:val="21"/>
              </w:rPr>
              <w:t>调</w:t>
            </w:r>
            <w:r w:rsidRPr="00CC7BD9">
              <w:rPr>
                <w:color w:val="0D0D0D" w:themeColor="text1" w:themeTint="F2"/>
                <w:sz w:val="21"/>
                <w:szCs w:val="21"/>
              </w:rPr>
              <w:t xml:space="preserve"> </w:t>
            </w:r>
            <w:r w:rsidRPr="00CC7BD9">
              <w:rPr>
                <w:color w:val="0D0D0D" w:themeColor="text1" w:themeTint="F2"/>
                <w:sz w:val="21"/>
                <w:szCs w:val="21"/>
              </w:rPr>
              <w:t>中</w:t>
            </w:r>
            <w:r w:rsidRPr="00CC7BD9">
              <w:rPr>
                <w:color w:val="0D0D0D" w:themeColor="text1" w:themeTint="F2"/>
                <w:sz w:val="21"/>
                <w:szCs w:val="21"/>
              </w:rPr>
              <w:t xml:space="preserve"> </w:t>
            </w:r>
            <w:r w:rsidRPr="00CC7BD9">
              <w:rPr>
                <w:color w:val="0D0D0D" w:themeColor="text1" w:themeTint="F2"/>
                <w:sz w:val="21"/>
                <w:szCs w:val="21"/>
              </w:rPr>
              <w:t>心</w:t>
            </w:r>
            <w:r w:rsidRPr="00CC7BD9">
              <w:rPr>
                <w:color w:val="0D0D0D" w:themeColor="text1" w:themeTint="F2"/>
                <w:sz w:val="21"/>
                <w:szCs w:val="21"/>
              </w:rPr>
              <w:t xml:space="preserve"> </w:t>
            </w:r>
            <w:r w:rsidRPr="00CC7BD9">
              <w:rPr>
                <w:color w:val="0D0D0D" w:themeColor="text1" w:themeTint="F2"/>
                <w:sz w:val="21"/>
                <w:szCs w:val="21"/>
              </w:rPr>
              <w:t>抑</w:t>
            </w:r>
            <w:r w:rsidRPr="00CC7BD9">
              <w:rPr>
                <w:color w:val="0D0D0D" w:themeColor="text1" w:themeTint="F2"/>
                <w:sz w:val="21"/>
                <w:szCs w:val="21"/>
              </w:rPr>
              <w:t xml:space="preserve"> </w:t>
            </w:r>
            <w:r w:rsidRPr="00CC7BD9">
              <w:rPr>
                <w:color w:val="0D0D0D" w:themeColor="text1" w:themeTint="F2"/>
                <w:sz w:val="21"/>
                <w:szCs w:val="21"/>
              </w:rPr>
              <w:t>郁</w:t>
            </w:r>
            <w:r w:rsidRPr="00CC7BD9">
              <w:rPr>
                <w:color w:val="0D0D0D" w:themeColor="text1" w:themeTint="F2"/>
                <w:sz w:val="21"/>
                <w:szCs w:val="21"/>
              </w:rPr>
              <w:t xml:space="preserve"> </w:t>
            </w:r>
            <w:r w:rsidRPr="00CC7BD9">
              <w:rPr>
                <w:color w:val="0D0D0D" w:themeColor="text1" w:themeTint="F2"/>
                <w:sz w:val="21"/>
                <w:szCs w:val="21"/>
              </w:rPr>
              <w:t>量</w:t>
            </w:r>
            <w:r w:rsidRPr="00CC7BD9">
              <w:rPr>
                <w:color w:val="0D0D0D" w:themeColor="text1" w:themeTint="F2"/>
                <w:sz w:val="21"/>
                <w:szCs w:val="21"/>
              </w:rPr>
              <w:t xml:space="preserve"> </w:t>
            </w:r>
            <w:r w:rsidRPr="00CC7BD9">
              <w:rPr>
                <w:color w:val="0D0D0D" w:themeColor="text1" w:themeTint="F2"/>
                <w:sz w:val="21"/>
                <w:szCs w:val="21"/>
              </w:rPr>
              <w:t>表</w:t>
            </w:r>
            <w:r w:rsidRPr="004F54A2">
              <w:rPr>
                <w:color w:val="0D0D0D" w:themeColor="text1" w:themeTint="F2"/>
                <w:sz w:val="21"/>
                <w:szCs w:val="21"/>
              </w:rPr>
              <w:t>CES</w:t>
            </w:r>
            <w:r>
              <w:rPr>
                <w:color w:val="0D0D0D" w:themeColor="text1" w:themeTint="F2"/>
                <w:sz w:val="21"/>
                <w:szCs w:val="21"/>
              </w:rPr>
              <w:t>-</w:t>
            </w:r>
            <w:r w:rsidRPr="004F54A2">
              <w:rPr>
                <w:color w:val="0D0D0D" w:themeColor="text1" w:themeTint="F2"/>
                <w:sz w:val="21"/>
                <w:szCs w:val="21"/>
              </w:rPr>
              <w:t>D-1</w:t>
            </w:r>
            <w:r>
              <w:rPr>
                <w:color w:val="0D0D0D" w:themeColor="text1" w:themeTint="F2"/>
                <w:sz w:val="21"/>
                <w:szCs w:val="21"/>
              </w:rPr>
              <w:t>3</w:t>
            </w:r>
          </w:p>
        </w:tc>
        <w:tc>
          <w:tcPr>
            <w:tcW w:w="3119" w:type="dxa"/>
            <w:vAlign w:val="center"/>
          </w:tcPr>
          <w:p w14:paraId="74BB3DBA" w14:textId="27851606" w:rsidR="0099272D" w:rsidRPr="004F54A2" w:rsidRDefault="0099272D" w:rsidP="00915F6E">
            <w:pPr>
              <w:spacing w:line="312" w:lineRule="auto"/>
              <w:jc w:val="center"/>
              <w:rPr>
                <w:sz w:val="21"/>
                <w:szCs w:val="21"/>
              </w:rPr>
            </w:pPr>
            <w:r w:rsidRPr="004F54A2">
              <w:rPr>
                <w:sz w:val="21"/>
                <w:szCs w:val="21"/>
              </w:rPr>
              <w:fldChar w:fldCharType="begin"/>
            </w:r>
            <w:r w:rsidR="002E4108">
              <w:rPr>
                <w:sz w:val="21"/>
                <w:szCs w:val="21"/>
              </w:rPr>
              <w:instrText xml:space="preserve"> ADDIN NE.Ref.{0A7085D8-171C-4101-A570-23FFEEA7CFDF}</w:instrText>
            </w:r>
            <w:r w:rsidRPr="004F54A2">
              <w:rPr>
                <w:sz w:val="21"/>
                <w:szCs w:val="21"/>
              </w:rPr>
              <w:fldChar w:fldCharType="separate"/>
            </w:r>
            <w:r w:rsidR="002E4108">
              <w:rPr>
                <w:color w:val="000000"/>
                <w:kern w:val="0"/>
                <w:sz w:val="21"/>
                <w:szCs w:val="21"/>
              </w:rPr>
              <w:t>Li et al.(2016)</w:t>
            </w:r>
            <w:r w:rsidRPr="004F54A2">
              <w:rPr>
                <w:sz w:val="21"/>
                <w:szCs w:val="21"/>
              </w:rPr>
              <w:fldChar w:fldCharType="end"/>
            </w:r>
            <w:r w:rsidRPr="004F54A2">
              <w:rPr>
                <w:sz w:val="21"/>
                <w:szCs w:val="21"/>
              </w:rPr>
              <w:t xml:space="preserve">, </w:t>
            </w:r>
            <w:r w:rsidRPr="004F54A2">
              <w:rPr>
                <w:sz w:val="21"/>
                <w:szCs w:val="21"/>
              </w:rPr>
              <w:fldChar w:fldCharType="begin"/>
            </w:r>
            <w:r w:rsidR="002E4108">
              <w:rPr>
                <w:sz w:val="21"/>
                <w:szCs w:val="21"/>
              </w:rPr>
              <w:instrText xml:space="preserve"> ADDIN NE.Ref.{53F5847D-D909-41F4-AACF-457E54FE55F3}</w:instrText>
            </w:r>
            <w:r w:rsidRPr="004F54A2">
              <w:rPr>
                <w:sz w:val="21"/>
                <w:szCs w:val="21"/>
              </w:rPr>
              <w:fldChar w:fldCharType="separate"/>
            </w:r>
            <w:r w:rsidR="002E4108">
              <w:rPr>
                <w:color w:val="000000"/>
                <w:kern w:val="0"/>
                <w:sz w:val="21"/>
                <w:szCs w:val="21"/>
              </w:rPr>
              <w:t>张宝山和李娟</w:t>
            </w:r>
            <w:r w:rsidR="002E4108">
              <w:rPr>
                <w:color w:val="000000"/>
                <w:kern w:val="0"/>
                <w:sz w:val="21"/>
                <w:szCs w:val="21"/>
              </w:rPr>
              <w:t>(2011)</w:t>
            </w:r>
            <w:r w:rsidRPr="004F54A2">
              <w:rPr>
                <w:sz w:val="21"/>
                <w:szCs w:val="21"/>
              </w:rPr>
              <w:fldChar w:fldCharType="end"/>
            </w:r>
          </w:p>
        </w:tc>
        <w:tc>
          <w:tcPr>
            <w:tcW w:w="2126" w:type="dxa"/>
            <w:vAlign w:val="center"/>
          </w:tcPr>
          <w:p w14:paraId="4E3BF1D8" w14:textId="77777777" w:rsidR="0099272D" w:rsidRPr="004F54A2" w:rsidRDefault="0099272D" w:rsidP="00915F6E">
            <w:pPr>
              <w:spacing w:line="312" w:lineRule="auto"/>
              <w:jc w:val="center"/>
              <w:rPr>
                <w:sz w:val="21"/>
                <w:szCs w:val="21"/>
              </w:rPr>
            </w:pPr>
            <w:r w:rsidRPr="004F54A2">
              <w:rPr>
                <w:sz w:val="21"/>
                <w:szCs w:val="21"/>
              </w:rPr>
              <w:t>1</w:t>
            </w:r>
          </w:p>
        </w:tc>
        <w:tc>
          <w:tcPr>
            <w:tcW w:w="3566" w:type="dxa"/>
            <w:vAlign w:val="center"/>
          </w:tcPr>
          <w:p w14:paraId="6CB9CD3F" w14:textId="44F2B7D7" w:rsidR="0099272D" w:rsidRPr="004F54A2" w:rsidRDefault="0099272D" w:rsidP="00915F6E">
            <w:pPr>
              <w:spacing w:line="312" w:lineRule="auto"/>
              <w:ind w:firstLineChars="400" w:firstLine="840"/>
              <w:rPr>
                <w:sz w:val="21"/>
                <w:szCs w:val="21"/>
              </w:rPr>
            </w:pPr>
            <w:r w:rsidRPr="004F54A2">
              <w:rPr>
                <w:sz w:val="21"/>
                <w:szCs w:val="21"/>
              </w:rPr>
              <w:fldChar w:fldCharType="begin"/>
            </w:r>
            <w:r w:rsidR="002E4108">
              <w:rPr>
                <w:sz w:val="21"/>
                <w:szCs w:val="21"/>
              </w:rPr>
              <w:instrText xml:space="preserve"> ADDIN NE.Ref.{B2950268-E0F8-4573-A7B5-ADD6DE97FF73}</w:instrText>
            </w:r>
            <w:r w:rsidRPr="004F54A2">
              <w:rPr>
                <w:sz w:val="21"/>
                <w:szCs w:val="21"/>
              </w:rPr>
              <w:fldChar w:fldCharType="separate"/>
            </w:r>
            <w:r w:rsidR="002E4108">
              <w:rPr>
                <w:color w:val="000000"/>
                <w:kern w:val="0"/>
                <w:sz w:val="21"/>
                <w:szCs w:val="21"/>
              </w:rPr>
              <w:t>张宝山和李娟</w:t>
            </w:r>
            <w:r w:rsidR="002E4108">
              <w:rPr>
                <w:color w:val="000000"/>
                <w:kern w:val="0"/>
                <w:sz w:val="21"/>
                <w:szCs w:val="21"/>
              </w:rPr>
              <w:t>(2011)</w:t>
            </w:r>
            <w:r w:rsidRPr="004F54A2">
              <w:rPr>
                <w:sz w:val="21"/>
                <w:szCs w:val="21"/>
              </w:rPr>
              <w:fldChar w:fldCharType="end"/>
            </w:r>
            <w:r>
              <w:rPr>
                <w:sz w:val="21"/>
                <w:szCs w:val="21"/>
              </w:rPr>
              <w:t>13</w:t>
            </w:r>
            <w:r>
              <w:rPr>
                <w:rFonts w:hint="eastAsia"/>
                <w:sz w:val="21"/>
                <w:szCs w:val="21"/>
              </w:rPr>
              <w:t>题</w:t>
            </w:r>
          </w:p>
        </w:tc>
        <w:tc>
          <w:tcPr>
            <w:tcW w:w="3522" w:type="dxa"/>
          </w:tcPr>
          <w:p w14:paraId="2F03EBAA" w14:textId="77777777" w:rsidR="0099272D" w:rsidRPr="004F54A2" w:rsidRDefault="0099272D" w:rsidP="00915F6E">
            <w:pPr>
              <w:spacing w:line="312" w:lineRule="auto"/>
              <w:rPr>
                <w:sz w:val="21"/>
                <w:szCs w:val="21"/>
              </w:rPr>
            </w:pPr>
          </w:p>
        </w:tc>
      </w:tr>
      <w:tr w:rsidR="0099272D" w:rsidRPr="004F54A2" w14:paraId="4D48A9AD" w14:textId="77777777" w:rsidTr="005E57FC">
        <w:trPr>
          <w:jc w:val="center"/>
        </w:trPr>
        <w:tc>
          <w:tcPr>
            <w:tcW w:w="3828" w:type="dxa"/>
            <w:vAlign w:val="center"/>
          </w:tcPr>
          <w:p w14:paraId="49AA03A3" w14:textId="77777777" w:rsidR="0099272D" w:rsidRPr="004F54A2" w:rsidRDefault="0099272D" w:rsidP="00915F6E">
            <w:pPr>
              <w:rPr>
                <w:color w:val="000000"/>
                <w:sz w:val="21"/>
                <w:szCs w:val="21"/>
              </w:rPr>
            </w:pPr>
            <w:r w:rsidRPr="004F54A2">
              <w:rPr>
                <w:sz w:val="21"/>
                <w:szCs w:val="21"/>
              </w:rPr>
              <w:t>中国教育小组调查量表（</w:t>
            </w:r>
            <w:r w:rsidRPr="004F54A2">
              <w:rPr>
                <w:sz w:val="21"/>
                <w:szCs w:val="21"/>
              </w:rPr>
              <w:t>CEPS</w:t>
            </w:r>
            <w:r w:rsidRPr="004F54A2">
              <w:rPr>
                <w:sz w:val="21"/>
                <w:szCs w:val="21"/>
              </w:rPr>
              <w:t>）</w:t>
            </w:r>
          </w:p>
        </w:tc>
        <w:tc>
          <w:tcPr>
            <w:tcW w:w="3119" w:type="dxa"/>
            <w:vAlign w:val="center"/>
          </w:tcPr>
          <w:p w14:paraId="1A5A5A4F" w14:textId="1D0B6983" w:rsidR="0099272D" w:rsidRPr="004F54A2" w:rsidRDefault="0099272D" w:rsidP="00915F6E">
            <w:pPr>
              <w:spacing w:line="312" w:lineRule="auto"/>
              <w:jc w:val="center"/>
              <w:rPr>
                <w:sz w:val="21"/>
                <w:szCs w:val="21"/>
              </w:rPr>
            </w:pPr>
            <w:r w:rsidRPr="004F54A2">
              <w:rPr>
                <w:sz w:val="21"/>
                <w:szCs w:val="21"/>
              </w:rPr>
              <w:fldChar w:fldCharType="begin"/>
            </w:r>
            <w:r w:rsidR="002E4108">
              <w:rPr>
                <w:sz w:val="21"/>
                <w:szCs w:val="21"/>
              </w:rPr>
              <w:instrText xml:space="preserve"> ADDIN NE.Ref.{E178BCA3-04EF-4EBF-B6F4-70D5B795838E}</w:instrText>
            </w:r>
            <w:r w:rsidRPr="004F54A2">
              <w:rPr>
                <w:sz w:val="21"/>
                <w:szCs w:val="21"/>
              </w:rPr>
              <w:fldChar w:fldCharType="separate"/>
            </w:r>
            <w:r w:rsidR="002E4108">
              <w:rPr>
                <w:color w:val="000000"/>
                <w:kern w:val="0"/>
                <w:sz w:val="21"/>
                <w:szCs w:val="21"/>
              </w:rPr>
              <w:t>Ma et al.(2020)</w:t>
            </w:r>
            <w:r w:rsidRPr="004F54A2">
              <w:rPr>
                <w:sz w:val="21"/>
                <w:szCs w:val="21"/>
              </w:rPr>
              <w:fldChar w:fldCharType="end"/>
            </w:r>
            <w:r w:rsidRPr="004F54A2">
              <w:rPr>
                <w:sz w:val="21"/>
                <w:szCs w:val="21"/>
              </w:rPr>
              <w:t>1</w:t>
            </w:r>
            <w:r w:rsidRPr="004F54A2">
              <w:rPr>
                <w:sz w:val="21"/>
                <w:szCs w:val="21"/>
              </w:rPr>
              <w:t>篇</w:t>
            </w:r>
          </w:p>
        </w:tc>
        <w:tc>
          <w:tcPr>
            <w:tcW w:w="2126" w:type="dxa"/>
            <w:vAlign w:val="center"/>
          </w:tcPr>
          <w:p w14:paraId="1747573A" w14:textId="77777777" w:rsidR="0099272D" w:rsidRPr="004F54A2" w:rsidRDefault="0099272D" w:rsidP="00915F6E">
            <w:pPr>
              <w:spacing w:line="312" w:lineRule="auto"/>
              <w:jc w:val="center"/>
              <w:rPr>
                <w:sz w:val="21"/>
                <w:szCs w:val="21"/>
              </w:rPr>
            </w:pPr>
            <w:r w:rsidRPr="004F54A2">
              <w:rPr>
                <w:sz w:val="21"/>
                <w:szCs w:val="21"/>
              </w:rPr>
              <w:t>1</w:t>
            </w:r>
          </w:p>
        </w:tc>
        <w:tc>
          <w:tcPr>
            <w:tcW w:w="3566" w:type="dxa"/>
            <w:vAlign w:val="center"/>
          </w:tcPr>
          <w:p w14:paraId="26EA0D56" w14:textId="77777777" w:rsidR="0099272D" w:rsidRPr="004F54A2" w:rsidRDefault="0099272D" w:rsidP="00915F6E">
            <w:pPr>
              <w:spacing w:line="312" w:lineRule="auto"/>
              <w:ind w:firstLineChars="400" w:firstLine="840"/>
              <w:rPr>
                <w:sz w:val="21"/>
                <w:szCs w:val="21"/>
              </w:rPr>
            </w:pPr>
            <w:r w:rsidRPr="004F54A2">
              <w:rPr>
                <w:color w:val="000000"/>
                <w:sz w:val="21"/>
                <w:szCs w:val="21"/>
              </w:rPr>
              <w:t>Ma et al.(2020)</w:t>
            </w:r>
            <w:r>
              <w:rPr>
                <w:color w:val="000000"/>
                <w:sz w:val="21"/>
                <w:szCs w:val="21"/>
              </w:rPr>
              <w:t>4</w:t>
            </w:r>
            <w:r>
              <w:rPr>
                <w:rFonts w:hint="eastAsia"/>
                <w:color w:val="000000"/>
                <w:sz w:val="21"/>
                <w:szCs w:val="21"/>
              </w:rPr>
              <w:t>题</w:t>
            </w:r>
          </w:p>
        </w:tc>
        <w:tc>
          <w:tcPr>
            <w:tcW w:w="3522" w:type="dxa"/>
          </w:tcPr>
          <w:p w14:paraId="7C0E57BB" w14:textId="77777777" w:rsidR="0099272D" w:rsidRPr="004F54A2" w:rsidRDefault="0099272D" w:rsidP="00915F6E">
            <w:pPr>
              <w:spacing w:line="312" w:lineRule="auto"/>
              <w:rPr>
                <w:sz w:val="21"/>
                <w:szCs w:val="21"/>
              </w:rPr>
            </w:pPr>
          </w:p>
        </w:tc>
      </w:tr>
      <w:tr w:rsidR="0099272D" w:rsidRPr="004F54A2" w14:paraId="6DAFC8EB" w14:textId="77777777" w:rsidTr="005E57FC">
        <w:trPr>
          <w:jc w:val="center"/>
        </w:trPr>
        <w:tc>
          <w:tcPr>
            <w:tcW w:w="3828" w:type="dxa"/>
            <w:vAlign w:val="center"/>
          </w:tcPr>
          <w:p w14:paraId="77A23EB7" w14:textId="77777777" w:rsidR="0099272D" w:rsidRPr="004F54A2" w:rsidRDefault="0099272D" w:rsidP="00915F6E">
            <w:pPr>
              <w:rPr>
                <w:color w:val="000000"/>
                <w:sz w:val="21"/>
                <w:szCs w:val="21"/>
              </w:rPr>
            </w:pPr>
            <w:r w:rsidRPr="004F54A2">
              <w:rPr>
                <w:color w:val="000000"/>
                <w:sz w:val="21"/>
                <w:szCs w:val="21"/>
              </w:rPr>
              <w:t>抑郁状态问卷（</w:t>
            </w:r>
            <w:r w:rsidRPr="004F54A2">
              <w:rPr>
                <w:color w:val="000000"/>
                <w:sz w:val="21"/>
                <w:szCs w:val="21"/>
              </w:rPr>
              <w:t>DSI</w:t>
            </w:r>
            <w:r w:rsidRPr="004F54A2">
              <w:rPr>
                <w:color w:val="000000"/>
                <w:sz w:val="21"/>
                <w:szCs w:val="21"/>
              </w:rPr>
              <w:t>）</w:t>
            </w:r>
          </w:p>
        </w:tc>
        <w:tc>
          <w:tcPr>
            <w:tcW w:w="3119" w:type="dxa"/>
            <w:vAlign w:val="center"/>
          </w:tcPr>
          <w:p w14:paraId="264CEFC3" w14:textId="4A67EF77" w:rsidR="0099272D" w:rsidRPr="004F54A2" w:rsidRDefault="0099272D" w:rsidP="00915F6E">
            <w:pPr>
              <w:spacing w:line="312" w:lineRule="auto"/>
              <w:jc w:val="center"/>
              <w:rPr>
                <w:sz w:val="21"/>
                <w:szCs w:val="21"/>
              </w:rPr>
            </w:pPr>
            <w:r w:rsidRPr="004F54A2">
              <w:rPr>
                <w:sz w:val="21"/>
                <w:szCs w:val="21"/>
              </w:rPr>
              <w:fldChar w:fldCharType="begin"/>
            </w:r>
            <w:r w:rsidR="002E4108">
              <w:rPr>
                <w:sz w:val="21"/>
                <w:szCs w:val="21"/>
              </w:rPr>
              <w:instrText xml:space="preserve"> ADDIN NE.Ref.{FEEB03BA-B82B-443C-B6E5-5594E2388507}</w:instrText>
            </w:r>
            <w:r w:rsidRPr="004F54A2">
              <w:rPr>
                <w:sz w:val="21"/>
                <w:szCs w:val="21"/>
              </w:rPr>
              <w:fldChar w:fldCharType="separate"/>
            </w:r>
            <w:r w:rsidR="002E4108">
              <w:rPr>
                <w:color w:val="000000"/>
                <w:kern w:val="0"/>
                <w:sz w:val="21"/>
                <w:szCs w:val="21"/>
              </w:rPr>
              <w:t>汪向东等</w:t>
            </w:r>
            <w:r w:rsidR="002E4108">
              <w:rPr>
                <w:color w:val="000000"/>
                <w:kern w:val="0"/>
                <w:sz w:val="21"/>
                <w:szCs w:val="21"/>
              </w:rPr>
              <w:t>(1999)</w:t>
            </w:r>
            <w:r w:rsidRPr="004F54A2">
              <w:rPr>
                <w:sz w:val="21"/>
                <w:szCs w:val="21"/>
              </w:rPr>
              <w:fldChar w:fldCharType="end"/>
            </w:r>
            <w:r w:rsidRPr="004F54A2">
              <w:rPr>
                <w:sz w:val="21"/>
                <w:szCs w:val="21"/>
              </w:rPr>
              <w:t>1</w:t>
            </w:r>
            <w:r w:rsidRPr="004F54A2">
              <w:rPr>
                <w:sz w:val="21"/>
                <w:szCs w:val="21"/>
              </w:rPr>
              <w:t>篇</w:t>
            </w:r>
          </w:p>
        </w:tc>
        <w:tc>
          <w:tcPr>
            <w:tcW w:w="2126" w:type="dxa"/>
            <w:vAlign w:val="center"/>
          </w:tcPr>
          <w:p w14:paraId="7096DA4A" w14:textId="77777777" w:rsidR="0099272D" w:rsidRPr="004F54A2" w:rsidRDefault="0099272D" w:rsidP="00915F6E">
            <w:pPr>
              <w:spacing w:line="312" w:lineRule="auto"/>
              <w:jc w:val="center"/>
              <w:rPr>
                <w:sz w:val="21"/>
                <w:szCs w:val="21"/>
              </w:rPr>
            </w:pPr>
            <w:r w:rsidRPr="004F54A2">
              <w:rPr>
                <w:sz w:val="21"/>
                <w:szCs w:val="21"/>
              </w:rPr>
              <w:t>1</w:t>
            </w:r>
          </w:p>
        </w:tc>
        <w:tc>
          <w:tcPr>
            <w:tcW w:w="3566" w:type="dxa"/>
            <w:vAlign w:val="center"/>
          </w:tcPr>
          <w:p w14:paraId="6641298A" w14:textId="481AE590" w:rsidR="0099272D" w:rsidRPr="004F54A2" w:rsidRDefault="0099272D" w:rsidP="00915F6E">
            <w:pPr>
              <w:spacing w:line="312" w:lineRule="auto"/>
              <w:ind w:firstLineChars="400" w:firstLine="840"/>
              <w:rPr>
                <w:sz w:val="21"/>
                <w:szCs w:val="21"/>
              </w:rPr>
            </w:pPr>
            <w:r w:rsidRPr="004F54A2">
              <w:rPr>
                <w:sz w:val="21"/>
                <w:szCs w:val="21"/>
              </w:rPr>
              <w:fldChar w:fldCharType="begin"/>
            </w:r>
            <w:r w:rsidR="002E4108">
              <w:rPr>
                <w:sz w:val="21"/>
                <w:szCs w:val="21"/>
              </w:rPr>
              <w:instrText xml:space="preserve"> ADDIN NE.Ref.{5C7E3C38-9AE6-47D7-B35D-95699DE055A3}</w:instrText>
            </w:r>
            <w:r w:rsidRPr="004F54A2">
              <w:rPr>
                <w:sz w:val="21"/>
                <w:szCs w:val="21"/>
              </w:rPr>
              <w:fldChar w:fldCharType="separate"/>
            </w:r>
            <w:r w:rsidR="002E4108">
              <w:rPr>
                <w:color w:val="000000"/>
                <w:kern w:val="0"/>
                <w:sz w:val="21"/>
                <w:szCs w:val="21"/>
              </w:rPr>
              <w:t>汪向东等</w:t>
            </w:r>
            <w:r w:rsidR="002E4108">
              <w:rPr>
                <w:color w:val="000000"/>
                <w:kern w:val="0"/>
                <w:sz w:val="21"/>
                <w:szCs w:val="21"/>
              </w:rPr>
              <w:t>(1999)</w:t>
            </w:r>
            <w:r w:rsidRPr="004F54A2">
              <w:rPr>
                <w:sz w:val="21"/>
                <w:szCs w:val="21"/>
              </w:rPr>
              <w:fldChar w:fldCharType="end"/>
            </w:r>
            <w:r>
              <w:rPr>
                <w:sz w:val="21"/>
                <w:szCs w:val="21"/>
              </w:rPr>
              <w:t>20</w:t>
            </w:r>
            <w:r>
              <w:rPr>
                <w:rFonts w:hint="eastAsia"/>
                <w:sz w:val="21"/>
                <w:szCs w:val="21"/>
              </w:rPr>
              <w:t>题</w:t>
            </w:r>
          </w:p>
        </w:tc>
        <w:tc>
          <w:tcPr>
            <w:tcW w:w="3522" w:type="dxa"/>
          </w:tcPr>
          <w:p w14:paraId="6CE37942" w14:textId="77777777" w:rsidR="0099272D" w:rsidRPr="004F54A2" w:rsidRDefault="0099272D" w:rsidP="00915F6E">
            <w:pPr>
              <w:spacing w:line="312" w:lineRule="auto"/>
              <w:rPr>
                <w:sz w:val="21"/>
                <w:szCs w:val="21"/>
              </w:rPr>
            </w:pPr>
          </w:p>
        </w:tc>
      </w:tr>
      <w:tr w:rsidR="0099272D" w:rsidRPr="004F54A2" w14:paraId="02311968" w14:textId="77777777" w:rsidTr="005E57FC">
        <w:trPr>
          <w:jc w:val="center"/>
        </w:trPr>
        <w:tc>
          <w:tcPr>
            <w:tcW w:w="3828" w:type="dxa"/>
            <w:vAlign w:val="center"/>
          </w:tcPr>
          <w:p w14:paraId="0BBBC79A" w14:textId="77777777" w:rsidR="0099272D" w:rsidRPr="004F54A2" w:rsidRDefault="0099272D" w:rsidP="00915F6E">
            <w:pPr>
              <w:spacing w:line="312" w:lineRule="auto"/>
              <w:rPr>
                <w:color w:val="0D0D0D" w:themeColor="text1" w:themeTint="F2"/>
                <w:sz w:val="21"/>
                <w:szCs w:val="21"/>
              </w:rPr>
            </w:pPr>
            <w:r w:rsidRPr="004F54A2">
              <w:rPr>
                <w:sz w:val="21"/>
                <w:szCs w:val="21"/>
              </w:rPr>
              <w:t>自编问卷（</w:t>
            </w:r>
            <w:r w:rsidRPr="004F54A2">
              <w:rPr>
                <w:sz w:val="21"/>
                <w:szCs w:val="21"/>
              </w:rPr>
              <w:t>Gu_2020</w:t>
            </w:r>
            <w:r w:rsidRPr="004F54A2">
              <w:rPr>
                <w:sz w:val="21"/>
                <w:szCs w:val="21"/>
              </w:rPr>
              <w:t>）</w:t>
            </w:r>
          </w:p>
        </w:tc>
        <w:tc>
          <w:tcPr>
            <w:tcW w:w="3119" w:type="dxa"/>
            <w:vAlign w:val="center"/>
          </w:tcPr>
          <w:p w14:paraId="3DE50589" w14:textId="77777777" w:rsidR="0099272D" w:rsidRPr="004F54A2" w:rsidRDefault="0099272D" w:rsidP="00915F6E">
            <w:pPr>
              <w:spacing w:line="312" w:lineRule="auto"/>
              <w:jc w:val="center"/>
              <w:rPr>
                <w:sz w:val="21"/>
                <w:szCs w:val="21"/>
              </w:rPr>
            </w:pPr>
          </w:p>
        </w:tc>
        <w:tc>
          <w:tcPr>
            <w:tcW w:w="2126" w:type="dxa"/>
            <w:vAlign w:val="center"/>
          </w:tcPr>
          <w:p w14:paraId="16122127" w14:textId="77777777" w:rsidR="0099272D" w:rsidRPr="004F54A2" w:rsidRDefault="0099272D" w:rsidP="00915F6E">
            <w:pPr>
              <w:spacing w:line="312" w:lineRule="auto"/>
              <w:jc w:val="center"/>
              <w:rPr>
                <w:sz w:val="21"/>
                <w:szCs w:val="21"/>
              </w:rPr>
            </w:pPr>
            <w:r w:rsidRPr="004F54A2">
              <w:rPr>
                <w:sz w:val="21"/>
                <w:szCs w:val="21"/>
              </w:rPr>
              <w:t>1</w:t>
            </w:r>
          </w:p>
        </w:tc>
        <w:tc>
          <w:tcPr>
            <w:tcW w:w="3566" w:type="dxa"/>
            <w:vAlign w:val="center"/>
          </w:tcPr>
          <w:p w14:paraId="508E9A7A" w14:textId="4770C0EE" w:rsidR="0099272D" w:rsidRPr="004F54A2" w:rsidRDefault="0099272D" w:rsidP="00915F6E">
            <w:pPr>
              <w:ind w:firstLineChars="400" w:firstLine="840"/>
              <w:rPr>
                <w:sz w:val="21"/>
                <w:szCs w:val="21"/>
              </w:rPr>
            </w:pPr>
            <w:r w:rsidRPr="004F54A2">
              <w:rPr>
                <w:color w:val="000000"/>
                <w:sz w:val="21"/>
                <w:szCs w:val="21"/>
              </w:rPr>
              <w:fldChar w:fldCharType="begin"/>
            </w:r>
            <w:r w:rsidR="002E4108">
              <w:rPr>
                <w:color w:val="000000"/>
                <w:sz w:val="21"/>
                <w:szCs w:val="21"/>
              </w:rPr>
              <w:instrText xml:space="preserve"> ADDIN NE.Ref.{311B2858-6401-4A75-BCDF-7E5A7C23A540}</w:instrText>
            </w:r>
            <w:r w:rsidRPr="004F54A2">
              <w:rPr>
                <w:color w:val="000000"/>
                <w:sz w:val="21"/>
                <w:szCs w:val="21"/>
              </w:rPr>
              <w:fldChar w:fldCharType="separate"/>
            </w:r>
            <w:r w:rsidR="002E4108">
              <w:rPr>
                <w:color w:val="000000"/>
                <w:kern w:val="0"/>
                <w:sz w:val="21"/>
                <w:szCs w:val="21"/>
              </w:rPr>
              <w:t>Gu &amp; Chen(2020)</w:t>
            </w:r>
            <w:r w:rsidRPr="004F54A2">
              <w:rPr>
                <w:color w:val="000000"/>
                <w:sz w:val="21"/>
                <w:szCs w:val="21"/>
              </w:rPr>
              <w:fldChar w:fldCharType="end"/>
            </w:r>
            <w:r>
              <w:rPr>
                <w:color w:val="000000"/>
                <w:sz w:val="21"/>
                <w:szCs w:val="21"/>
              </w:rPr>
              <w:t>1</w:t>
            </w:r>
            <w:r>
              <w:rPr>
                <w:rFonts w:hint="eastAsia"/>
                <w:color w:val="000000"/>
                <w:sz w:val="21"/>
                <w:szCs w:val="21"/>
              </w:rPr>
              <w:t>题</w:t>
            </w:r>
          </w:p>
        </w:tc>
        <w:tc>
          <w:tcPr>
            <w:tcW w:w="3522" w:type="dxa"/>
          </w:tcPr>
          <w:p w14:paraId="09C914D6" w14:textId="71C53F21" w:rsidR="0099272D" w:rsidRPr="004F54A2" w:rsidRDefault="00BC6158" w:rsidP="00915F6E">
            <w:pPr>
              <w:ind w:firstLineChars="200" w:firstLine="420"/>
              <w:rPr>
                <w:sz w:val="21"/>
                <w:szCs w:val="21"/>
              </w:rPr>
            </w:pPr>
            <w:r>
              <w:rPr>
                <w:rFonts w:hint="eastAsia"/>
                <w:sz w:val="21"/>
                <w:szCs w:val="21"/>
              </w:rPr>
              <w:t>与</w:t>
            </w:r>
            <w:r w:rsidRPr="004F54A2">
              <w:rPr>
                <w:color w:val="2A2B2E"/>
                <w:sz w:val="21"/>
                <w:szCs w:val="21"/>
                <w:shd w:val="clear" w:color="auto" w:fill="FFFFFF"/>
              </w:rPr>
              <w:t>（</w:t>
            </w:r>
            <w:r w:rsidRPr="004F54A2">
              <w:rPr>
                <w:color w:val="2A2B2E"/>
                <w:sz w:val="21"/>
                <w:szCs w:val="21"/>
                <w:shd w:val="clear" w:color="auto" w:fill="FFFFFF"/>
              </w:rPr>
              <w:t>Ji_2007</w:t>
            </w:r>
            <w:r w:rsidRPr="004F54A2">
              <w:rPr>
                <w:color w:val="2A2B2E"/>
                <w:sz w:val="21"/>
                <w:szCs w:val="21"/>
                <w:shd w:val="clear" w:color="auto" w:fill="FFFFFF"/>
              </w:rPr>
              <w:t>）</w:t>
            </w:r>
            <w:r>
              <w:rPr>
                <w:rFonts w:hint="eastAsia"/>
                <w:color w:val="2A2B2E"/>
                <w:sz w:val="21"/>
                <w:szCs w:val="21"/>
                <w:shd w:val="clear" w:color="auto" w:fill="FFFFFF"/>
              </w:rPr>
              <w:t>合并</w:t>
            </w:r>
          </w:p>
        </w:tc>
      </w:tr>
      <w:tr w:rsidR="0099272D" w:rsidRPr="004F54A2" w14:paraId="05EA64AD" w14:textId="77777777" w:rsidTr="005E57FC">
        <w:trPr>
          <w:jc w:val="center"/>
        </w:trPr>
        <w:tc>
          <w:tcPr>
            <w:tcW w:w="3828" w:type="dxa"/>
            <w:vAlign w:val="center"/>
          </w:tcPr>
          <w:p w14:paraId="30A85F15" w14:textId="77777777" w:rsidR="0099272D" w:rsidRPr="004F54A2" w:rsidRDefault="0099272D" w:rsidP="00915F6E">
            <w:pPr>
              <w:rPr>
                <w:color w:val="000000"/>
                <w:sz w:val="21"/>
                <w:szCs w:val="21"/>
              </w:rPr>
            </w:pPr>
            <w:r w:rsidRPr="004F54A2">
              <w:rPr>
                <w:color w:val="000000"/>
                <w:sz w:val="21"/>
                <w:szCs w:val="21"/>
              </w:rPr>
              <w:t>综合医院焦虑抑郁量表（</w:t>
            </w:r>
            <w:r w:rsidRPr="004F54A2">
              <w:rPr>
                <w:color w:val="000000"/>
                <w:sz w:val="21"/>
                <w:szCs w:val="21"/>
              </w:rPr>
              <w:t>HADS</w:t>
            </w:r>
            <w:r w:rsidRPr="004F54A2">
              <w:rPr>
                <w:color w:val="000000"/>
                <w:sz w:val="21"/>
                <w:szCs w:val="21"/>
              </w:rPr>
              <w:t>）</w:t>
            </w:r>
          </w:p>
          <w:p w14:paraId="46547A3A" w14:textId="77777777" w:rsidR="0099272D" w:rsidRPr="004F54A2" w:rsidRDefault="0099272D" w:rsidP="00915F6E">
            <w:pPr>
              <w:spacing w:line="312" w:lineRule="auto"/>
              <w:rPr>
                <w:sz w:val="21"/>
                <w:szCs w:val="21"/>
              </w:rPr>
            </w:pPr>
          </w:p>
        </w:tc>
        <w:tc>
          <w:tcPr>
            <w:tcW w:w="3119" w:type="dxa"/>
            <w:vAlign w:val="center"/>
          </w:tcPr>
          <w:p w14:paraId="31E1EC7F" w14:textId="7A77E46C" w:rsidR="0099272D" w:rsidRPr="004F54A2" w:rsidRDefault="0099272D" w:rsidP="00915F6E">
            <w:pPr>
              <w:spacing w:line="312" w:lineRule="auto"/>
              <w:jc w:val="center"/>
              <w:rPr>
                <w:sz w:val="21"/>
                <w:szCs w:val="21"/>
              </w:rPr>
            </w:pPr>
            <w:r w:rsidRPr="004F54A2">
              <w:rPr>
                <w:color w:val="000000"/>
                <w:sz w:val="21"/>
                <w:szCs w:val="21"/>
              </w:rPr>
              <w:fldChar w:fldCharType="begin"/>
            </w:r>
            <w:r w:rsidR="002E4108">
              <w:rPr>
                <w:color w:val="000000"/>
                <w:sz w:val="21"/>
                <w:szCs w:val="21"/>
              </w:rPr>
              <w:instrText xml:space="preserve"> ADDIN NE.Ref.{6D91E4A1-220F-4F53-BBD2-95A637B93D51}</w:instrText>
            </w:r>
            <w:r w:rsidRPr="004F54A2">
              <w:rPr>
                <w:color w:val="000000"/>
                <w:sz w:val="21"/>
                <w:szCs w:val="21"/>
              </w:rPr>
              <w:fldChar w:fldCharType="separate"/>
            </w:r>
            <w:r w:rsidR="002E4108">
              <w:rPr>
                <w:color w:val="000000"/>
                <w:kern w:val="0"/>
                <w:sz w:val="21"/>
                <w:szCs w:val="21"/>
              </w:rPr>
              <w:t>Zigmond &amp; Snaith(1983)</w:t>
            </w:r>
            <w:r w:rsidRPr="004F54A2">
              <w:rPr>
                <w:color w:val="000000"/>
                <w:sz w:val="21"/>
                <w:szCs w:val="21"/>
              </w:rPr>
              <w:fldChar w:fldCharType="end"/>
            </w:r>
            <w:r w:rsidRPr="004F54A2">
              <w:rPr>
                <w:color w:val="000000"/>
                <w:sz w:val="21"/>
                <w:szCs w:val="21"/>
              </w:rPr>
              <w:t>1</w:t>
            </w:r>
            <w:r w:rsidRPr="004F54A2">
              <w:rPr>
                <w:color w:val="000000"/>
                <w:sz w:val="21"/>
                <w:szCs w:val="21"/>
              </w:rPr>
              <w:t>篇</w:t>
            </w:r>
          </w:p>
        </w:tc>
        <w:tc>
          <w:tcPr>
            <w:tcW w:w="2126" w:type="dxa"/>
            <w:vAlign w:val="center"/>
          </w:tcPr>
          <w:p w14:paraId="433A8D6B" w14:textId="77777777" w:rsidR="0099272D" w:rsidRPr="004F54A2" w:rsidRDefault="0099272D" w:rsidP="00915F6E">
            <w:pPr>
              <w:spacing w:line="312" w:lineRule="auto"/>
              <w:jc w:val="center"/>
              <w:rPr>
                <w:sz w:val="21"/>
                <w:szCs w:val="21"/>
              </w:rPr>
            </w:pPr>
            <w:r w:rsidRPr="004F54A2">
              <w:rPr>
                <w:sz w:val="21"/>
                <w:szCs w:val="21"/>
              </w:rPr>
              <w:t>1</w:t>
            </w:r>
          </w:p>
        </w:tc>
        <w:tc>
          <w:tcPr>
            <w:tcW w:w="3566" w:type="dxa"/>
            <w:vAlign w:val="center"/>
          </w:tcPr>
          <w:p w14:paraId="38500E13" w14:textId="724126DA" w:rsidR="0099272D" w:rsidRPr="004F54A2" w:rsidRDefault="0099272D" w:rsidP="00915F6E">
            <w:pPr>
              <w:ind w:firstLineChars="400" w:firstLine="840"/>
              <w:rPr>
                <w:color w:val="000000"/>
                <w:sz w:val="21"/>
                <w:szCs w:val="21"/>
              </w:rPr>
            </w:pPr>
            <w:r w:rsidRPr="004F54A2">
              <w:rPr>
                <w:sz w:val="21"/>
                <w:szCs w:val="21"/>
              </w:rPr>
              <w:fldChar w:fldCharType="begin"/>
            </w:r>
            <w:r w:rsidR="002E4108">
              <w:rPr>
                <w:sz w:val="21"/>
                <w:szCs w:val="21"/>
              </w:rPr>
              <w:instrText xml:space="preserve"> ADDIN NE.Ref.{1516FACA-5D31-4A48-A452-1AD22C5F0DCA}</w:instrText>
            </w:r>
            <w:r w:rsidRPr="004F54A2">
              <w:rPr>
                <w:sz w:val="21"/>
                <w:szCs w:val="21"/>
              </w:rPr>
              <w:fldChar w:fldCharType="separate"/>
            </w:r>
            <w:r w:rsidR="002E4108">
              <w:rPr>
                <w:color w:val="000000"/>
                <w:kern w:val="0"/>
                <w:sz w:val="21"/>
                <w:szCs w:val="21"/>
              </w:rPr>
              <w:t>汪向东等</w:t>
            </w:r>
            <w:r w:rsidR="002E4108">
              <w:rPr>
                <w:color w:val="000000"/>
                <w:kern w:val="0"/>
                <w:sz w:val="21"/>
                <w:szCs w:val="21"/>
              </w:rPr>
              <w:t>(1999)</w:t>
            </w:r>
            <w:r w:rsidRPr="004F54A2">
              <w:rPr>
                <w:sz w:val="21"/>
                <w:szCs w:val="21"/>
              </w:rPr>
              <w:fldChar w:fldCharType="end"/>
            </w:r>
            <w:r>
              <w:rPr>
                <w:color w:val="000000"/>
                <w:sz w:val="21"/>
                <w:szCs w:val="21"/>
              </w:rPr>
              <w:t>7</w:t>
            </w:r>
            <w:r>
              <w:rPr>
                <w:rFonts w:hint="eastAsia"/>
                <w:color w:val="000000"/>
                <w:sz w:val="21"/>
                <w:szCs w:val="21"/>
              </w:rPr>
              <w:t>题</w:t>
            </w:r>
          </w:p>
        </w:tc>
        <w:tc>
          <w:tcPr>
            <w:tcW w:w="3522" w:type="dxa"/>
          </w:tcPr>
          <w:p w14:paraId="7238BE53" w14:textId="77777777" w:rsidR="0099272D" w:rsidRPr="004F54A2" w:rsidRDefault="0099272D" w:rsidP="00915F6E">
            <w:pPr>
              <w:ind w:firstLineChars="200" w:firstLine="420"/>
              <w:rPr>
                <w:sz w:val="21"/>
                <w:szCs w:val="21"/>
              </w:rPr>
            </w:pPr>
          </w:p>
        </w:tc>
      </w:tr>
      <w:tr w:rsidR="0099272D" w:rsidRPr="004F54A2" w14:paraId="14968CC2" w14:textId="77777777" w:rsidTr="005E57FC">
        <w:trPr>
          <w:jc w:val="center"/>
        </w:trPr>
        <w:tc>
          <w:tcPr>
            <w:tcW w:w="3828" w:type="dxa"/>
            <w:vAlign w:val="center"/>
          </w:tcPr>
          <w:p w14:paraId="0C24F154" w14:textId="77777777" w:rsidR="0099272D" w:rsidRPr="004F54A2" w:rsidRDefault="0099272D" w:rsidP="00915F6E">
            <w:pPr>
              <w:rPr>
                <w:color w:val="000000"/>
                <w:sz w:val="21"/>
                <w:szCs w:val="21"/>
              </w:rPr>
            </w:pPr>
            <w:r w:rsidRPr="004F54A2">
              <w:rPr>
                <w:color w:val="000000"/>
                <w:sz w:val="21"/>
                <w:szCs w:val="21"/>
              </w:rPr>
              <w:t>汉密尔顿抑郁量表</w:t>
            </w:r>
            <w:r w:rsidRPr="004F54A2">
              <w:rPr>
                <w:color w:val="000000"/>
                <w:sz w:val="21"/>
                <w:szCs w:val="21"/>
              </w:rPr>
              <w:t xml:space="preserve"> </w:t>
            </w:r>
            <w:r w:rsidRPr="004F54A2">
              <w:rPr>
                <w:color w:val="000000"/>
                <w:sz w:val="21"/>
                <w:szCs w:val="21"/>
              </w:rPr>
              <w:t>（</w:t>
            </w:r>
            <w:r w:rsidRPr="004F54A2">
              <w:rPr>
                <w:color w:val="000000"/>
                <w:sz w:val="21"/>
                <w:szCs w:val="21"/>
              </w:rPr>
              <w:t>HAMD</w:t>
            </w:r>
            <w:r w:rsidRPr="004F54A2">
              <w:rPr>
                <w:color w:val="000000"/>
                <w:sz w:val="21"/>
                <w:szCs w:val="21"/>
              </w:rPr>
              <w:t>）</w:t>
            </w:r>
          </w:p>
        </w:tc>
        <w:tc>
          <w:tcPr>
            <w:tcW w:w="3119" w:type="dxa"/>
            <w:vAlign w:val="center"/>
          </w:tcPr>
          <w:p w14:paraId="004AEB00" w14:textId="77777777" w:rsidR="0099272D" w:rsidRPr="004F54A2" w:rsidRDefault="0099272D" w:rsidP="00915F6E">
            <w:pPr>
              <w:spacing w:line="312" w:lineRule="auto"/>
              <w:jc w:val="center"/>
              <w:rPr>
                <w:color w:val="000000"/>
                <w:sz w:val="21"/>
                <w:szCs w:val="21"/>
              </w:rPr>
            </w:pPr>
          </w:p>
        </w:tc>
        <w:tc>
          <w:tcPr>
            <w:tcW w:w="2126" w:type="dxa"/>
            <w:vAlign w:val="center"/>
          </w:tcPr>
          <w:p w14:paraId="55261D6A" w14:textId="77777777" w:rsidR="0099272D" w:rsidRPr="004F54A2" w:rsidRDefault="0099272D" w:rsidP="00915F6E">
            <w:pPr>
              <w:spacing w:line="312" w:lineRule="auto"/>
              <w:jc w:val="center"/>
              <w:rPr>
                <w:sz w:val="21"/>
                <w:szCs w:val="21"/>
              </w:rPr>
            </w:pPr>
            <w:r w:rsidRPr="004F54A2">
              <w:rPr>
                <w:sz w:val="21"/>
                <w:szCs w:val="21"/>
              </w:rPr>
              <w:t>1</w:t>
            </w:r>
          </w:p>
        </w:tc>
        <w:tc>
          <w:tcPr>
            <w:tcW w:w="3566" w:type="dxa"/>
            <w:vAlign w:val="center"/>
          </w:tcPr>
          <w:p w14:paraId="3243511D" w14:textId="232DE4AC" w:rsidR="0099272D" w:rsidRPr="004F54A2" w:rsidRDefault="0099272D" w:rsidP="00915F6E">
            <w:pPr>
              <w:ind w:firstLineChars="400" w:firstLine="840"/>
              <w:rPr>
                <w:color w:val="000000"/>
                <w:sz w:val="21"/>
                <w:szCs w:val="21"/>
              </w:rPr>
            </w:pPr>
            <w:r w:rsidRPr="004F54A2">
              <w:rPr>
                <w:color w:val="000000"/>
                <w:sz w:val="21"/>
                <w:szCs w:val="21"/>
              </w:rPr>
              <w:fldChar w:fldCharType="begin"/>
            </w:r>
            <w:r w:rsidR="002E4108">
              <w:rPr>
                <w:color w:val="000000"/>
                <w:sz w:val="21"/>
                <w:szCs w:val="21"/>
              </w:rPr>
              <w:instrText xml:space="preserve"> ADDIN NE.Ref.{10390D60-FF15-4843-8838-8D8B81888D9E}</w:instrText>
            </w:r>
            <w:r w:rsidRPr="004F54A2">
              <w:rPr>
                <w:color w:val="000000"/>
                <w:sz w:val="21"/>
                <w:szCs w:val="21"/>
              </w:rPr>
              <w:fldChar w:fldCharType="separate"/>
            </w:r>
            <w:r w:rsidR="002E4108">
              <w:rPr>
                <w:color w:val="000000"/>
                <w:kern w:val="0"/>
                <w:sz w:val="21"/>
                <w:szCs w:val="21"/>
              </w:rPr>
              <w:t>汤毓华和张明园</w:t>
            </w:r>
            <w:r w:rsidR="002E4108">
              <w:rPr>
                <w:color w:val="000000"/>
                <w:kern w:val="0"/>
                <w:sz w:val="21"/>
                <w:szCs w:val="21"/>
              </w:rPr>
              <w:t>(1984)</w:t>
            </w:r>
            <w:r w:rsidRPr="004F54A2">
              <w:rPr>
                <w:color w:val="000000"/>
                <w:sz w:val="21"/>
                <w:szCs w:val="21"/>
              </w:rPr>
              <w:fldChar w:fldCharType="end"/>
            </w:r>
            <w:r>
              <w:rPr>
                <w:color w:val="000000"/>
                <w:sz w:val="21"/>
                <w:szCs w:val="21"/>
              </w:rPr>
              <w:t>24</w:t>
            </w:r>
            <w:r>
              <w:rPr>
                <w:rFonts w:hint="eastAsia"/>
                <w:color w:val="000000"/>
                <w:sz w:val="21"/>
                <w:szCs w:val="21"/>
              </w:rPr>
              <w:t>题</w:t>
            </w:r>
          </w:p>
        </w:tc>
        <w:tc>
          <w:tcPr>
            <w:tcW w:w="3522" w:type="dxa"/>
          </w:tcPr>
          <w:p w14:paraId="5B8B9316" w14:textId="77777777" w:rsidR="0099272D" w:rsidRPr="004F54A2" w:rsidRDefault="0099272D" w:rsidP="00915F6E">
            <w:pPr>
              <w:ind w:firstLineChars="200" w:firstLine="420"/>
              <w:rPr>
                <w:sz w:val="21"/>
                <w:szCs w:val="21"/>
              </w:rPr>
            </w:pPr>
          </w:p>
        </w:tc>
      </w:tr>
      <w:tr w:rsidR="0099272D" w:rsidRPr="004F54A2" w14:paraId="3F81D8E7" w14:textId="77777777" w:rsidTr="005E57FC">
        <w:trPr>
          <w:jc w:val="center"/>
        </w:trPr>
        <w:tc>
          <w:tcPr>
            <w:tcW w:w="3828" w:type="dxa"/>
            <w:vAlign w:val="center"/>
          </w:tcPr>
          <w:p w14:paraId="6EA2B92D" w14:textId="77777777" w:rsidR="0099272D" w:rsidRPr="004F54A2" w:rsidRDefault="0099272D" w:rsidP="00915F6E">
            <w:pPr>
              <w:rPr>
                <w:color w:val="000000"/>
                <w:sz w:val="21"/>
                <w:szCs w:val="21"/>
              </w:rPr>
            </w:pPr>
            <w:r w:rsidRPr="004F54A2">
              <w:rPr>
                <w:sz w:val="21"/>
                <w:szCs w:val="21"/>
              </w:rPr>
              <w:t>中国青少年健康相关</w:t>
            </w:r>
            <w:r w:rsidRPr="004F54A2">
              <w:rPr>
                <w:sz w:val="21"/>
                <w:szCs w:val="21"/>
              </w:rPr>
              <w:t xml:space="preserve"> </w:t>
            </w:r>
            <w:r w:rsidRPr="004F54A2">
              <w:rPr>
                <w:sz w:val="21"/>
                <w:szCs w:val="21"/>
              </w:rPr>
              <w:t>危险行为调查问卷</w:t>
            </w:r>
            <w:r w:rsidRPr="004F54A2">
              <w:rPr>
                <w:sz w:val="21"/>
                <w:szCs w:val="21"/>
              </w:rPr>
              <w:t>(</w:t>
            </w:r>
            <w:r w:rsidRPr="004F54A2">
              <w:rPr>
                <w:sz w:val="21"/>
                <w:szCs w:val="21"/>
              </w:rPr>
              <w:t>初中</w:t>
            </w:r>
            <w:r w:rsidRPr="004F54A2">
              <w:rPr>
                <w:sz w:val="21"/>
                <w:szCs w:val="21"/>
              </w:rPr>
              <w:t>)</w:t>
            </w:r>
            <w:r w:rsidRPr="004F54A2">
              <w:rPr>
                <w:color w:val="2A2B2E"/>
                <w:sz w:val="21"/>
                <w:szCs w:val="21"/>
                <w:shd w:val="clear" w:color="auto" w:fill="FFFFFF"/>
              </w:rPr>
              <w:t xml:space="preserve"> </w:t>
            </w:r>
            <w:r w:rsidRPr="004F54A2">
              <w:rPr>
                <w:color w:val="2A2B2E"/>
                <w:sz w:val="21"/>
                <w:szCs w:val="21"/>
                <w:shd w:val="clear" w:color="auto" w:fill="FFFFFF"/>
              </w:rPr>
              <w:t>（</w:t>
            </w:r>
            <w:r w:rsidRPr="004F54A2">
              <w:rPr>
                <w:color w:val="2A2B2E"/>
                <w:sz w:val="21"/>
                <w:szCs w:val="21"/>
                <w:shd w:val="clear" w:color="auto" w:fill="FFFFFF"/>
              </w:rPr>
              <w:t>Ji_2007</w:t>
            </w:r>
            <w:r w:rsidRPr="004F54A2">
              <w:rPr>
                <w:color w:val="2A2B2E"/>
                <w:sz w:val="21"/>
                <w:szCs w:val="21"/>
                <w:shd w:val="clear" w:color="auto" w:fill="FFFFFF"/>
              </w:rPr>
              <w:t>）</w:t>
            </w:r>
          </w:p>
        </w:tc>
        <w:tc>
          <w:tcPr>
            <w:tcW w:w="3119" w:type="dxa"/>
            <w:vAlign w:val="center"/>
          </w:tcPr>
          <w:p w14:paraId="73A6F738" w14:textId="64EF4805" w:rsidR="0099272D" w:rsidRPr="004F54A2" w:rsidRDefault="0099272D" w:rsidP="00915F6E">
            <w:pPr>
              <w:spacing w:line="312" w:lineRule="auto"/>
              <w:jc w:val="center"/>
              <w:rPr>
                <w:color w:val="000000"/>
                <w:sz w:val="21"/>
                <w:szCs w:val="21"/>
              </w:rPr>
            </w:pPr>
            <w:r w:rsidRPr="004F54A2">
              <w:rPr>
                <w:sz w:val="21"/>
                <w:szCs w:val="21"/>
              </w:rPr>
              <w:fldChar w:fldCharType="begin"/>
            </w:r>
            <w:r w:rsidR="002E4108">
              <w:rPr>
                <w:sz w:val="21"/>
                <w:szCs w:val="21"/>
              </w:rPr>
              <w:instrText xml:space="preserve"> ADDIN NE.Ref.{5C41246E-DA2C-4404-83DC-C9FCC32B4525}</w:instrText>
            </w:r>
            <w:r w:rsidRPr="004F54A2">
              <w:rPr>
                <w:sz w:val="21"/>
                <w:szCs w:val="21"/>
              </w:rPr>
              <w:fldChar w:fldCharType="separate"/>
            </w:r>
            <w:r w:rsidR="002E4108">
              <w:rPr>
                <w:color w:val="000000"/>
                <w:kern w:val="0"/>
                <w:sz w:val="21"/>
                <w:szCs w:val="21"/>
              </w:rPr>
              <w:t>季成叶</w:t>
            </w:r>
            <w:r w:rsidR="002E4108">
              <w:rPr>
                <w:color w:val="000000"/>
                <w:kern w:val="0"/>
                <w:sz w:val="21"/>
                <w:szCs w:val="21"/>
              </w:rPr>
              <w:t>(2007)</w:t>
            </w:r>
            <w:r w:rsidRPr="004F54A2">
              <w:rPr>
                <w:sz w:val="21"/>
                <w:szCs w:val="21"/>
              </w:rPr>
              <w:fldChar w:fldCharType="end"/>
            </w:r>
            <w:r w:rsidRPr="004F54A2">
              <w:rPr>
                <w:sz w:val="21"/>
                <w:szCs w:val="21"/>
              </w:rPr>
              <w:t>1</w:t>
            </w:r>
            <w:r w:rsidRPr="004F54A2">
              <w:rPr>
                <w:sz w:val="21"/>
                <w:szCs w:val="21"/>
              </w:rPr>
              <w:t>篇</w:t>
            </w:r>
          </w:p>
        </w:tc>
        <w:tc>
          <w:tcPr>
            <w:tcW w:w="2126" w:type="dxa"/>
            <w:vAlign w:val="center"/>
          </w:tcPr>
          <w:p w14:paraId="6767138E" w14:textId="77777777" w:rsidR="0099272D" w:rsidRPr="004F54A2" w:rsidRDefault="0099272D" w:rsidP="00915F6E">
            <w:pPr>
              <w:spacing w:line="312" w:lineRule="auto"/>
              <w:jc w:val="center"/>
              <w:rPr>
                <w:sz w:val="21"/>
                <w:szCs w:val="21"/>
              </w:rPr>
            </w:pPr>
            <w:r w:rsidRPr="004F54A2">
              <w:rPr>
                <w:sz w:val="21"/>
                <w:szCs w:val="21"/>
              </w:rPr>
              <w:t>1</w:t>
            </w:r>
          </w:p>
        </w:tc>
        <w:tc>
          <w:tcPr>
            <w:tcW w:w="3566" w:type="dxa"/>
            <w:vAlign w:val="center"/>
          </w:tcPr>
          <w:p w14:paraId="7866244C" w14:textId="67A38377" w:rsidR="0099272D" w:rsidRPr="004F54A2" w:rsidRDefault="0099272D" w:rsidP="00915F6E">
            <w:pPr>
              <w:ind w:firstLineChars="400" w:firstLine="840"/>
              <w:rPr>
                <w:color w:val="000000"/>
                <w:sz w:val="21"/>
                <w:szCs w:val="21"/>
              </w:rPr>
            </w:pPr>
            <w:r w:rsidRPr="004F54A2">
              <w:rPr>
                <w:sz w:val="21"/>
                <w:szCs w:val="21"/>
              </w:rPr>
              <w:fldChar w:fldCharType="begin"/>
            </w:r>
            <w:r w:rsidR="002E4108">
              <w:rPr>
                <w:sz w:val="21"/>
                <w:szCs w:val="21"/>
              </w:rPr>
              <w:instrText xml:space="preserve"> ADDIN NE.Ref.{5EF5B27A-C911-46C9-8D6D-3B3D298AB3E4}</w:instrText>
            </w:r>
            <w:r w:rsidRPr="004F54A2">
              <w:rPr>
                <w:sz w:val="21"/>
                <w:szCs w:val="21"/>
              </w:rPr>
              <w:fldChar w:fldCharType="separate"/>
            </w:r>
            <w:r w:rsidR="002E4108">
              <w:rPr>
                <w:color w:val="000000"/>
                <w:kern w:val="0"/>
                <w:sz w:val="21"/>
                <w:szCs w:val="21"/>
              </w:rPr>
              <w:t>季成叶</w:t>
            </w:r>
            <w:r w:rsidR="002E4108">
              <w:rPr>
                <w:color w:val="000000"/>
                <w:kern w:val="0"/>
                <w:sz w:val="21"/>
                <w:szCs w:val="21"/>
              </w:rPr>
              <w:t>(2007)</w:t>
            </w:r>
            <w:r w:rsidRPr="004F54A2">
              <w:rPr>
                <w:sz w:val="21"/>
                <w:szCs w:val="21"/>
              </w:rPr>
              <w:fldChar w:fldCharType="end"/>
            </w:r>
            <w:r>
              <w:rPr>
                <w:sz w:val="21"/>
                <w:szCs w:val="21"/>
              </w:rPr>
              <w:t>1</w:t>
            </w:r>
            <w:r>
              <w:rPr>
                <w:rFonts w:hint="eastAsia"/>
                <w:sz w:val="21"/>
                <w:szCs w:val="21"/>
              </w:rPr>
              <w:t>题</w:t>
            </w:r>
          </w:p>
        </w:tc>
        <w:tc>
          <w:tcPr>
            <w:tcW w:w="3522" w:type="dxa"/>
          </w:tcPr>
          <w:p w14:paraId="018B5F2A" w14:textId="77777777" w:rsidR="0099272D" w:rsidRPr="004F54A2" w:rsidRDefault="0099272D" w:rsidP="00915F6E">
            <w:pPr>
              <w:spacing w:line="312" w:lineRule="auto"/>
              <w:rPr>
                <w:sz w:val="21"/>
                <w:szCs w:val="21"/>
              </w:rPr>
            </w:pPr>
          </w:p>
          <w:p w14:paraId="5ACE82EE" w14:textId="77777777" w:rsidR="0099272D" w:rsidRPr="004F54A2" w:rsidRDefault="0099272D" w:rsidP="00915F6E">
            <w:pPr>
              <w:ind w:firstLineChars="200" w:firstLine="420"/>
              <w:rPr>
                <w:sz w:val="21"/>
                <w:szCs w:val="21"/>
              </w:rPr>
            </w:pPr>
          </w:p>
        </w:tc>
      </w:tr>
      <w:tr w:rsidR="0099272D" w:rsidRPr="004F54A2" w14:paraId="7A4EF18F" w14:textId="77777777" w:rsidTr="005E57FC">
        <w:trPr>
          <w:jc w:val="center"/>
        </w:trPr>
        <w:tc>
          <w:tcPr>
            <w:tcW w:w="3828" w:type="dxa"/>
            <w:vAlign w:val="center"/>
          </w:tcPr>
          <w:p w14:paraId="736ADF32" w14:textId="77777777" w:rsidR="0099272D" w:rsidRPr="004F54A2" w:rsidRDefault="0099272D" w:rsidP="00915F6E">
            <w:pPr>
              <w:rPr>
                <w:sz w:val="21"/>
                <w:szCs w:val="21"/>
              </w:rPr>
            </w:pPr>
            <w:r w:rsidRPr="004F54A2">
              <w:rPr>
                <w:color w:val="000000"/>
                <w:sz w:val="21"/>
                <w:szCs w:val="21"/>
              </w:rPr>
              <w:t>Kutcher</w:t>
            </w:r>
            <w:r w:rsidRPr="004F54A2">
              <w:rPr>
                <w:color w:val="000000"/>
                <w:sz w:val="21"/>
                <w:szCs w:val="21"/>
              </w:rPr>
              <w:t>青少年抑郁量表</w:t>
            </w:r>
            <w:r w:rsidRPr="004F54A2">
              <w:rPr>
                <w:color w:val="000000"/>
                <w:sz w:val="21"/>
                <w:szCs w:val="21"/>
              </w:rPr>
              <w:t>(KADS-11)</w:t>
            </w:r>
          </w:p>
        </w:tc>
        <w:tc>
          <w:tcPr>
            <w:tcW w:w="3119" w:type="dxa"/>
            <w:vAlign w:val="center"/>
          </w:tcPr>
          <w:p w14:paraId="660173BA" w14:textId="39C4DA12" w:rsidR="0099272D" w:rsidRPr="004F54A2" w:rsidRDefault="0099272D" w:rsidP="00915F6E">
            <w:pPr>
              <w:spacing w:line="312" w:lineRule="auto"/>
              <w:jc w:val="center"/>
              <w:rPr>
                <w:sz w:val="21"/>
                <w:szCs w:val="21"/>
              </w:rPr>
            </w:pPr>
            <w:r w:rsidRPr="004F54A2">
              <w:rPr>
                <w:sz w:val="21"/>
                <w:szCs w:val="21"/>
              </w:rPr>
              <w:fldChar w:fldCharType="begin"/>
            </w:r>
            <w:r w:rsidR="002E4108">
              <w:rPr>
                <w:sz w:val="21"/>
                <w:szCs w:val="21"/>
              </w:rPr>
              <w:instrText xml:space="preserve"> ADDIN NE.Ref.{825FC76D-0ADE-40D8-9E1A-2DFF1CC341E3}</w:instrText>
            </w:r>
            <w:r w:rsidRPr="004F54A2">
              <w:rPr>
                <w:sz w:val="21"/>
                <w:szCs w:val="21"/>
              </w:rPr>
              <w:fldChar w:fldCharType="separate"/>
            </w:r>
            <w:r w:rsidR="002E4108">
              <w:rPr>
                <w:color w:val="000000"/>
                <w:kern w:val="0"/>
                <w:sz w:val="21"/>
                <w:szCs w:val="21"/>
              </w:rPr>
              <w:t>周慧鸣等</w:t>
            </w:r>
            <w:r w:rsidR="002E4108">
              <w:rPr>
                <w:color w:val="000000"/>
                <w:kern w:val="0"/>
                <w:sz w:val="21"/>
                <w:szCs w:val="21"/>
              </w:rPr>
              <w:t>(2015)</w:t>
            </w:r>
            <w:r w:rsidRPr="004F54A2">
              <w:rPr>
                <w:sz w:val="21"/>
                <w:szCs w:val="21"/>
              </w:rPr>
              <w:fldChar w:fldCharType="end"/>
            </w:r>
            <w:r w:rsidRPr="004F54A2">
              <w:rPr>
                <w:sz w:val="21"/>
                <w:szCs w:val="21"/>
              </w:rPr>
              <w:t>1</w:t>
            </w:r>
            <w:r w:rsidRPr="004F54A2">
              <w:rPr>
                <w:sz w:val="21"/>
                <w:szCs w:val="21"/>
              </w:rPr>
              <w:t>篇</w:t>
            </w:r>
          </w:p>
        </w:tc>
        <w:tc>
          <w:tcPr>
            <w:tcW w:w="2126" w:type="dxa"/>
            <w:vAlign w:val="center"/>
          </w:tcPr>
          <w:p w14:paraId="60C19C6E" w14:textId="77777777" w:rsidR="0099272D" w:rsidRPr="004F54A2" w:rsidRDefault="0099272D" w:rsidP="00915F6E">
            <w:pPr>
              <w:spacing w:line="312" w:lineRule="auto"/>
              <w:jc w:val="center"/>
              <w:rPr>
                <w:sz w:val="21"/>
                <w:szCs w:val="21"/>
              </w:rPr>
            </w:pPr>
            <w:r w:rsidRPr="004F54A2">
              <w:rPr>
                <w:sz w:val="21"/>
                <w:szCs w:val="21"/>
              </w:rPr>
              <w:t>1</w:t>
            </w:r>
          </w:p>
        </w:tc>
        <w:tc>
          <w:tcPr>
            <w:tcW w:w="3566" w:type="dxa"/>
            <w:vAlign w:val="center"/>
          </w:tcPr>
          <w:p w14:paraId="7E9B1D72" w14:textId="7A21231E" w:rsidR="0099272D" w:rsidRPr="004F54A2" w:rsidRDefault="0099272D" w:rsidP="00284D00">
            <w:pPr>
              <w:ind w:firstLineChars="400" w:firstLine="840"/>
              <w:rPr>
                <w:sz w:val="21"/>
                <w:szCs w:val="21"/>
              </w:rPr>
            </w:pPr>
            <w:r w:rsidRPr="004F54A2">
              <w:rPr>
                <w:sz w:val="21"/>
                <w:szCs w:val="21"/>
              </w:rPr>
              <w:fldChar w:fldCharType="begin"/>
            </w:r>
            <w:r w:rsidR="002E4108">
              <w:rPr>
                <w:sz w:val="21"/>
                <w:szCs w:val="21"/>
              </w:rPr>
              <w:instrText xml:space="preserve"> ADDIN NE.Ref.{9381AB81-4EDF-47D3-9DFB-0CB52C2DF369}</w:instrText>
            </w:r>
            <w:r w:rsidRPr="004F54A2">
              <w:rPr>
                <w:sz w:val="21"/>
                <w:szCs w:val="21"/>
              </w:rPr>
              <w:fldChar w:fldCharType="separate"/>
            </w:r>
            <w:r w:rsidR="002E4108">
              <w:rPr>
                <w:color w:val="000000"/>
                <w:kern w:val="0"/>
                <w:sz w:val="21"/>
                <w:szCs w:val="21"/>
              </w:rPr>
              <w:t>周慧鸣等</w:t>
            </w:r>
            <w:r w:rsidR="002E4108">
              <w:rPr>
                <w:color w:val="000000"/>
                <w:kern w:val="0"/>
                <w:sz w:val="21"/>
                <w:szCs w:val="21"/>
              </w:rPr>
              <w:t>(2015)</w:t>
            </w:r>
            <w:r w:rsidRPr="004F54A2">
              <w:rPr>
                <w:sz w:val="21"/>
                <w:szCs w:val="21"/>
              </w:rPr>
              <w:fldChar w:fldCharType="end"/>
            </w:r>
            <w:r>
              <w:rPr>
                <w:sz w:val="21"/>
                <w:szCs w:val="21"/>
              </w:rPr>
              <w:t>11</w:t>
            </w:r>
            <w:r>
              <w:rPr>
                <w:rFonts w:hint="eastAsia"/>
                <w:sz w:val="21"/>
                <w:szCs w:val="21"/>
              </w:rPr>
              <w:t>题</w:t>
            </w:r>
          </w:p>
        </w:tc>
        <w:tc>
          <w:tcPr>
            <w:tcW w:w="3522" w:type="dxa"/>
          </w:tcPr>
          <w:p w14:paraId="1FC5976D" w14:textId="4D5058A8" w:rsidR="0099272D" w:rsidRPr="004F54A2" w:rsidRDefault="0099272D" w:rsidP="00915F6E">
            <w:pPr>
              <w:spacing w:line="312" w:lineRule="auto"/>
              <w:rPr>
                <w:sz w:val="21"/>
                <w:szCs w:val="21"/>
              </w:rPr>
            </w:pPr>
            <w:r w:rsidRPr="004F54A2">
              <w:rPr>
                <w:sz w:val="21"/>
                <w:szCs w:val="21"/>
              </w:rPr>
              <w:fldChar w:fldCharType="begin"/>
            </w:r>
            <w:r w:rsidR="002E4108">
              <w:rPr>
                <w:sz w:val="21"/>
                <w:szCs w:val="21"/>
              </w:rPr>
              <w:instrText xml:space="preserve"> ADDIN NE.Ref.{5FA46BD9-13FA-484F-B805-E942FE7B99B9}</w:instrText>
            </w:r>
            <w:r w:rsidRPr="004F54A2">
              <w:rPr>
                <w:sz w:val="21"/>
                <w:szCs w:val="21"/>
              </w:rPr>
              <w:fldChar w:fldCharType="separate"/>
            </w:r>
            <w:r w:rsidR="002E4108">
              <w:rPr>
                <w:color w:val="000000"/>
                <w:kern w:val="0"/>
                <w:sz w:val="21"/>
                <w:szCs w:val="21"/>
              </w:rPr>
              <w:t>周慧鸣等</w:t>
            </w:r>
            <w:r w:rsidR="002E4108">
              <w:rPr>
                <w:color w:val="000000"/>
                <w:kern w:val="0"/>
                <w:sz w:val="21"/>
                <w:szCs w:val="21"/>
              </w:rPr>
              <w:t>(2015)</w:t>
            </w:r>
            <w:r w:rsidRPr="004F54A2">
              <w:rPr>
                <w:sz w:val="21"/>
                <w:szCs w:val="21"/>
              </w:rPr>
              <w:fldChar w:fldCharType="end"/>
            </w:r>
            <w:r w:rsidRPr="004F54A2">
              <w:rPr>
                <w:sz w:val="21"/>
                <w:szCs w:val="21"/>
              </w:rPr>
              <w:t xml:space="preserve"> </w:t>
            </w:r>
            <w:r w:rsidRPr="004F54A2">
              <w:rPr>
                <w:sz w:val="21"/>
                <w:szCs w:val="21"/>
              </w:rPr>
              <w:t>提供的是症状名，可以用于内容分析，但是无法用于实际</w:t>
            </w:r>
            <w:r w:rsidRPr="004F54A2">
              <w:rPr>
                <w:sz w:val="21"/>
                <w:szCs w:val="21"/>
              </w:rPr>
              <w:lastRenderedPageBreak/>
              <w:t>测量。</w:t>
            </w:r>
          </w:p>
        </w:tc>
      </w:tr>
      <w:tr w:rsidR="0099272D" w:rsidRPr="004F54A2" w14:paraId="192E5072" w14:textId="77777777" w:rsidTr="005E57FC">
        <w:trPr>
          <w:jc w:val="center"/>
        </w:trPr>
        <w:tc>
          <w:tcPr>
            <w:tcW w:w="3828" w:type="dxa"/>
            <w:vAlign w:val="center"/>
          </w:tcPr>
          <w:p w14:paraId="4195E74C" w14:textId="77777777" w:rsidR="0099272D" w:rsidRPr="004F54A2" w:rsidRDefault="0099272D" w:rsidP="00915F6E">
            <w:pPr>
              <w:rPr>
                <w:sz w:val="21"/>
                <w:szCs w:val="21"/>
              </w:rPr>
            </w:pPr>
            <w:r w:rsidRPr="004F54A2">
              <w:rPr>
                <w:sz w:val="21"/>
                <w:szCs w:val="21"/>
              </w:rPr>
              <w:t>抑郁自编量表</w:t>
            </w:r>
            <w:r w:rsidRPr="004F54A2">
              <w:rPr>
                <w:sz w:val="21"/>
                <w:szCs w:val="21"/>
              </w:rPr>
              <w:t xml:space="preserve"> (Sakuma_2010)</w:t>
            </w:r>
          </w:p>
          <w:p w14:paraId="2ED71B43" w14:textId="77777777" w:rsidR="0099272D" w:rsidRPr="004F54A2" w:rsidRDefault="0099272D" w:rsidP="00915F6E">
            <w:pPr>
              <w:spacing w:line="312" w:lineRule="auto"/>
              <w:rPr>
                <w:color w:val="0D0D0D" w:themeColor="text1" w:themeTint="F2"/>
                <w:sz w:val="21"/>
                <w:szCs w:val="21"/>
              </w:rPr>
            </w:pPr>
          </w:p>
        </w:tc>
        <w:tc>
          <w:tcPr>
            <w:tcW w:w="3119" w:type="dxa"/>
            <w:vAlign w:val="center"/>
          </w:tcPr>
          <w:p w14:paraId="0D3DAC37" w14:textId="17DE5591" w:rsidR="0099272D" w:rsidRPr="004F54A2" w:rsidRDefault="0099272D" w:rsidP="00915F6E">
            <w:pPr>
              <w:spacing w:line="312" w:lineRule="auto"/>
              <w:jc w:val="center"/>
              <w:rPr>
                <w:sz w:val="21"/>
                <w:szCs w:val="21"/>
              </w:rPr>
            </w:pPr>
            <w:r w:rsidRPr="004F54A2">
              <w:rPr>
                <w:sz w:val="21"/>
                <w:szCs w:val="21"/>
              </w:rPr>
              <w:fldChar w:fldCharType="begin"/>
            </w:r>
            <w:r w:rsidR="002E4108">
              <w:rPr>
                <w:sz w:val="21"/>
                <w:szCs w:val="21"/>
              </w:rPr>
              <w:instrText xml:space="preserve"> ADDIN NE.Ref.{67C59963-7062-4840-B6CA-E37487EDB114}</w:instrText>
            </w:r>
            <w:r w:rsidRPr="004F54A2">
              <w:rPr>
                <w:sz w:val="21"/>
                <w:szCs w:val="21"/>
              </w:rPr>
              <w:fldChar w:fldCharType="separate"/>
            </w:r>
            <w:r w:rsidR="002E4108">
              <w:rPr>
                <w:color w:val="000000"/>
                <w:kern w:val="0"/>
                <w:sz w:val="21"/>
                <w:szCs w:val="21"/>
              </w:rPr>
              <w:t>Sakuma et al.(2010)</w:t>
            </w:r>
            <w:r w:rsidRPr="004F54A2">
              <w:rPr>
                <w:sz w:val="21"/>
                <w:szCs w:val="21"/>
              </w:rPr>
              <w:fldChar w:fldCharType="end"/>
            </w:r>
            <w:r w:rsidRPr="004F54A2">
              <w:rPr>
                <w:sz w:val="21"/>
                <w:szCs w:val="21"/>
              </w:rPr>
              <w:t>1</w:t>
            </w:r>
            <w:r w:rsidRPr="004F54A2">
              <w:rPr>
                <w:sz w:val="21"/>
                <w:szCs w:val="21"/>
              </w:rPr>
              <w:t>篇</w:t>
            </w:r>
          </w:p>
        </w:tc>
        <w:tc>
          <w:tcPr>
            <w:tcW w:w="2126" w:type="dxa"/>
            <w:vAlign w:val="center"/>
          </w:tcPr>
          <w:p w14:paraId="1204696A" w14:textId="77777777" w:rsidR="0099272D" w:rsidRPr="004F54A2" w:rsidRDefault="0099272D" w:rsidP="00915F6E">
            <w:pPr>
              <w:spacing w:line="312" w:lineRule="auto"/>
              <w:jc w:val="center"/>
              <w:rPr>
                <w:sz w:val="21"/>
                <w:szCs w:val="21"/>
              </w:rPr>
            </w:pPr>
            <w:r w:rsidRPr="004F54A2">
              <w:rPr>
                <w:sz w:val="21"/>
                <w:szCs w:val="21"/>
              </w:rPr>
              <w:t>1</w:t>
            </w:r>
          </w:p>
        </w:tc>
        <w:tc>
          <w:tcPr>
            <w:tcW w:w="3566" w:type="dxa"/>
            <w:vAlign w:val="center"/>
          </w:tcPr>
          <w:p w14:paraId="4E4CBA29" w14:textId="564385F0" w:rsidR="0099272D" w:rsidRPr="004F54A2" w:rsidRDefault="0099272D" w:rsidP="00284D00">
            <w:pPr>
              <w:ind w:firstLineChars="200" w:firstLine="420"/>
              <w:rPr>
                <w:sz w:val="21"/>
                <w:szCs w:val="21"/>
              </w:rPr>
            </w:pPr>
            <w:r w:rsidRPr="004F54A2">
              <w:rPr>
                <w:sz w:val="21"/>
                <w:szCs w:val="21"/>
              </w:rPr>
              <w:fldChar w:fldCharType="begin"/>
            </w:r>
            <w:r w:rsidR="002E4108">
              <w:rPr>
                <w:sz w:val="21"/>
                <w:szCs w:val="21"/>
              </w:rPr>
              <w:instrText xml:space="preserve"> ADDIN NE.Ref.{1DDF9A6A-FB6B-4416-B7A3-BAEA2F8E7263}</w:instrText>
            </w:r>
            <w:r w:rsidRPr="004F54A2">
              <w:rPr>
                <w:sz w:val="21"/>
                <w:szCs w:val="21"/>
              </w:rPr>
              <w:fldChar w:fldCharType="separate"/>
            </w:r>
            <w:r w:rsidR="002E4108">
              <w:rPr>
                <w:color w:val="000000"/>
                <w:kern w:val="0"/>
                <w:sz w:val="21"/>
                <w:szCs w:val="21"/>
              </w:rPr>
              <w:t>Sakuma et al.(2010)</w:t>
            </w:r>
            <w:r w:rsidRPr="004F54A2">
              <w:rPr>
                <w:sz w:val="21"/>
                <w:szCs w:val="21"/>
              </w:rPr>
              <w:fldChar w:fldCharType="end"/>
            </w:r>
            <w:r>
              <w:rPr>
                <w:sz w:val="21"/>
                <w:szCs w:val="21"/>
              </w:rPr>
              <w:t>4</w:t>
            </w:r>
            <w:r>
              <w:rPr>
                <w:rFonts w:hint="eastAsia"/>
                <w:sz w:val="21"/>
                <w:szCs w:val="21"/>
              </w:rPr>
              <w:t>题</w:t>
            </w:r>
          </w:p>
        </w:tc>
        <w:tc>
          <w:tcPr>
            <w:tcW w:w="3522" w:type="dxa"/>
          </w:tcPr>
          <w:p w14:paraId="708E88A3" w14:textId="77777777" w:rsidR="0099272D" w:rsidRDefault="0099272D" w:rsidP="00915F6E">
            <w:pPr>
              <w:ind w:firstLineChars="200" w:firstLine="420"/>
              <w:rPr>
                <w:sz w:val="21"/>
                <w:szCs w:val="21"/>
              </w:rPr>
            </w:pPr>
            <w:r w:rsidRPr="004F54A2">
              <w:rPr>
                <w:sz w:val="21"/>
                <w:szCs w:val="21"/>
              </w:rPr>
              <w:t xml:space="preserve"> </w:t>
            </w:r>
          </w:p>
          <w:p w14:paraId="271CDBF0" w14:textId="77777777" w:rsidR="0099272D" w:rsidRPr="004F54A2" w:rsidRDefault="0099272D" w:rsidP="00915F6E">
            <w:pPr>
              <w:ind w:firstLineChars="400" w:firstLine="840"/>
              <w:rPr>
                <w:sz w:val="21"/>
                <w:szCs w:val="21"/>
              </w:rPr>
            </w:pPr>
            <w:r w:rsidRPr="004F54A2">
              <w:rPr>
                <w:sz w:val="21"/>
                <w:szCs w:val="21"/>
              </w:rPr>
              <w:t xml:space="preserve"> </w:t>
            </w:r>
            <w:r w:rsidRPr="004F54A2">
              <w:rPr>
                <w:sz w:val="21"/>
                <w:szCs w:val="21"/>
              </w:rPr>
              <w:t>自编</w:t>
            </w:r>
          </w:p>
        </w:tc>
      </w:tr>
      <w:tr w:rsidR="0099272D" w:rsidRPr="004F54A2" w14:paraId="6023B70C" w14:textId="77777777" w:rsidTr="005E57FC">
        <w:trPr>
          <w:jc w:val="center"/>
        </w:trPr>
        <w:tc>
          <w:tcPr>
            <w:tcW w:w="3828" w:type="dxa"/>
            <w:vAlign w:val="center"/>
          </w:tcPr>
          <w:p w14:paraId="20D0D91E" w14:textId="77777777" w:rsidR="0099272D" w:rsidRPr="004F54A2" w:rsidRDefault="0099272D" w:rsidP="00915F6E">
            <w:pPr>
              <w:spacing w:line="312" w:lineRule="auto"/>
              <w:rPr>
                <w:color w:val="0D0D0D" w:themeColor="text1" w:themeTint="F2"/>
                <w:sz w:val="21"/>
                <w:szCs w:val="21"/>
              </w:rPr>
            </w:pPr>
            <w:r w:rsidRPr="004F54A2">
              <w:rPr>
                <w:color w:val="0D0D0D" w:themeColor="text1" w:themeTint="F2"/>
                <w:sz w:val="21"/>
                <w:szCs w:val="21"/>
              </w:rPr>
              <w:t>简化情绪量表</w:t>
            </w:r>
            <w:r w:rsidRPr="004F54A2">
              <w:rPr>
                <w:color w:val="0D0D0D" w:themeColor="text1" w:themeTint="F2"/>
                <w:sz w:val="21"/>
                <w:szCs w:val="21"/>
              </w:rPr>
              <w:t>(SMFQ)</w:t>
            </w:r>
          </w:p>
        </w:tc>
        <w:tc>
          <w:tcPr>
            <w:tcW w:w="3119" w:type="dxa"/>
            <w:vAlign w:val="center"/>
          </w:tcPr>
          <w:p w14:paraId="0726141E" w14:textId="01C45558" w:rsidR="0099272D" w:rsidRPr="004F54A2" w:rsidRDefault="0099272D" w:rsidP="00915F6E">
            <w:pPr>
              <w:spacing w:line="312" w:lineRule="auto"/>
              <w:jc w:val="center"/>
              <w:rPr>
                <w:sz w:val="21"/>
                <w:szCs w:val="21"/>
              </w:rPr>
            </w:pPr>
            <w:r w:rsidRPr="004F54A2">
              <w:rPr>
                <w:sz w:val="21"/>
                <w:szCs w:val="21"/>
              </w:rPr>
              <w:fldChar w:fldCharType="begin"/>
            </w:r>
            <w:r w:rsidR="002E4108">
              <w:rPr>
                <w:sz w:val="21"/>
                <w:szCs w:val="21"/>
              </w:rPr>
              <w:instrText xml:space="preserve"> ADDIN NE.Ref.{F13BC521-03D7-401F-8A87-3F3CC37A0ED7}</w:instrText>
            </w:r>
            <w:r w:rsidRPr="004F54A2">
              <w:rPr>
                <w:sz w:val="21"/>
                <w:szCs w:val="21"/>
              </w:rPr>
              <w:fldChar w:fldCharType="separate"/>
            </w:r>
            <w:r w:rsidR="002E4108">
              <w:rPr>
                <w:color w:val="000000"/>
                <w:kern w:val="0"/>
                <w:sz w:val="21"/>
                <w:szCs w:val="21"/>
              </w:rPr>
              <w:t>程培霞等</w:t>
            </w:r>
            <w:r w:rsidR="002E4108">
              <w:rPr>
                <w:color w:val="000000"/>
                <w:kern w:val="0"/>
                <w:sz w:val="21"/>
                <w:szCs w:val="21"/>
              </w:rPr>
              <w:t>(2009)</w:t>
            </w:r>
            <w:r w:rsidRPr="004F54A2">
              <w:rPr>
                <w:sz w:val="21"/>
                <w:szCs w:val="21"/>
              </w:rPr>
              <w:fldChar w:fldCharType="end"/>
            </w:r>
          </w:p>
        </w:tc>
        <w:tc>
          <w:tcPr>
            <w:tcW w:w="2126" w:type="dxa"/>
            <w:vAlign w:val="center"/>
          </w:tcPr>
          <w:p w14:paraId="5ADE698F" w14:textId="77777777" w:rsidR="0099272D" w:rsidRPr="004F54A2" w:rsidRDefault="0099272D" w:rsidP="00915F6E">
            <w:pPr>
              <w:spacing w:line="312" w:lineRule="auto"/>
              <w:jc w:val="center"/>
              <w:rPr>
                <w:sz w:val="21"/>
                <w:szCs w:val="21"/>
              </w:rPr>
            </w:pPr>
            <w:r w:rsidRPr="004F54A2">
              <w:rPr>
                <w:sz w:val="21"/>
                <w:szCs w:val="21"/>
              </w:rPr>
              <w:t>1</w:t>
            </w:r>
          </w:p>
        </w:tc>
        <w:tc>
          <w:tcPr>
            <w:tcW w:w="3566" w:type="dxa"/>
            <w:vAlign w:val="center"/>
          </w:tcPr>
          <w:p w14:paraId="218488AA" w14:textId="005C3834" w:rsidR="0099272D" w:rsidRPr="004F54A2" w:rsidRDefault="0099272D" w:rsidP="00284D00">
            <w:pPr>
              <w:ind w:firstLineChars="200" w:firstLine="420"/>
              <w:rPr>
                <w:sz w:val="21"/>
                <w:szCs w:val="21"/>
              </w:rPr>
            </w:pPr>
            <w:r w:rsidRPr="004F54A2">
              <w:rPr>
                <w:sz w:val="21"/>
                <w:szCs w:val="21"/>
              </w:rPr>
              <w:fldChar w:fldCharType="begin"/>
            </w:r>
            <w:r w:rsidR="002E4108">
              <w:rPr>
                <w:sz w:val="21"/>
                <w:szCs w:val="21"/>
              </w:rPr>
              <w:instrText xml:space="preserve"> ADDIN NE.Ref.{EFD60719-E4A8-4FA0-A191-0C5C8919D10B}</w:instrText>
            </w:r>
            <w:r w:rsidRPr="004F54A2">
              <w:rPr>
                <w:sz w:val="21"/>
                <w:szCs w:val="21"/>
              </w:rPr>
              <w:fldChar w:fldCharType="separate"/>
            </w:r>
            <w:r w:rsidR="002E4108">
              <w:rPr>
                <w:color w:val="000000"/>
                <w:kern w:val="0"/>
                <w:sz w:val="21"/>
                <w:szCs w:val="21"/>
              </w:rPr>
              <w:t>程培霞等</w:t>
            </w:r>
            <w:r w:rsidR="002E4108">
              <w:rPr>
                <w:color w:val="000000"/>
                <w:kern w:val="0"/>
                <w:sz w:val="21"/>
                <w:szCs w:val="21"/>
              </w:rPr>
              <w:t>(2009)</w:t>
            </w:r>
            <w:r w:rsidRPr="004F54A2">
              <w:rPr>
                <w:sz w:val="21"/>
                <w:szCs w:val="21"/>
              </w:rPr>
              <w:fldChar w:fldCharType="end"/>
            </w:r>
            <w:r>
              <w:rPr>
                <w:sz w:val="21"/>
                <w:szCs w:val="21"/>
              </w:rPr>
              <w:t>13</w:t>
            </w:r>
            <w:r>
              <w:rPr>
                <w:rFonts w:hint="eastAsia"/>
                <w:sz w:val="21"/>
                <w:szCs w:val="21"/>
              </w:rPr>
              <w:t>题</w:t>
            </w:r>
          </w:p>
        </w:tc>
        <w:tc>
          <w:tcPr>
            <w:tcW w:w="3522" w:type="dxa"/>
          </w:tcPr>
          <w:p w14:paraId="747BA2F1" w14:textId="77777777" w:rsidR="0099272D" w:rsidRPr="004F54A2" w:rsidRDefault="0099272D" w:rsidP="00915F6E">
            <w:pPr>
              <w:ind w:firstLineChars="200" w:firstLine="420"/>
              <w:rPr>
                <w:sz w:val="21"/>
                <w:szCs w:val="21"/>
              </w:rPr>
            </w:pPr>
          </w:p>
          <w:p w14:paraId="4626F8CD" w14:textId="77777777" w:rsidR="0099272D" w:rsidRPr="004F54A2" w:rsidRDefault="0099272D" w:rsidP="00915F6E">
            <w:pPr>
              <w:ind w:firstLineChars="100" w:firstLine="210"/>
              <w:rPr>
                <w:sz w:val="21"/>
                <w:szCs w:val="21"/>
              </w:rPr>
            </w:pPr>
          </w:p>
        </w:tc>
      </w:tr>
      <w:tr w:rsidR="0099272D" w:rsidRPr="004F54A2" w14:paraId="0479BC9E" w14:textId="77777777" w:rsidTr="005E57FC">
        <w:trPr>
          <w:jc w:val="center"/>
        </w:trPr>
        <w:tc>
          <w:tcPr>
            <w:tcW w:w="3828" w:type="dxa"/>
            <w:vAlign w:val="center"/>
          </w:tcPr>
          <w:p w14:paraId="55323ABF" w14:textId="77777777" w:rsidR="0099272D" w:rsidRPr="004F54A2" w:rsidRDefault="0099272D" w:rsidP="00915F6E">
            <w:pPr>
              <w:spacing w:line="312" w:lineRule="auto"/>
              <w:rPr>
                <w:color w:val="0D0D0D" w:themeColor="text1" w:themeTint="F2"/>
                <w:sz w:val="21"/>
                <w:szCs w:val="21"/>
              </w:rPr>
            </w:pPr>
            <w:r w:rsidRPr="004F54A2">
              <w:rPr>
                <w:color w:val="000000"/>
                <w:sz w:val="21"/>
                <w:szCs w:val="21"/>
              </w:rPr>
              <w:t>大学生人格问卷（</w:t>
            </w:r>
            <w:r w:rsidRPr="004F54A2">
              <w:rPr>
                <w:color w:val="000000"/>
                <w:sz w:val="21"/>
                <w:szCs w:val="21"/>
              </w:rPr>
              <w:t>UPI</w:t>
            </w:r>
            <w:r w:rsidRPr="004F54A2">
              <w:rPr>
                <w:color w:val="000000"/>
                <w:sz w:val="21"/>
                <w:szCs w:val="21"/>
              </w:rPr>
              <w:t>）</w:t>
            </w:r>
          </w:p>
        </w:tc>
        <w:tc>
          <w:tcPr>
            <w:tcW w:w="3119" w:type="dxa"/>
            <w:vAlign w:val="center"/>
          </w:tcPr>
          <w:p w14:paraId="0304A71A" w14:textId="09BDC7BC" w:rsidR="0099272D" w:rsidRPr="004F54A2" w:rsidRDefault="0099272D" w:rsidP="00915F6E">
            <w:pPr>
              <w:spacing w:line="312" w:lineRule="auto"/>
              <w:jc w:val="center"/>
              <w:rPr>
                <w:sz w:val="21"/>
                <w:szCs w:val="21"/>
              </w:rPr>
            </w:pPr>
            <w:r w:rsidRPr="004F54A2">
              <w:rPr>
                <w:sz w:val="21"/>
                <w:szCs w:val="21"/>
              </w:rPr>
              <w:fldChar w:fldCharType="begin"/>
            </w:r>
            <w:r w:rsidR="002E4108">
              <w:rPr>
                <w:sz w:val="21"/>
                <w:szCs w:val="21"/>
              </w:rPr>
              <w:instrText xml:space="preserve"> ADDIN NE.Ref.{B5A8BF25-9C43-43AA-B20B-018970596207}</w:instrText>
            </w:r>
            <w:r w:rsidRPr="004F54A2">
              <w:rPr>
                <w:sz w:val="21"/>
                <w:szCs w:val="21"/>
              </w:rPr>
              <w:fldChar w:fldCharType="separate"/>
            </w:r>
            <w:r w:rsidR="002E4108">
              <w:rPr>
                <w:color w:val="000000"/>
                <w:kern w:val="0"/>
                <w:sz w:val="21"/>
                <w:szCs w:val="21"/>
              </w:rPr>
              <w:t>Yu &amp; Cai(2007)</w:t>
            </w:r>
            <w:r w:rsidRPr="004F54A2">
              <w:rPr>
                <w:sz w:val="21"/>
                <w:szCs w:val="21"/>
              </w:rPr>
              <w:fldChar w:fldCharType="end"/>
            </w:r>
            <w:r w:rsidRPr="004F54A2">
              <w:rPr>
                <w:sz w:val="21"/>
                <w:szCs w:val="21"/>
              </w:rPr>
              <w:t>1</w:t>
            </w:r>
            <w:r w:rsidRPr="004F54A2">
              <w:rPr>
                <w:sz w:val="21"/>
                <w:szCs w:val="21"/>
              </w:rPr>
              <w:t>篇</w:t>
            </w:r>
          </w:p>
        </w:tc>
        <w:tc>
          <w:tcPr>
            <w:tcW w:w="2126" w:type="dxa"/>
            <w:vAlign w:val="center"/>
          </w:tcPr>
          <w:p w14:paraId="648B51A2" w14:textId="77777777" w:rsidR="0099272D" w:rsidRPr="004F54A2" w:rsidRDefault="0099272D" w:rsidP="00915F6E">
            <w:pPr>
              <w:spacing w:line="312" w:lineRule="auto"/>
              <w:jc w:val="center"/>
              <w:rPr>
                <w:sz w:val="21"/>
                <w:szCs w:val="21"/>
              </w:rPr>
            </w:pPr>
            <w:r w:rsidRPr="004F54A2">
              <w:rPr>
                <w:sz w:val="21"/>
                <w:szCs w:val="21"/>
              </w:rPr>
              <w:t>1</w:t>
            </w:r>
          </w:p>
        </w:tc>
        <w:tc>
          <w:tcPr>
            <w:tcW w:w="3566" w:type="dxa"/>
            <w:vAlign w:val="center"/>
          </w:tcPr>
          <w:p w14:paraId="4FC78EBE" w14:textId="30FA5547" w:rsidR="0099272D" w:rsidRPr="004F54A2" w:rsidRDefault="0099272D" w:rsidP="00284D00">
            <w:pPr>
              <w:ind w:firstLineChars="200" w:firstLine="420"/>
              <w:rPr>
                <w:sz w:val="21"/>
                <w:szCs w:val="21"/>
              </w:rPr>
            </w:pPr>
            <w:r w:rsidRPr="004F54A2">
              <w:rPr>
                <w:color w:val="000000"/>
                <w:sz w:val="21"/>
                <w:szCs w:val="21"/>
              </w:rPr>
              <w:fldChar w:fldCharType="begin"/>
            </w:r>
            <w:r w:rsidR="002E4108">
              <w:rPr>
                <w:color w:val="000000"/>
                <w:sz w:val="21"/>
                <w:szCs w:val="21"/>
              </w:rPr>
              <w:instrText xml:space="preserve"> ADDIN NE.Ref.{5229BE3F-F91B-4583-B1F8-D92B2F5CC7A4}</w:instrText>
            </w:r>
            <w:r w:rsidRPr="004F54A2">
              <w:rPr>
                <w:color w:val="000000"/>
                <w:sz w:val="21"/>
                <w:szCs w:val="21"/>
              </w:rPr>
              <w:fldChar w:fldCharType="separate"/>
            </w:r>
            <w:r w:rsidR="002E4108">
              <w:rPr>
                <w:color w:val="000000"/>
                <w:kern w:val="0"/>
                <w:sz w:val="21"/>
                <w:szCs w:val="21"/>
              </w:rPr>
              <w:t>Huang et al.(2020)</w:t>
            </w:r>
            <w:r w:rsidRPr="004F54A2">
              <w:rPr>
                <w:color w:val="000000"/>
                <w:sz w:val="21"/>
                <w:szCs w:val="21"/>
              </w:rPr>
              <w:fldChar w:fldCharType="end"/>
            </w:r>
            <w:r>
              <w:rPr>
                <w:color w:val="000000"/>
                <w:sz w:val="21"/>
                <w:szCs w:val="21"/>
              </w:rPr>
              <w:t>12</w:t>
            </w:r>
            <w:r>
              <w:rPr>
                <w:rFonts w:hint="eastAsia"/>
                <w:color w:val="000000"/>
                <w:sz w:val="21"/>
                <w:szCs w:val="21"/>
              </w:rPr>
              <w:t>题</w:t>
            </w:r>
          </w:p>
        </w:tc>
        <w:tc>
          <w:tcPr>
            <w:tcW w:w="3522" w:type="dxa"/>
          </w:tcPr>
          <w:p w14:paraId="35BBE62A" w14:textId="3959BF4F" w:rsidR="0099272D" w:rsidRPr="004F54A2" w:rsidRDefault="0099272D" w:rsidP="003C088B">
            <w:pPr>
              <w:rPr>
                <w:sz w:val="21"/>
                <w:szCs w:val="21"/>
              </w:rPr>
            </w:pPr>
            <w:r w:rsidRPr="004F54A2">
              <w:rPr>
                <w:sz w:val="21"/>
                <w:szCs w:val="21"/>
              </w:rPr>
              <w:fldChar w:fldCharType="begin"/>
            </w:r>
            <w:r w:rsidR="002E4108">
              <w:rPr>
                <w:sz w:val="21"/>
                <w:szCs w:val="21"/>
              </w:rPr>
              <w:instrText xml:space="preserve"> ADDIN NE.Ref.{15E161C4-29EB-41BF-B3A1-1BACF6B4786D}</w:instrText>
            </w:r>
            <w:r w:rsidRPr="004F54A2">
              <w:rPr>
                <w:sz w:val="21"/>
                <w:szCs w:val="21"/>
              </w:rPr>
              <w:fldChar w:fldCharType="separate"/>
            </w:r>
            <w:r w:rsidR="002E4108">
              <w:rPr>
                <w:color w:val="000000"/>
                <w:kern w:val="0"/>
                <w:sz w:val="21"/>
                <w:szCs w:val="21"/>
              </w:rPr>
              <w:t>Yu &amp; Cai(2007)</w:t>
            </w:r>
            <w:r w:rsidRPr="004F54A2">
              <w:rPr>
                <w:sz w:val="21"/>
                <w:szCs w:val="21"/>
              </w:rPr>
              <w:fldChar w:fldCharType="end"/>
            </w:r>
            <w:r w:rsidRPr="004F54A2">
              <w:rPr>
                <w:sz w:val="21"/>
                <w:szCs w:val="21"/>
              </w:rPr>
              <w:t>未能获得</w:t>
            </w:r>
            <w:r w:rsidR="0035265F">
              <w:rPr>
                <w:rFonts w:hint="eastAsia"/>
                <w:sz w:val="21"/>
                <w:szCs w:val="21"/>
              </w:rPr>
              <w:t>全文</w:t>
            </w:r>
            <w:r w:rsidRPr="004F54A2">
              <w:rPr>
                <w:sz w:val="21"/>
                <w:szCs w:val="21"/>
              </w:rPr>
              <w:t>，</w:t>
            </w:r>
            <w:r w:rsidRPr="004F54A2">
              <w:rPr>
                <w:color w:val="000000"/>
                <w:sz w:val="21"/>
                <w:szCs w:val="21"/>
              </w:rPr>
              <w:fldChar w:fldCharType="begin"/>
            </w:r>
            <w:r w:rsidR="002E4108">
              <w:rPr>
                <w:color w:val="000000"/>
                <w:sz w:val="21"/>
                <w:szCs w:val="21"/>
              </w:rPr>
              <w:instrText xml:space="preserve"> ADDIN NE.Ref.{DA539258-6DC8-44B2-8B5A-FA366412340F}</w:instrText>
            </w:r>
            <w:r w:rsidRPr="004F54A2">
              <w:rPr>
                <w:color w:val="000000"/>
                <w:sz w:val="21"/>
                <w:szCs w:val="21"/>
              </w:rPr>
              <w:fldChar w:fldCharType="separate"/>
            </w:r>
            <w:r w:rsidR="002E4108">
              <w:rPr>
                <w:color w:val="000000"/>
                <w:kern w:val="0"/>
                <w:sz w:val="21"/>
                <w:szCs w:val="21"/>
              </w:rPr>
              <w:t>Huang et al.(2020)</w:t>
            </w:r>
            <w:r w:rsidRPr="004F54A2">
              <w:rPr>
                <w:color w:val="000000"/>
                <w:sz w:val="21"/>
                <w:szCs w:val="21"/>
              </w:rPr>
              <w:fldChar w:fldCharType="end"/>
            </w:r>
            <w:r w:rsidRPr="004F54A2">
              <w:rPr>
                <w:color w:val="000000"/>
                <w:sz w:val="21"/>
                <w:szCs w:val="21"/>
              </w:rPr>
              <w:t>直接提供了题目，但引用的是</w:t>
            </w:r>
            <w:r w:rsidRPr="004F54A2">
              <w:rPr>
                <w:sz w:val="21"/>
                <w:szCs w:val="21"/>
              </w:rPr>
              <w:fldChar w:fldCharType="begin"/>
            </w:r>
            <w:r w:rsidR="002E4108">
              <w:rPr>
                <w:sz w:val="21"/>
                <w:szCs w:val="21"/>
              </w:rPr>
              <w:instrText xml:space="preserve"> ADDIN NE.Ref.{814FC5EF-58A2-4B31-9396-E34D21C6642D}</w:instrText>
            </w:r>
            <w:r w:rsidRPr="004F54A2">
              <w:rPr>
                <w:sz w:val="21"/>
                <w:szCs w:val="21"/>
              </w:rPr>
              <w:fldChar w:fldCharType="separate"/>
            </w:r>
            <w:r w:rsidR="002E4108">
              <w:rPr>
                <w:color w:val="000000"/>
                <w:kern w:val="0"/>
                <w:sz w:val="21"/>
                <w:szCs w:val="21"/>
              </w:rPr>
              <w:t>Yu &amp; Cai(2007)</w:t>
            </w:r>
            <w:r w:rsidRPr="004F54A2">
              <w:rPr>
                <w:sz w:val="21"/>
                <w:szCs w:val="21"/>
              </w:rPr>
              <w:fldChar w:fldCharType="end"/>
            </w:r>
          </w:p>
        </w:tc>
      </w:tr>
      <w:tr w:rsidR="0099272D" w:rsidRPr="004F54A2" w14:paraId="55111FE0" w14:textId="77777777" w:rsidTr="005E57FC">
        <w:trPr>
          <w:jc w:val="center"/>
        </w:trPr>
        <w:tc>
          <w:tcPr>
            <w:tcW w:w="3828" w:type="dxa"/>
            <w:vAlign w:val="center"/>
          </w:tcPr>
          <w:p w14:paraId="4D45A754" w14:textId="77777777" w:rsidR="0099272D" w:rsidRPr="005E57FC" w:rsidRDefault="0099272D" w:rsidP="00915F6E">
            <w:pPr>
              <w:spacing w:line="312" w:lineRule="auto"/>
              <w:rPr>
                <w:sz w:val="21"/>
                <w:szCs w:val="21"/>
              </w:rPr>
            </w:pPr>
            <w:r w:rsidRPr="005E57FC">
              <w:rPr>
                <w:sz w:val="21"/>
                <w:szCs w:val="21"/>
              </w:rPr>
              <w:t>儿童和青少年迷你国际神经精神访谈</w:t>
            </w:r>
            <w:r w:rsidRPr="005E57FC">
              <w:rPr>
                <w:sz w:val="21"/>
                <w:szCs w:val="21"/>
              </w:rPr>
              <w:t>(Mini-KID)</w:t>
            </w:r>
          </w:p>
        </w:tc>
        <w:tc>
          <w:tcPr>
            <w:tcW w:w="3119" w:type="dxa"/>
            <w:vAlign w:val="center"/>
          </w:tcPr>
          <w:p w14:paraId="0431289F" w14:textId="1326FA51" w:rsidR="0099272D" w:rsidRPr="005E57FC" w:rsidRDefault="005E57FC" w:rsidP="00915F6E">
            <w:pPr>
              <w:spacing w:line="312" w:lineRule="auto"/>
              <w:jc w:val="center"/>
              <w:rPr>
                <w:sz w:val="21"/>
                <w:szCs w:val="21"/>
              </w:rPr>
            </w:pPr>
            <w:r>
              <w:rPr>
                <w:sz w:val="21"/>
                <w:szCs w:val="21"/>
              </w:rPr>
              <w:t xml:space="preserve"> </w:t>
            </w:r>
            <w:r w:rsidR="0099272D" w:rsidRPr="005E57FC">
              <w:rPr>
                <w:sz w:val="21"/>
                <w:szCs w:val="21"/>
              </w:rPr>
              <w:fldChar w:fldCharType="begin"/>
            </w:r>
            <w:r w:rsidR="002E4108">
              <w:rPr>
                <w:sz w:val="21"/>
                <w:szCs w:val="21"/>
              </w:rPr>
              <w:instrText xml:space="preserve"> ADDIN NE.Ref.{8C9E51A7-02AA-43EC-B062-9AE1FF2F4CA4}</w:instrText>
            </w:r>
            <w:r w:rsidR="0099272D" w:rsidRPr="005E57FC">
              <w:rPr>
                <w:sz w:val="21"/>
                <w:szCs w:val="21"/>
              </w:rPr>
              <w:fldChar w:fldCharType="separate"/>
            </w:r>
            <w:r w:rsidR="002E4108">
              <w:rPr>
                <w:color w:val="000000"/>
                <w:kern w:val="0"/>
                <w:sz w:val="21"/>
                <w:szCs w:val="21"/>
              </w:rPr>
              <w:t>刘豫鑫等</w:t>
            </w:r>
            <w:r w:rsidR="002E4108">
              <w:rPr>
                <w:color w:val="000000"/>
                <w:kern w:val="0"/>
                <w:sz w:val="21"/>
                <w:szCs w:val="21"/>
              </w:rPr>
              <w:t>(2010)</w:t>
            </w:r>
            <w:r w:rsidR="0099272D" w:rsidRPr="005E57FC">
              <w:rPr>
                <w:sz w:val="21"/>
                <w:szCs w:val="21"/>
              </w:rPr>
              <w:fldChar w:fldCharType="end"/>
            </w:r>
            <w:r w:rsidR="0099272D" w:rsidRPr="005E57FC">
              <w:rPr>
                <w:sz w:val="21"/>
                <w:szCs w:val="21"/>
              </w:rPr>
              <w:t xml:space="preserve">, </w:t>
            </w:r>
            <w:r w:rsidR="0099272D" w:rsidRPr="005E57FC">
              <w:rPr>
                <w:sz w:val="21"/>
                <w:szCs w:val="21"/>
              </w:rPr>
              <w:fldChar w:fldCharType="begin"/>
            </w:r>
            <w:r w:rsidR="002E4108">
              <w:rPr>
                <w:sz w:val="21"/>
                <w:szCs w:val="21"/>
              </w:rPr>
              <w:instrText xml:space="preserve"> ADDIN NE.Ref.{D1160274-6565-4A5C-B77A-5680541A0DCB}</w:instrText>
            </w:r>
            <w:r w:rsidR="0099272D" w:rsidRPr="005E57FC">
              <w:rPr>
                <w:sz w:val="21"/>
                <w:szCs w:val="21"/>
              </w:rPr>
              <w:fldChar w:fldCharType="separate"/>
            </w:r>
            <w:r w:rsidR="002E4108">
              <w:rPr>
                <w:color w:val="000000"/>
                <w:kern w:val="0"/>
                <w:sz w:val="21"/>
                <w:szCs w:val="21"/>
              </w:rPr>
              <w:t>刘豫鑫等</w:t>
            </w:r>
            <w:r w:rsidR="002E4108">
              <w:rPr>
                <w:color w:val="000000"/>
                <w:kern w:val="0"/>
                <w:sz w:val="21"/>
                <w:szCs w:val="21"/>
              </w:rPr>
              <w:t>(2011)</w:t>
            </w:r>
            <w:r w:rsidR="0099272D" w:rsidRPr="005E57FC">
              <w:rPr>
                <w:sz w:val="21"/>
                <w:szCs w:val="21"/>
              </w:rPr>
              <w:fldChar w:fldCharType="end"/>
            </w:r>
          </w:p>
        </w:tc>
        <w:tc>
          <w:tcPr>
            <w:tcW w:w="2126" w:type="dxa"/>
            <w:vAlign w:val="center"/>
          </w:tcPr>
          <w:p w14:paraId="6CF00CD6" w14:textId="77777777" w:rsidR="0099272D" w:rsidRPr="005E57FC" w:rsidRDefault="0099272D" w:rsidP="00915F6E">
            <w:pPr>
              <w:spacing w:line="312" w:lineRule="auto"/>
              <w:jc w:val="center"/>
              <w:rPr>
                <w:sz w:val="21"/>
                <w:szCs w:val="21"/>
              </w:rPr>
            </w:pPr>
            <w:r w:rsidRPr="005E57FC">
              <w:rPr>
                <w:sz w:val="21"/>
                <w:szCs w:val="21"/>
              </w:rPr>
              <w:t>2</w:t>
            </w:r>
          </w:p>
        </w:tc>
        <w:tc>
          <w:tcPr>
            <w:tcW w:w="3566" w:type="dxa"/>
            <w:vAlign w:val="center"/>
          </w:tcPr>
          <w:p w14:paraId="50296CF8" w14:textId="77777777" w:rsidR="0099272D" w:rsidRPr="005E57FC" w:rsidRDefault="0099272D" w:rsidP="00915F6E">
            <w:pPr>
              <w:spacing w:line="312" w:lineRule="auto"/>
              <w:ind w:firstLineChars="500" w:firstLine="1050"/>
              <w:rPr>
                <w:sz w:val="21"/>
                <w:szCs w:val="21"/>
              </w:rPr>
            </w:pPr>
          </w:p>
          <w:p w14:paraId="6046506A" w14:textId="77777777" w:rsidR="0099272D" w:rsidRPr="005E57FC" w:rsidRDefault="0099272D" w:rsidP="00915F6E">
            <w:pPr>
              <w:spacing w:line="312" w:lineRule="auto"/>
              <w:ind w:firstLineChars="500" w:firstLine="1050"/>
              <w:rPr>
                <w:sz w:val="21"/>
                <w:szCs w:val="21"/>
              </w:rPr>
            </w:pPr>
            <w:r w:rsidRPr="005E57FC">
              <w:rPr>
                <w:sz w:val="21"/>
                <w:szCs w:val="21"/>
              </w:rPr>
              <w:t>未获得</w:t>
            </w:r>
          </w:p>
          <w:p w14:paraId="0487E90C" w14:textId="77777777" w:rsidR="0099272D" w:rsidRPr="005E57FC" w:rsidRDefault="0099272D" w:rsidP="00915F6E">
            <w:pPr>
              <w:spacing w:line="312" w:lineRule="auto"/>
              <w:rPr>
                <w:sz w:val="21"/>
                <w:szCs w:val="21"/>
              </w:rPr>
            </w:pPr>
          </w:p>
        </w:tc>
        <w:tc>
          <w:tcPr>
            <w:tcW w:w="3522" w:type="dxa"/>
          </w:tcPr>
          <w:p w14:paraId="6D043278" w14:textId="119A52CA" w:rsidR="0099272D" w:rsidRPr="005E57FC" w:rsidRDefault="0099272D" w:rsidP="00915F6E">
            <w:pPr>
              <w:spacing w:line="312" w:lineRule="auto"/>
              <w:rPr>
                <w:sz w:val="21"/>
                <w:szCs w:val="21"/>
              </w:rPr>
            </w:pPr>
            <w:r w:rsidRPr="005E57FC">
              <w:rPr>
                <w:sz w:val="21"/>
                <w:szCs w:val="21"/>
              </w:rPr>
              <w:fldChar w:fldCharType="begin"/>
            </w:r>
            <w:r w:rsidR="002E4108">
              <w:rPr>
                <w:sz w:val="21"/>
                <w:szCs w:val="21"/>
              </w:rPr>
              <w:instrText xml:space="preserve"> ADDIN NE.Ref.{822C37FD-08C0-4339-940B-E08CD4D4FCB9}</w:instrText>
            </w:r>
            <w:r w:rsidRPr="005E57FC">
              <w:rPr>
                <w:sz w:val="21"/>
                <w:szCs w:val="21"/>
              </w:rPr>
              <w:fldChar w:fldCharType="separate"/>
            </w:r>
            <w:r w:rsidR="002E4108">
              <w:rPr>
                <w:color w:val="000000"/>
                <w:kern w:val="0"/>
                <w:sz w:val="21"/>
                <w:szCs w:val="21"/>
              </w:rPr>
              <w:t>刘豫鑫等</w:t>
            </w:r>
            <w:r w:rsidR="002E4108">
              <w:rPr>
                <w:color w:val="000000"/>
                <w:kern w:val="0"/>
                <w:sz w:val="21"/>
                <w:szCs w:val="21"/>
              </w:rPr>
              <w:t>(2010)</w:t>
            </w:r>
            <w:r w:rsidRPr="005E57FC">
              <w:rPr>
                <w:sz w:val="21"/>
                <w:szCs w:val="21"/>
              </w:rPr>
              <w:fldChar w:fldCharType="end"/>
            </w:r>
            <w:r w:rsidRPr="005E57FC">
              <w:rPr>
                <w:sz w:val="21"/>
                <w:szCs w:val="21"/>
              </w:rPr>
              <w:t xml:space="preserve">, </w:t>
            </w:r>
            <w:r w:rsidRPr="005E57FC">
              <w:rPr>
                <w:sz w:val="21"/>
                <w:szCs w:val="21"/>
              </w:rPr>
              <w:fldChar w:fldCharType="begin"/>
            </w:r>
            <w:r w:rsidR="002E4108">
              <w:rPr>
                <w:sz w:val="21"/>
                <w:szCs w:val="21"/>
              </w:rPr>
              <w:instrText xml:space="preserve"> ADDIN NE.Ref.{4453A356-9B0A-49BB-9043-3C3D3EEAEBE8}</w:instrText>
            </w:r>
            <w:r w:rsidRPr="005E57FC">
              <w:rPr>
                <w:sz w:val="21"/>
                <w:szCs w:val="21"/>
              </w:rPr>
              <w:fldChar w:fldCharType="separate"/>
            </w:r>
            <w:r w:rsidR="002E4108">
              <w:rPr>
                <w:color w:val="000000"/>
                <w:kern w:val="0"/>
                <w:sz w:val="21"/>
                <w:szCs w:val="21"/>
              </w:rPr>
              <w:t>刘豫鑫等</w:t>
            </w:r>
            <w:r w:rsidR="002E4108">
              <w:rPr>
                <w:color w:val="000000"/>
                <w:kern w:val="0"/>
                <w:sz w:val="21"/>
                <w:szCs w:val="21"/>
              </w:rPr>
              <w:t>(2011)</w:t>
            </w:r>
            <w:r w:rsidRPr="005E57FC">
              <w:rPr>
                <w:sz w:val="21"/>
                <w:szCs w:val="21"/>
              </w:rPr>
              <w:fldChar w:fldCharType="end"/>
            </w:r>
            <w:r w:rsidR="0035265F">
              <w:rPr>
                <w:rFonts w:hint="eastAsia"/>
                <w:sz w:val="21"/>
                <w:szCs w:val="21"/>
              </w:rPr>
              <w:t>未</w:t>
            </w:r>
            <w:r w:rsidRPr="005E57FC">
              <w:rPr>
                <w:sz w:val="21"/>
                <w:szCs w:val="21"/>
              </w:rPr>
              <w:t>提供题目</w:t>
            </w:r>
          </w:p>
        </w:tc>
      </w:tr>
      <w:tr w:rsidR="0099272D" w:rsidRPr="004F54A2" w14:paraId="0F1096DC" w14:textId="77777777" w:rsidTr="005E57FC">
        <w:trPr>
          <w:jc w:val="center"/>
        </w:trPr>
        <w:tc>
          <w:tcPr>
            <w:tcW w:w="3828" w:type="dxa"/>
            <w:vAlign w:val="center"/>
          </w:tcPr>
          <w:p w14:paraId="0D00BF00" w14:textId="77777777" w:rsidR="0099272D" w:rsidRPr="005E57FC" w:rsidRDefault="0099272D" w:rsidP="00915F6E">
            <w:pPr>
              <w:spacing w:line="312" w:lineRule="auto"/>
              <w:rPr>
                <w:sz w:val="21"/>
                <w:szCs w:val="21"/>
              </w:rPr>
            </w:pPr>
            <w:r w:rsidRPr="005E57FC">
              <w:rPr>
                <w:sz w:val="21"/>
                <w:szCs w:val="21"/>
              </w:rPr>
              <w:t>Beck</w:t>
            </w:r>
            <w:r w:rsidRPr="005E57FC">
              <w:rPr>
                <w:sz w:val="21"/>
                <w:szCs w:val="21"/>
              </w:rPr>
              <w:t>抑郁量表（张雨新</w:t>
            </w:r>
            <w:r w:rsidRPr="005E57FC">
              <w:rPr>
                <w:sz w:val="21"/>
                <w:szCs w:val="21"/>
              </w:rPr>
              <w:t>1990</w:t>
            </w:r>
            <w:r w:rsidRPr="005E57FC">
              <w:rPr>
                <w:sz w:val="21"/>
                <w:szCs w:val="21"/>
              </w:rPr>
              <w:t>修订）</w:t>
            </w:r>
          </w:p>
        </w:tc>
        <w:tc>
          <w:tcPr>
            <w:tcW w:w="3119" w:type="dxa"/>
            <w:vAlign w:val="center"/>
          </w:tcPr>
          <w:p w14:paraId="70AC28AE" w14:textId="77777777" w:rsidR="0099272D" w:rsidRPr="005E57FC" w:rsidRDefault="0099272D" w:rsidP="00915F6E">
            <w:pPr>
              <w:spacing w:line="312" w:lineRule="auto"/>
              <w:jc w:val="center"/>
              <w:rPr>
                <w:sz w:val="21"/>
                <w:szCs w:val="21"/>
              </w:rPr>
            </w:pPr>
          </w:p>
        </w:tc>
        <w:tc>
          <w:tcPr>
            <w:tcW w:w="2126" w:type="dxa"/>
            <w:vAlign w:val="center"/>
          </w:tcPr>
          <w:p w14:paraId="17A19892" w14:textId="77777777" w:rsidR="0099272D" w:rsidRPr="005E57FC" w:rsidRDefault="0099272D" w:rsidP="00915F6E">
            <w:pPr>
              <w:spacing w:line="312" w:lineRule="auto"/>
              <w:jc w:val="center"/>
              <w:rPr>
                <w:sz w:val="21"/>
                <w:szCs w:val="21"/>
              </w:rPr>
            </w:pPr>
            <w:r w:rsidRPr="005E57FC">
              <w:rPr>
                <w:sz w:val="21"/>
                <w:szCs w:val="21"/>
              </w:rPr>
              <w:t>1</w:t>
            </w:r>
          </w:p>
        </w:tc>
        <w:tc>
          <w:tcPr>
            <w:tcW w:w="3566" w:type="dxa"/>
            <w:vAlign w:val="center"/>
          </w:tcPr>
          <w:p w14:paraId="2D66C82C" w14:textId="77777777" w:rsidR="0099272D" w:rsidRPr="005E57FC" w:rsidRDefault="0099272D" w:rsidP="00915F6E">
            <w:pPr>
              <w:spacing w:line="312" w:lineRule="auto"/>
              <w:ind w:firstLineChars="500" w:firstLine="1050"/>
              <w:rPr>
                <w:sz w:val="21"/>
                <w:szCs w:val="21"/>
              </w:rPr>
            </w:pPr>
            <w:r w:rsidRPr="005E57FC">
              <w:rPr>
                <w:sz w:val="21"/>
                <w:szCs w:val="21"/>
              </w:rPr>
              <w:t>未选择</w:t>
            </w:r>
          </w:p>
        </w:tc>
        <w:tc>
          <w:tcPr>
            <w:tcW w:w="3522" w:type="dxa"/>
            <w:vAlign w:val="center"/>
          </w:tcPr>
          <w:p w14:paraId="5B19FD20" w14:textId="77777777" w:rsidR="0099272D" w:rsidRPr="005E57FC" w:rsidRDefault="0099272D" w:rsidP="00915F6E">
            <w:pPr>
              <w:spacing w:line="312" w:lineRule="auto"/>
              <w:rPr>
                <w:sz w:val="21"/>
                <w:szCs w:val="21"/>
              </w:rPr>
            </w:pPr>
            <w:r w:rsidRPr="005E57FC">
              <w:rPr>
                <w:sz w:val="21"/>
                <w:szCs w:val="21"/>
              </w:rPr>
              <w:t>没有具体引用的文章名，但在附录有题目。</w:t>
            </w:r>
          </w:p>
        </w:tc>
      </w:tr>
      <w:tr w:rsidR="0099272D" w:rsidRPr="004F54A2" w14:paraId="02A9E59E" w14:textId="77777777" w:rsidTr="005E57FC">
        <w:trPr>
          <w:jc w:val="center"/>
        </w:trPr>
        <w:tc>
          <w:tcPr>
            <w:tcW w:w="3828" w:type="dxa"/>
            <w:vAlign w:val="center"/>
          </w:tcPr>
          <w:p w14:paraId="0A782E6C" w14:textId="77777777" w:rsidR="0099272D" w:rsidRPr="005E57FC" w:rsidRDefault="0099272D" w:rsidP="00915F6E">
            <w:pPr>
              <w:rPr>
                <w:sz w:val="21"/>
                <w:szCs w:val="21"/>
              </w:rPr>
            </w:pPr>
            <w:r w:rsidRPr="005E57FC">
              <w:rPr>
                <w:sz w:val="21"/>
                <w:szCs w:val="21"/>
              </w:rPr>
              <w:t>简式抑郁量表</w:t>
            </w:r>
            <w:r w:rsidRPr="005E57FC">
              <w:rPr>
                <w:sz w:val="21"/>
                <w:szCs w:val="21"/>
              </w:rPr>
              <w:t>(Andrensen_1994</w:t>
            </w:r>
            <w:r w:rsidRPr="005E57FC">
              <w:rPr>
                <w:sz w:val="21"/>
                <w:szCs w:val="21"/>
              </w:rPr>
              <w:t>）</w:t>
            </w:r>
          </w:p>
          <w:p w14:paraId="3F999710" w14:textId="77777777" w:rsidR="0099272D" w:rsidRPr="005E57FC" w:rsidRDefault="0099272D" w:rsidP="00915F6E">
            <w:pPr>
              <w:rPr>
                <w:sz w:val="21"/>
                <w:szCs w:val="21"/>
              </w:rPr>
            </w:pPr>
          </w:p>
        </w:tc>
        <w:tc>
          <w:tcPr>
            <w:tcW w:w="3119" w:type="dxa"/>
            <w:vAlign w:val="center"/>
          </w:tcPr>
          <w:p w14:paraId="024512A3" w14:textId="77777777" w:rsidR="0099272D" w:rsidRPr="005E57FC" w:rsidRDefault="0099272D" w:rsidP="00915F6E">
            <w:pPr>
              <w:spacing w:line="312" w:lineRule="auto"/>
              <w:jc w:val="center"/>
              <w:rPr>
                <w:sz w:val="21"/>
                <w:szCs w:val="21"/>
              </w:rPr>
            </w:pPr>
          </w:p>
        </w:tc>
        <w:tc>
          <w:tcPr>
            <w:tcW w:w="2126" w:type="dxa"/>
            <w:vAlign w:val="center"/>
          </w:tcPr>
          <w:p w14:paraId="2EE8B82E" w14:textId="77777777" w:rsidR="0099272D" w:rsidRPr="005E57FC" w:rsidRDefault="0099272D" w:rsidP="00915F6E">
            <w:pPr>
              <w:spacing w:line="312" w:lineRule="auto"/>
              <w:jc w:val="center"/>
              <w:rPr>
                <w:sz w:val="21"/>
                <w:szCs w:val="21"/>
              </w:rPr>
            </w:pPr>
            <w:r w:rsidRPr="005E57FC">
              <w:rPr>
                <w:sz w:val="21"/>
                <w:szCs w:val="21"/>
              </w:rPr>
              <w:t>1</w:t>
            </w:r>
          </w:p>
        </w:tc>
        <w:tc>
          <w:tcPr>
            <w:tcW w:w="3566" w:type="dxa"/>
            <w:vAlign w:val="center"/>
          </w:tcPr>
          <w:p w14:paraId="30EE82B3" w14:textId="77777777" w:rsidR="0099272D" w:rsidRPr="005E57FC" w:rsidRDefault="0099272D" w:rsidP="00915F6E">
            <w:pPr>
              <w:spacing w:line="312" w:lineRule="auto"/>
              <w:ind w:firstLineChars="500" w:firstLine="1050"/>
              <w:rPr>
                <w:sz w:val="21"/>
                <w:szCs w:val="21"/>
              </w:rPr>
            </w:pPr>
            <w:r w:rsidRPr="005E57FC">
              <w:rPr>
                <w:sz w:val="21"/>
                <w:szCs w:val="21"/>
              </w:rPr>
              <w:t>未选择</w:t>
            </w:r>
          </w:p>
        </w:tc>
        <w:tc>
          <w:tcPr>
            <w:tcW w:w="3522" w:type="dxa"/>
          </w:tcPr>
          <w:p w14:paraId="79D53046" w14:textId="15C6668D" w:rsidR="0099272D" w:rsidRPr="006B7733" w:rsidRDefault="006B7733" w:rsidP="006B7733">
            <w:pPr>
              <w:spacing w:line="312" w:lineRule="auto"/>
              <w:rPr>
                <w:sz w:val="21"/>
                <w:szCs w:val="21"/>
              </w:rPr>
            </w:pPr>
            <w:r w:rsidRPr="006B7733">
              <w:rPr>
                <w:rFonts w:hint="eastAsia"/>
                <w:sz w:val="21"/>
                <w:szCs w:val="21"/>
              </w:rPr>
              <w:t>作者未提供</w:t>
            </w:r>
            <w:r w:rsidR="002E4108" w:rsidRPr="005E57FC">
              <w:rPr>
                <w:sz w:val="21"/>
                <w:szCs w:val="21"/>
              </w:rPr>
              <w:t>简式抑郁量表</w:t>
            </w:r>
            <w:r w:rsidR="002E4108" w:rsidRPr="005E57FC">
              <w:rPr>
                <w:sz w:val="21"/>
                <w:szCs w:val="21"/>
              </w:rPr>
              <w:t>(</w:t>
            </w:r>
            <w:r w:rsidRPr="006B7733">
              <w:rPr>
                <w:rFonts w:hint="eastAsia"/>
                <w:sz w:val="21"/>
                <w:szCs w:val="21"/>
              </w:rPr>
              <w:t>Andrensen (1994)</w:t>
            </w:r>
            <w:r w:rsidRPr="006B7733">
              <w:rPr>
                <w:rFonts w:hint="eastAsia"/>
                <w:sz w:val="21"/>
                <w:szCs w:val="21"/>
              </w:rPr>
              <w:t>具体的引文，自行搜索</w:t>
            </w:r>
            <w:r w:rsidR="002E4108">
              <w:rPr>
                <w:rFonts w:hint="eastAsia"/>
                <w:sz w:val="21"/>
                <w:szCs w:val="21"/>
              </w:rPr>
              <w:t>应为</w:t>
            </w:r>
            <w:r w:rsidR="002E4108">
              <w:rPr>
                <w:sz w:val="21"/>
                <w:szCs w:val="21"/>
              </w:rPr>
              <w:fldChar w:fldCharType="begin"/>
            </w:r>
            <w:r w:rsidR="002E4108">
              <w:rPr>
                <w:sz w:val="21"/>
                <w:szCs w:val="21"/>
              </w:rPr>
              <w:instrText xml:space="preserve"> ADDIN NE.Ref.{8ED0DF00-5311-4A1D-922A-494C6538B2BE}</w:instrText>
            </w:r>
            <w:r w:rsidR="002E4108">
              <w:rPr>
                <w:sz w:val="21"/>
                <w:szCs w:val="21"/>
              </w:rPr>
              <w:fldChar w:fldCharType="separate"/>
            </w:r>
            <w:r w:rsidR="002E4108">
              <w:rPr>
                <w:color w:val="000000"/>
                <w:kern w:val="0"/>
                <w:sz w:val="21"/>
                <w:szCs w:val="21"/>
              </w:rPr>
              <w:t>Andresen et al.(1994)</w:t>
            </w:r>
            <w:r w:rsidR="002E4108">
              <w:rPr>
                <w:sz w:val="21"/>
                <w:szCs w:val="21"/>
              </w:rPr>
              <w:fldChar w:fldCharType="end"/>
            </w:r>
            <w:r w:rsidRPr="006B7733">
              <w:rPr>
                <w:rFonts w:hint="eastAsia"/>
                <w:sz w:val="21"/>
                <w:szCs w:val="21"/>
              </w:rPr>
              <w:t>一文，题目完全摘自</w:t>
            </w:r>
            <w:r w:rsidRPr="006B7733">
              <w:rPr>
                <w:rFonts w:hint="eastAsia"/>
                <w:sz w:val="21"/>
                <w:szCs w:val="21"/>
              </w:rPr>
              <w:t>CES-D</w:t>
            </w:r>
            <w:r w:rsidRPr="006B7733">
              <w:rPr>
                <w:rFonts w:hint="eastAsia"/>
                <w:sz w:val="21"/>
                <w:szCs w:val="21"/>
              </w:rPr>
              <w:t>，因此排除</w:t>
            </w:r>
          </w:p>
        </w:tc>
      </w:tr>
      <w:tr w:rsidR="0099272D" w:rsidRPr="004F54A2" w14:paraId="0F80BACB" w14:textId="77777777" w:rsidTr="005E57FC">
        <w:trPr>
          <w:jc w:val="center"/>
        </w:trPr>
        <w:tc>
          <w:tcPr>
            <w:tcW w:w="3828" w:type="dxa"/>
            <w:vAlign w:val="center"/>
          </w:tcPr>
          <w:p w14:paraId="4ADA9F5C" w14:textId="77777777" w:rsidR="0099272D" w:rsidRPr="005E57FC" w:rsidRDefault="0099272D" w:rsidP="00915F6E">
            <w:pPr>
              <w:rPr>
                <w:sz w:val="21"/>
                <w:szCs w:val="21"/>
              </w:rPr>
            </w:pPr>
            <w:r w:rsidRPr="005E57FC">
              <w:rPr>
                <w:sz w:val="21"/>
                <w:szCs w:val="21"/>
              </w:rPr>
              <w:t>国际疾病分类</w:t>
            </w:r>
            <w:r w:rsidRPr="005E57FC">
              <w:rPr>
                <w:sz w:val="21"/>
                <w:szCs w:val="21"/>
              </w:rPr>
              <w:t>-10(WHO-CIDI 3.0)</w:t>
            </w:r>
          </w:p>
        </w:tc>
        <w:tc>
          <w:tcPr>
            <w:tcW w:w="3119" w:type="dxa"/>
            <w:vAlign w:val="center"/>
          </w:tcPr>
          <w:p w14:paraId="402078C5" w14:textId="4BE6B3DA" w:rsidR="0099272D" w:rsidRPr="005E57FC" w:rsidRDefault="0099272D" w:rsidP="00915F6E">
            <w:pPr>
              <w:spacing w:line="312" w:lineRule="auto"/>
              <w:jc w:val="center"/>
              <w:rPr>
                <w:sz w:val="21"/>
                <w:szCs w:val="21"/>
              </w:rPr>
            </w:pPr>
            <w:r w:rsidRPr="005E57FC">
              <w:rPr>
                <w:sz w:val="21"/>
                <w:szCs w:val="21"/>
              </w:rPr>
              <w:fldChar w:fldCharType="begin"/>
            </w:r>
            <w:r w:rsidR="002E4108">
              <w:rPr>
                <w:sz w:val="21"/>
                <w:szCs w:val="21"/>
              </w:rPr>
              <w:instrText xml:space="preserve"> ADDIN NE.Ref.{50467A06-34DD-4281-9040-4A4FEA22F3E1}</w:instrText>
            </w:r>
            <w:r w:rsidRPr="005E57FC">
              <w:rPr>
                <w:sz w:val="21"/>
                <w:szCs w:val="21"/>
              </w:rPr>
              <w:fldChar w:fldCharType="separate"/>
            </w:r>
            <w:r w:rsidR="002E4108">
              <w:rPr>
                <w:color w:val="000000"/>
                <w:kern w:val="0"/>
                <w:sz w:val="21"/>
                <w:szCs w:val="21"/>
              </w:rPr>
              <w:t>Kessler &amp; Stün(2004)</w:t>
            </w:r>
            <w:r w:rsidRPr="005E57FC">
              <w:rPr>
                <w:sz w:val="21"/>
                <w:szCs w:val="21"/>
              </w:rPr>
              <w:fldChar w:fldCharType="end"/>
            </w:r>
            <w:r w:rsidRPr="005E57FC">
              <w:rPr>
                <w:sz w:val="21"/>
                <w:szCs w:val="21"/>
              </w:rPr>
              <w:t>1</w:t>
            </w:r>
            <w:r w:rsidRPr="005E57FC">
              <w:rPr>
                <w:sz w:val="21"/>
                <w:szCs w:val="21"/>
              </w:rPr>
              <w:t>篇</w:t>
            </w:r>
          </w:p>
        </w:tc>
        <w:tc>
          <w:tcPr>
            <w:tcW w:w="2126" w:type="dxa"/>
            <w:vAlign w:val="center"/>
          </w:tcPr>
          <w:p w14:paraId="38C60112" w14:textId="77777777" w:rsidR="0099272D" w:rsidRPr="005E57FC" w:rsidRDefault="0099272D" w:rsidP="00915F6E">
            <w:pPr>
              <w:spacing w:line="312" w:lineRule="auto"/>
              <w:jc w:val="center"/>
              <w:rPr>
                <w:sz w:val="21"/>
                <w:szCs w:val="21"/>
              </w:rPr>
            </w:pPr>
            <w:r w:rsidRPr="005E57FC">
              <w:rPr>
                <w:sz w:val="21"/>
                <w:szCs w:val="21"/>
              </w:rPr>
              <w:t>1</w:t>
            </w:r>
          </w:p>
        </w:tc>
        <w:tc>
          <w:tcPr>
            <w:tcW w:w="3566" w:type="dxa"/>
            <w:vAlign w:val="center"/>
          </w:tcPr>
          <w:p w14:paraId="1F23F1C6" w14:textId="77777777" w:rsidR="0099272D" w:rsidRPr="005E57FC" w:rsidRDefault="0099272D" w:rsidP="00915F6E">
            <w:pPr>
              <w:spacing w:line="312" w:lineRule="auto"/>
              <w:ind w:firstLineChars="500" w:firstLine="1050"/>
              <w:rPr>
                <w:sz w:val="21"/>
                <w:szCs w:val="21"/>
              </w:rPr>
            </w:pPr>
            <w:r w:rsidRPr="005E57FC">
              <w:rPr>
                <w:sz w:val="21"/>
                <w:szCs w:val="21"/>
              </w:rPr>
              <w:t>未获得</w:t>
            </w:r>
          </w:p>
        </w:tc>
        <w:tc>
          <w:tcPr>
            <w:tcW w:w="3522" w:type="dxa"/>
          </w:tcPr>
          <w:p w14:paraId="40FEF16D" w14:textId="463F417E" w:rsidR="0099272D" w:rsidRPr="005E57FC" w:rsidRDefault="0099272D" w:rsidP="00915F6E">
            <w:pPr>
              <w:spacing w:line="312" w:lineRule="auto"/>
              <w:rPr>
                <w:sz w:val="21"/>
                <w:szCs w:val="21"/>
              </w:rPr>
            </w:pPr>
            <w:r w:rsidRPr="005E57FC">
              <w:rPr>
                <w:sz w:val="21"/>
                <w:szCs w:val="21"/>
              </w:rPr>
              <w:fldChar w:fldCharType="begin"/>
            </w:r>
            <w:r w:rsidR="002E4108">
              <w:rPr>
                <w:sz w:val="21"/>
                <w:szCs w:val="21"/>
              </w:rPr>
              <w:instrText xml:space="preserve"> ADDIN NE.Ref.{5BD4B508-392A-4069-9EA5-9701FDD54595}</w:instrText>
            </w:r>
            <w:r w:rsidRPr="005E57FC">
              <w:rPr>
                <w:sz w:val="21"/>
                <w:szCs w:val="21"/>
              </w:rPr>
              <w:fldChar w:fldCharType="separate"/>
            </w:r>
            <w:r w:rsidR="002E4108">
              <w:rPr>
                <w:color w:val="000000"/>
                <w:kern w:val="0"/>
                <w:sz w:val="21"/>
                <w:szCs w:val="21"/>
              </w:rPr>
              <w:t>Kessler &amp; Stün(2004)</w:t>
            </w:r>
            <w:r w:rsidRPr="005E57FC">
              <w:rPr>
                <w:sz w:val="21"/>
                <w:szCs w:val="21"/>
              </w:rPr>
              <w:fldChar w:fldCharType="end"/>
            </w:r>
            <w:r w:rsidR="0035265F">
              <w:rPr>
                <w:rFonts w:hint="eastAsia"/>
                <w:sz w:val="21"/>
                <w:szCs w:val="21"/>
              </w:rPr>
              <w:t>未</w:t>
            </w:r>
            <w:r w:rsidR="0035265F" w:rsidRPr="005E57FC">
              <w:rPr>
                <w:sz w:val="21"/>
                <w:szCs w:val="21"/>
              </w:rPr>
              <w:t>提供题目</w:t>
            </w:r>
          </w:p>
        </w:tc>
      </w:tr>
      <w:tr w:rsidR="0099272D" w:rsidRPr="004F54A2" w14:paraId="5AEACBA8" w14:textId="77777777" w:rsidTr="005E57FC">
        <w:trPr>
          <w:jc w:val="center"/>
        </w:trPr>
        <w:tc>
          <w:tcPr>
            <w:tcW w:w="3828" w:type="dxa"/>
            <w:vAlign w:val="center"/>
          </w:tcPr>
          <w:p w14:paraId="588AA934" w14:textId="77777777" w:rsidR="0099272D" w:rsidRPr="005E57FC" w:rsidRDefault="0099272D" w:rsidP="00915F6E">
            <w:pPr>
              <w:rPr>
                <w:sz w:val="21"/>
                <w:szCs w:val="21"/>
              </w:rPr>
            </w:pPr>
            <w:r w:rsidRPr="005E57FC">
              <w:rPr>
                <w:sz w:val="21"/>
                <w:szCs w:val="21"/>
              </w:rPr>
              <w:t>心理健康测查表（</w:t>
            </w:r>
            <w:r w:rsidRPr="005E57FC">
              <w:rPr>
                <w:sz w:val="21"/>
                <w:szCs w:val="21"/>
              </w:rPr>
              <w:t>PHI</w:t>
            </w:r>
            <w:r w:rsidRPr="005E57FC">
              <w:rPr>
                <w:sz w:val="21"/>
                <w:szCs w:val="21"/>
              </w:rPr>
              <w:t>）</w:t>
            </w:r>
          </w:p>
        </w:tc>
        <w:bookmarkStart w:id="36" w:name="OLE_LINK3"/>
        <w:tc>
          <w:tcPr>
            <w:tcW w:w="3119" w:type="dxa"/>
            <w:vAlign w:val="center"/>
          </w:tcPr>
          <w:p w14:paraId="5A8A1737" w14:textId="16920F31" w:rsidR="0099272D" w:rsidRPr="005E57FC" w:rsidRDefault="0099272D" w:rsidP="00915F6E">
            <w:pPr>
              <w:spacing w:line="312" w:lineRule="auto"/>
              <w:jc w:val="center"/>
              <w:rPr>
                <w:sz w:val="21"/>
                <w:szCs w:val="21"/>
              </w:rPr>
            </w:pPr>
            <w:r w:rsidRPr="005E57FC">
              <w:rPr>
                <w:sz w:val="21"/>
                <w:szCs w:val="21"/>
              </w:rPr>
              <w:fldChar w:fldCharType="begin"/>
            </w:r>
            <w:r w:rsidR="002E4108">
              <w:rPr>
                <w:sz w:val="21"/>
                <w:szCs w:val="21"/>
              </w:rPr>
              <w:instrText xml:space="preserve"> ADDIN NE.Ref.{D5B8F3AF-5BE0-4670-84CB-B98E20AABAB9}</w:instrText>
            </w:r>
            <w:r w:rsidRPr="005E57FC">
              <w:rPr>
                <w:sz w:val="21"/>
                <w:szCs w:val="21"/>
              </w:rPr>
              <w:fldChar w:fldCharType="separate"/>
            </w:r>
            <w:r w:rsidR="002E4108">
              <w:rPr>
                <w:color w:val="000000"/>
                <w:kern w:val="0"/>
                <w:sz w:val="21"/>
                <w:szCs w:val="21"/>
              </w:rPr>
              <w:t>宋维真和张建平</w:t>
            </w:r>
            <w:r w:rsidR="002E4108">
              <w:rPr>
                <w:color w:val="000000"/>
                <w:kern w:val="0"/>
                <w:sz w:val="21"/>
                <w:szCs w:val="21"/>
              </w:rPr>
              <w:t>(1993)</w:t>
            </w:r>
            <w:r w:rsidRPr="005E57FC">
              <w:rPr>
                <w:sz w:val="21"/>
                <w:szCs w:val="21"/>
              </w:rPr>
              <w:fldChar w:fldCharType="end"/>
            </w:r>
            <w:bookmarkEnd w:id="36"/>
            <w:r w:rsidRPr="005E57FC">
              <w:rPr>
                <w:sz w:val="21"/>
                <w:szCs w:val="21"/>
              </w:rPr>
              <w:t>1</w:t>
            </w:r>
            <w:r w:rsidRPr="005E57FC">
              <w:rPr>
                <w:sz w:val="21"/>
                <w:szCs w:val="21"/>
              </w:rPr>
              <w:t>篇</w:t>
            </w:r>
          </w:p>
        </w:tc>
        <w:tc>
          <w:tcPr>
            <w:tcW w:w="2126" w:type="dxa"/>
            <w:vAlign w:val="center"/>
          </w:tcPr>
          <w:p w14:paraId="7EA98553" w14:textId="77777777" w:rsidR="0099272D" w:rsidRPr="005E57FC" w:rsidRDefault="0099272D" w:rsidP="00915F6E">
            <w:pPr>
              <w:spacing w:line="312" w:lineRule="auto"/>
              <w:jc w:val="center"/>
              <w:rPr>
                <w:sz w:val="21"/>
                <w:szCs w:val="21"/>
              </w:rPr>
            </w:pPr>
            <w:r w:rsidRPr="005E57FC">
              <w:rPr>
                <w:sz w:val="21"/>
                <w:szCs w:val="21"/>
              </w:rPr>
              <w:t>1</w:t>
            </w:r>
          </w:p>
        </w:tc>
        <w:tc>
          <w:tcPr>
            <w:tcW w:w="3566" w:type="dxa"/>
            <w:vAlign w:val="center"/>
          </w:tcPr>
          <w:p w14:paraId="486CB404" w14:textId="77777777" w:rsidR="0099272D" w:rsidRPr="005E57FC" w:rsidRDefault="0099272D" w:rsidP="00915F6E">
            <w:pPr>
              <w:spacing w:line="312" w:lineRule="auto"/>
              <w:ind w:firstLineChars="500" w:firstLine="1050"/>
              <w:rPr>
                <w:sz w:val="21"/>
                <w:szCs w:val="21"/>
              </w:rPr>
            </w:pPr>
            <w:r w:rsidRPr="005E57FC">
              <w:rPr>
                <w:rFonts w:hint="eastAsia"/>
                <w:sz w:val="21"/>
                <w:szCs w:val="21"/>
              </w:rPr>
              <w:t>未获得</w:t>
            </w:r>
          </w:p>
        </w:tc>
        <w:tc>
          <w:tcPr>
            <w:tcW w:w="3522" w:type="dxa"/>
          </w:tcPr>
          <w:p w14:paraId="0D42E8D4" w14:textId="548BED54" w:rsidR="0099272D" w:rsidRPr="005E57FC" w:rsidRDefault="0099272D" w:rsidP="00915F6E">
            <w:pPr>
              <w:spacing w:line="312" w:lineRule="auto"/>
              <w:rPr>
                <w:sz w:val="21"/>
                <w:szCs w:val="21"/>
              </w:rPr>
            </w:pPr>
            <w:r w:rsidRPr="005E57FC">
              <w:rPr>
                <w:sz w:val="21"/>
                <w:szCs w:val="21"/>
              </w:rPr>
              <w:fldChar w:fldCharType="begin"/>
            </w:r>
            <w:r w:rsidR="002E4108">
              <w:rPr>
                <w:sz w:val="21"/>
                <w:szCs w:val="21"/>
              </w:rPr>
              <w:instrText xml:space="preserve"> ADDIN NE.Ref.{0EBC6A8C-D001-411B-AB22-0C1CDDE809F4}</w:instrText>
            </w:r>
            <w:r w:rsidRPr="005E57FC">
              <w:rPr>
                <w:sz w:val="21"/>
                <w:szCs w:val="21"/>
              </w:rPr>
              <w:fldChar w:fldCharType="separate"/>
            </w:r>
            <w:r w:rsidR="002E4108">
              <w:rPr>
                <w:color w:val="000000"/>
                <w:kern w:val="0"/>
                <w:sz w:val="21"/>
                <w:szCs w:val="21"/>
              </w:rPr>
              <w:t>宋维真和张建平</w:t>
            </w:r>
            <w:r w:rsidR="002E4108">
              <w:rPr>
                <w:color w:val="000000"/>
                <w:kern w:val="0"/>
                <w:sz w:val="21"/>
                <w:szCs w:val="21"/>
              </w:rPr>
              <w:t>(1993)</w:t>
            </w:r>
            <w:r w:rsidRPr="005E57FC">
              <w:rPr>
                <w:sz w:val="21"/>
                <w:szCs w:val="21"/>
              </w:rPr>
              <w:fldChar w:fldCharType="end"/>
            </w:r>
            <w:r w:rsidRPr="005E57FC">
              <w:rPr>
                <w:sz w:val="21"/>
                <w:szCs w:val="21"/>
              </w:rPr>
              <w:t>未获得</w:t>
            </w:r>
            <w:r w:rsidR="0035265F">
              <w:rPr>
                <w:rFonts w:hint="eastAsia"/>
                <w:sz w:val="21"/>
                <w:szCs w:val="21"/>
              </w:rPr>
              <w:t>全文</w:t>
            </w:r>
          </w:p>
        </w:tc>
      </w:tr>
      <w:tr w:rsidR="0099272D" w:rsidRPr="004F54A2" w14:paraId="478701CE" w14:textId="77777777" w:rsidTr="005E57FC">
        <w:trPr>
          <w:jc w:val="center"/>
        </w:trPr>
        <w:tc>
          <w:tcPr>
            <w:tcW w:w="3828" w:type="dxa"/>
            <w:vAlign w:val="center"/>
          </w:tcPr>
          <w:p w14:paraId="7C93C02C" w14:textId="77777777" w:rsidR="0099272D" w:rsidRPr="00760DFB" w:rsidRDefault="0099272D" w:rsidP="00915F6E">
            <w:pPr>
              <w:rPr>
                <w:color w:val="000000" w:themeColor="text1"/>
                <w:sz w:val="21"/>
                <w:szCs w:val="21"/>
              </w:rPr>
            </w:pPr>
            <w:r w:rsidRPr="00760DFB">
              <w:rPr>
                <w:color w:val="000000" w:themeColor="text1"/>
                <w:sz w:val="21"/>
                <w:szCs w:val="21"/>
              </w:rPr>
              <w:t>郑日昌编制的中国大学生心理健康量表（</w:t>
            </w:r>
            <w:r w:rsidRPr="00760DFB">
              <w:rPr>
                <w:color w:val="000000" w:themeColor="text1"/>
                <w:sz w:val="21"/>
                <w:szCs w:val="21"/>
              </w:rPr>
              <w:t>CCSMHS</w:t>
            </w:r>
            <w:r w:rsidRPr="00760DFB">
              <w:rPr>
                <w:color w:val="000000" w:themeColor="text1"/>
                <w:sz w:val="21"/>
                <w:szCs w:val="21"/>
              </w:rPr>
              <w:t>）</w:t>
            </w:r>
          </w:p>
          <w:p w14:paraId="4B405783" w14:textId="77777777" w:rsidR="0099272D" w:rsidRPr="00760DFB" w:rsidRDefault="0099272D" w:rsidP="00915F6E">
            <w:pPr>
              <w:rPr>
                <w:color w:val="000000" w:themeColor="text1"/>
                <w:sz w:val="21"/>
                <w:szCs w:val="21"/>
              </w:rPr>
            </w:pPr>
          </w:p>
        </w:tc>
        <w:tc>
          <w:tcPr>
            <w:tcW w:w="3119" w:type="dxa"/>
            <w:vAlign w:val="center"/>
          </w:tcPr>
          <w:p w14:paraId="7E6A1C6B" w14:textId="77777777" w:rsidR="0099272D" w:rsidRPr="00760DFB" w:rsidRDefault="0099272D" w:rsidP="00915F6E">
            <w:pPr>
              <w:spacing w:line="312" w:lineRule="auto"/>
              <w:jc w:val="center"/>
              <w:rPr>
                <w:color w:val="000000" w:themeColor="text1"/>
                <w:sz w:val="21"/>
                <w:szCs w:val="21"/>
              </w:rPr>
            </w:pPr>
          </w:p>
        </w:tc>
        <w:tc>
          <w:tcPr>
            <w:tcW w:w="2126" w:type="dxa"/>
            <w:vAlign w:val="center"/>
          </w:tcPr>
          <w:p w14:paraId="47D14149" w14:textId="77777777" w:rsidR="0099272D" w:rsidRPr="00760DFB" w:rsidRDefault="0099272D" w:rsidP="00915F6E">
            <w:pPr>
              <w:spacing w:line="312" w:lineRule="auto"/>
              <w:jc w:val="center"/>
              <w:rPr>
                <w:color w:val="000000" w:themeColor="text1"/>
                <w:sz w:val="21"/>
                <w:szCs w:val="21"/>
              </w:rPr>
            </w:pPr>
            <w:r w:rsidRPr="00760DFB">
              <w:rPr>
                <w:color w:val="000000" w:themeColor="text1"/>
                <w:sz w:val="21"/>
                <w:szCs w:val="21"/>
              </w:rPr>
              <w:t>1</w:t>
            </w:r>
          </w:p>
        </w:tc>
        <w:tc>
          <w:tcPr>
            <w:tcW w:w="3566" w:type="dxa"/>
            <w:vAlign w:val="center"/>
          </w:tcPr>
          <w:p w14:paraId="41C276A5" w14:textId="4064A689" w:rsidR="0099272D" w:rsidRPr="00760DFB" w:rsidRDefault="0099272D" w:rsidP="00915F6E">
            <w:pPr>
              <w:spacing w:line="312" w:lineRule="auto"/>
              <w:ind w:firstLineChars="500" w:firstLine="1050"/>
              <w:rPr>
                <w:color w:val="000000" w:themeColor="text1"/>
                <w:sz w:val="21"/>
                <w:szCs w:val="21"/>
              </w:rPr>
            </w:pPr>
            <w:r>
              <w:rPr>
                <w:color w:val="000000" w:themeColor="text1"/>
                <w:sz w:val="21"/>
                <w:szCs w:val="21"/>
              </w:rPr>
              <w:fldChar w:fldCharType="begin"/>
            </w:r>
            <w:r w:rsidR="002E4108">
              <w:rPr>
                <w:color w:val="000000" w:themeColor="text1"/>
                <w:sz w:val="21"/>
                <w:szCs w:val="21"/>
              </w:rPr>
              <w:instrText xml:space="preserve"> ADDIN NE.Ref.{E9B621E5-C85F-4B89-9434-4A29D33D7630}</w:instrText>
            </w:r>
            <w:r>
              <w:rPr>
                <w:color w:val="000000" w:themeColor="text1"/>
                <w:sz w:val="21"/>
                <w:szCs w:val="21"/>
              </w:rPr>
              <w:fldChar w:fldCharType="separate"/>
            </w:r>
            <w:r w:rsidR="002E4108">
              <w:rPr>
                <w:color w:val="000000"/>
                <w:kern w:val="0"/>
                <w:sz w:val="21"/>
                <w:szCs w:val="21"/>
              </w:rPr>
              <w:t>张华</w:t>
            </w:r>
            <w:r w:rsidR="002E4108">
              <w:rPr>
                <w:color w:val="000000"/>
                <w:kern w:val="0"/>
                <w:sz w:val="21"/>
                <w:szCs w:val="21"/>
              </w:rPr>
              <w:t>(2021)</w:t>
            </w:r>
            <w:r>
              <w:rPr>
                <w:color w:val="000000" w:themeColor="text1"/>
                <w:sz w:val="21"/>
                <w:szCs w:val="21"/>
              </w:rPr>
              <w:fldChar w:fldCharType="end"/>
            </w:r>
            <w:r>
              <w:rPr>
                <w:rFonts w:hint="eastAsia"/>
                <w:color w:val="000000" w:themeColor="text1"/>
                <w:sz w:val="21"/>
                <w:szCs w:val="21"/>
              </w:rPr>
              <w:t>8</w:t>
            </w:r>
            <w:r>
              <w:rPr>
                <w:rFonts w:hint="eastAsia"/>
                <w:color w:val="000000" w:themeColor="text1"/>
                <w:sz w:val="21"/>
                <w:szCs w:val="21"/>
              </w:rPr>
              <w:t>题</w:t>
            </w:r>
          </w:p>
        </w:tc>
        <w:tc>
          <w:tcPr>
            <w:tcW w:w="3522" w:type="dxa"/>
          </w:tcPr>
          <w:p w14:paraId="5C4E6BB6" w14:textId="77777777" w:rsidR="0099272D" w:rsidRPr="00E53F9B" w:rsidRDefault="0099272D" w:rsidP="00915F6E">
            <w:pPr>
              <w:spacing w:line="312" w:lineRule="auto"/>
              <w:rPr>
                <w:color w:val="FF0000"/>
                <w:sz w:val="21"/>
                <w:szCs w:val="21"/>
              </w:rPr>
            </w:pPr>
          </w:p>
        </w:tc>
      </w:tr>
      <w:tr w:rsidR="0099272D" w:rsidRPr="004F54A2" w14:paraId="4D86840A" w14:textId="77777777" w:rsidTr="005E57FC">
        <w:trPr>
          <w:jc w:val="center"/>
        </w:trPr>
        <w:tc>
          <w:tcPr>
            <w:tcW w:w="3828" w:type="dxa"/>
            <w:vAlign w:val="center"/>
          </w:tcPr>
          <w:p w14:paraId="215D09C3" w14:textId="77777777" w:rsidR="0099272D" w:rsidRPr="005E57FC" w:rsidRDefault="0099272D" w:rsidP="00915F6E">
            <w:pPr>
              <w:rPr>
                <w:sz w:val="21"/>
                <w:szCs w:val="21"/>
              </w:rPr>
            </w:pPr>
            <w:r w:rsidRPr="005E57FC">
              <w:rPr>
                <w:rFonts w:hint="eastAsia"/>
                <w:sz w:val="21"/>
                <w:szCs w:val="21"/>
              </w:rPr>
              <w:t>S</w:t>
            </w:r>
            <w:r w:rsidRPr="005E57FC">
              <w:rPr>
                <w:sz w:val="21"/>
                <w:szCs w:val="21"/>
              </w:rPr>
              <w:t>CL-45</w:t>
            </w:r>
          </w:p>
        </w:tc>
        <w:tc>
          <w:tcPr>
            <w:tcW w:w="3119" w:type="dxa"/>
            <w:vAlign w:val="center"/>
          </w:tcPr>
          <w:p w14:paraId="094C5416" w14:textId="77777777" w:rsidR="0099272D" w:rsidRPr="005E57FC" w:rsidRDefault="0099272D" w:rsidP="00915F6E">
            <w:pPr>
              <w:spacing w:line="312" w:lineRule="auto"/>
              <w:jc w:val="center"/>
              <w:rPr>
                <w:sz w:val="21"/>
                <w:szCs w:val="21"/>
              </w:rPr>
            </w:pPr>
          </w:p>
        </w:tc>
        <w:tc>
          <w:tcPr>
            <w:tcW w:w="2126" w:type="dxa"/>
            <w:vAlign w:val="center"/>
          </w:tcPr>
          <w:p w14:paraId="50428617" w14:textId="77777777" w:rsidR="0099272D" w:rsidRPr="005E57FC" w:rsidRDefault="0099272D" w:rsidP="00915F6E">
            <w:pPr>
              <w:spacing w:line="312" w:lineRule="auto"/>
              <w:jc w:val="center"/>
              <w:rPr>
                <w:sz w:val="21"/>
                <w:szCs w:val="21"/>
              </w:rPr>
            </w:pPr>
            <w:r w:rsidRPr="005E57FC">
              <w:rPr>
                <w:rFonts w:hint="eastAsia"/>
                <w:sz w:val="21"/>
                <w:szCs w:val="21"/>
              </w:rPr>
              <w:t>1</w:t>
            </w:r>
          </w:p>
        </w:tc>
        <w:tc>
          <w:tcPr>
            <w:tcW w:w="3566" w:type="dxa"/>
            <w:vAlign w:val="center"/>
          </w:tcPr>
          <w:p w14:paraId="231EFFBE" w14:textId="77777777" w:rsidR="0099272D" w:rsidRPr="005E57FC" w:rsidRDefault="0099272D" w:rsidP="00915F6E">
            <w:pPr>
              <w:spacing w:line="312" w:lineRule="auto"/>
              <w:ind w:firstLineChars="500" w:firstLine="1050"/>
              <w:rPr>
                <w:sz w:val="21"/>
                <w:szCs w:val="21"/>
              </w:rPr>
            </w:pPr>
            <w:r w:rsidRPr="005E57FC">
              <w:rPr>
                <w:rFonts w:hint="eastAsia"/>
                <w:sz w:val="21"/>
                <w:szCs w:val="21"/>
              </w:rPr>
              <w:t>未获得</w:t>
            </w:r>
          </w:p>
        </w:tc>
        <w:tc>
          <w:tcPr>
            <w:tcW w:w="3522" w:type="dxa"/>
          </w:tcPr>
          <w:p w14:paraId="7745D843" w14:textId="6A1B4337" w:rsidR="0099272D" w:rsidRPr="005E57FC" w:rsidRDefault="0099272D" w:rsidP="00915F6E">
            <w:pPr>
              <w:spacing w:line="312" w:lineRule="auto"/>
              <w:rPr>
                <w:sz w:val="21"/>
                <w:szCs w:val="21"/>
              </w:rPr>
            </w:pPr>
            <w:r w:rsidRPr="005E57FC">
              <w:rPr>
                <w:rFonts w:hint="eastAsia"/>
                <w:sz w:val="21"/>
                <w:szCs w:val="21"/>
              </w:rPr>
              <w:t>附录有题目，但</w:t>
            </w:r>
            <w:r w:rsidR="0035265F">
              <w:rPr>
                <w:rFonts w:hint="eastAsia"/>
                <w:sz w:val="21"/>
                <w:szCs w:val="21"/>
              </w:rPr>
              <w:t>无法得知用于测量抑</w:t>
            </w:r>
            <w:r w:rsidR="0035265F">
              <w:rPr>
                <w:rFonts w:hint="eastAsia"/>
                <w:sz w:val="21"/>
                <w:szCs w:val="21"/>
              </w:rPr>
              <w:lastRenderedPageBreak/>
              <w:t>郁的条目</w:t>
            </w:r>
            <w:r w:rsidRPr="005E57FC">
              <w:rPr>
                <w:rFonts w:hint="eastAsia"/>
                <w:sz w:val="21"/>
                <w:szCs w:val="21"/>
              </w:rPr>
              <w:t>。</w:t>
            </w:r>
          </w:p>
        </w:tc>
      </w:tr>
    </w:tbl>
    <w:p w14:paraId="4C03AD4C" w14:textId="1C1E98D0" w:rsidR="00BB1AA1" w:rsidRPr="0099272D" w:rsidRDefault="00BB1AA1" w:rsidP="00A758AD">
      <w:pPr>
        <w:widowControl/>
        <w:spacing w:line="312" w:lineRule="auto"/>
        <w:jc w:val="left"/>
        <w:rPr>
          <w:kern w:val="0"/>
          <w:sz w:val="24"/>
          <w:szCs w:val="24"/>
        </w:rPr>
        <w:sectPr w:rsidR="00BB1AA1" w:rsidRPr="0099272D" w:rsidSect="00B90BB8">
          <w:pgSz w:w="16838" w:h="11906" w:orient="landscape"/>
          <w:pgMar w:top="1797" w:right="1440" w:bottom="1797" w:left="1440" w:header="851" w:footer="992" w:gutter="0"/>
          <w:cols w:space="720"/>
          <w:docGrid w:linePitch="381"/>
        </w:sectPr>
      </w:pPr>
    </w:p>
    <w:p w14:paraId="24D49642" w14:textId="77777777" w:rsidR="00A758AD" w:rsidRDefault="00A758AD" w:rsidP="00A758AD">
      <w:pPr>
        <w:spacing w:line="312" w:lineRule="auto"/>
        <w:rPr>
          <w:b/>
          <w:bCs/>
          <w:sz w:val="24"/>
          <w:szCs w:val="24"/>
        </w:rPr>
      </w:pPr>
    </w:p>
    <w:p w14:paraId="0A953886" w14:textId="77777777" w:rsidR="00A758AD" w:rsidRPr="00792D2A" w:rsidRDefault="00A758AD" w:rsidP="00850F10">
      <w:pPr>
        <w:spacing w:line="360" w:lineRule="auto"/>
        <w:rPr>
          <w:b/>
          <w:bCs/>
          <w:szCs w:val="28"/>
        </w:rPr>
      </w:pPr>
      <w:r w:rsidRPr="00792D2A">
        <w:rPr>
          <w:b/>
          <w:bCs/>
          <w:szCs w:val="28"/>
        </w:rPr>
        <w:t xml:space="preserve">2.2 </w:t>
      </w:r>
      <w:r w:rsidRPr="00792D2A">
        <w:rPr>
          <w:rFonts w:hint="eastAsia"/>
          <w:b/>
          <w:bCs/>
          <w:szCs w:val="28"/>
        </w:rPr>
        <w:t>内容分析</w:t>
      </w:r>
    </w:p>
    <w:p w14:paraId="17711615" w14:textId="2C2FDEE4" w:rsidR="00A758AD" w:rsidRDefault="00A758AD" w:rsidP="00850F10">
      <w:pPr>
        <w:spacing w:line="360" w:lineRule="auto"/>
        <w:rPr>
          <w:sz w:val="24"/>
          <w:szCs w:val="24"/>
        </w:rPr>
      </w:pPr>
      <w:r>
        <w:rPr>
          <w:b/>
          <w:bCs/>
          <w:sz w:val="24"/>
          <w:szCs w:val="24"/>
        </w:rPr>
        <w:tab/>
      </w:r>
      <w:r>
        <w:rPr>
          <w:rFonts w:hint="eastAsia"/>
          <w:sz w:val="24"/>
          <w:szCs w:val="24"/>
        </w:rPr>
        <w:t>参考</w:t>
      </w:r>
      <w:r w:rsidR="007A48C0">
        <w:rPr>
          <w:sz w:val="24"/>
          <w:szCs w:val="24"/>
        </w:rPr>
        <w:fldChar w:fldCharType="begin"/>
      </w:r>
      <w:r w:rsidR="002E4108">
        <w:rPr>
          <w:sz w:val="24"/>
          <w:szCs w:val="24"/>
        </w:rPr>
        <w:instrText xml:space="preserve"> ADDIN NE.Ref.{F4A3818F-8137-4043-AA94-F4C8A98B8E0B}</w:instrText>
      </w:r>
      <w:r w:rsidR="007A48C0">
        <w:rPr>
          <w:sz w:val="24"/>
          <w:szCs w:val="24"/>
        </w:rPr>
        <w:fldChar w:fldCharType="separate"/>
      </w:r>
      <w:r w:rsidR="002E4108">
        <w:rPr>
          <w:color w:val="000000"/>
          <w:kern w:val="0"/>
          <w:sz w:val="24"/>
          <w:szCs w:val="24"/>
        </w:rPr>
        <w:t>Fried(2017)</w:t>
      </w:r>
      <w:r w:rsidR="007A48C0">
        <w:rPr>
          <w:sz w:val="24"/>
          <w:szCs w:val="24"/>
        </w:rPr>
        <w:fldChar w:fldCharType="end"/>
      </w:r>
      <w:r w:rsidR="001D627F">
        <w:rPr>
          <w:rFonts w:hint="eastAsia"/>
          <w:sz w:val="24"/>
          <w:szCs w:val="24"/>
        </w:rPr>
        <w:t>进行症状的内容分析。首先将</w:t>
      </w:r>
      <w:r>
        <w:rPr>
          <w:rFonts w:hint="eastAsia"/>
          <w:sz w:val="24"/>
          <w:szCs w:val="24"/>
        </w:rPr>
        <w:t>对每个问卷内部</w:t>
      </w:r>
      <w:r w:rsidR="001D627F">
        <w:rPr>
          <w:rFonts w:hint="eastAsia"/>
          <w:sz w:val="24"/>
          <w:szCs w:val="24"/>
        </w:rPr>
        <w:t>测量相同症状的条</w:t>
      </w:r>
      <w:r w:rsidR="00792D2A">
        <w:rPr>
          <w:rFonts w:hint="eastAsia"/>
          <w:sz w:val="24"/>
          <w:szCs w:val="24"/>
        </w:rPr>
        <w:t>目</w:t>
      </w:r>
      <w:r>
        <w:rPr>
          <w:rFonts w:hint="eastAsia"/>
          <w:sz w:val="24"/>
          <w:szCs w:val="24"/>
        </w:rPr>
        <w:t>进行合并</w:t>
      </w:r>
      <w:r w:rsidR="001D627F">
        <w:rPr>
          <w:rFonts w:hint="eastAsia"/>
          <w:sz w:val="24"/>
          <w:szCs w:val="24"/>
        </w:rPr>
        <w:t>，其次</w:t>
      </w:r>
      <w:r w:rsidR="00372FDC">
        <w:rPr>
          <w:rFonts w:hint="eastAsia"/>
          <w:sz w:val="24"/>
          <w:szCs w:val="24"/>
        </w:rPr>
        <w:t>对比</w:t>
      </w:r>
      <w:r>
        <w:rPr>
          <w:rFonts w:hint="eastAsia"/>
          <w:sz w:val="24"/>
          <w:szCs w:val="24"/>
        </w:rPr>
        <w:t>不同问卷间</w:t>
      </w:r>
      <w:r w:rsidR="00372FDC">
        <w:rPr>
          <w:rFonts w:hint="eastAsia"/>
          <w:sz w:val="24"/>
          <w:szCs w:val="24"/>
        </w:rPr>
        <w:t>所测量症状的异同</w:t>
      </w:r>
      <w:r>
        <w:rPr>
          <w:rFonts w:hint="eastAsia"/>
          <w:sz w:val="24"/>
          <w:szCs w:val="24"/>
        </w:rPr>
        <w:t>，</w:t>
      </w:r>
      <w:r w:rsidR="00760683">
        <w:rPr>
          <w:rFonts w:hint="eastAsia"/>
          <w:sz w:val="24"/>
          <w:szCs w:val="24"/>
        </w:rPr>
        <w:t>确定症状重叠。</w:t>
      </w:r>
    </w:p>
    <w:p w14:paraId="6868E231" w14:textId="02D5362A" w:rsidR="00A758AD" w:rsidRDefault="00372FDC" w:rsidP="00850F10">
      <w:pPr>
        <w:spacing w:line="360" w:lineRule="auto"/>
        <w:rPr>
          <w:sz w:val="24"/>
          <w:szCs w:val="24"/>
        </w:rPr>
      </w:pPr>
      <w:r>
        <w:rPr>
          <w:rFonts w:hint="eastAsia"/>
          <w:b/>
          <w:bCs/>
          <w:i/>
          <w:iCs/>
          <w:sz w:val="24"/>
          <w:szCs w:val="24"/>
        </w:rPr>
        <w:t>2</w:t>
      </w:r>
      <w:r>
        <w:rPr>
          <w:b/>
          <w:bCs/>
          <w:i/>
          <w:iCs/>
          <w:sz w:val="24"/>
          <w:szCs w:val="24"/>
        </w:rPr>
        <w:t>.2.1</w:t>
      </w:r>
      <w:r w:rsidR="00A758AD">
        <w:rPr>
          <w:rFonts w:hint="eastAsia"/>
          <w:b/>
          <w:bCs/>
          <w:i/>
          <w:iCs/>
          <w:sz w:val="24"/>
          <w:szCs w:val="24"/>
        </w:rPr>
        <w:t>问卷内</w:t>
      </w:r>
      <w:r w:rsidR="00031556">
        <w:rPr>
          <w:rFonts w:hint="eastAsia"/>
          <w:b/>
          <w:bCs/>
          <w:i/>
          <w:iCs/>
          <w:sz w:val="24"/>
          <w:szCs w:val="24"/>
        </w:rPr>
        <w:t>的条</w:t>
      </w:r>
      <w:r w:rsidR="00792D2A">
        <w:rPr>
          <w:rFonts w:hint="eastAsia"/>
          <w:b/>
          <w:bCs/>
          <w:i/>
          <w:iCs/>
          <w:sz w:val="24"/>
          <w:szCs w:val="24"/>
        </w:rPr>
        <w:t>目</w:t>
      </w:r>
      <w:r w:rsidR="00A758AD">
        <w:rPr>
          <w:rFonts w:hint="eastAsia"/>
          <w:b/>
          <w:bCs/>
          <w:i/>
          <w:iCs/>
          <w:sz w:val="24"/>
          <w:szCs w:val="24"/>
        </w:rPr>
        <w:t>合并</w:t>
      </w:r>
      <w:r w:rsidR="00A758AD">
        <w:rPr>
          <w:sz w:val="24"/>
          <w:szCs w:val="24"/>
        </w:rPr>
        <w:tab/>
      </w:r>
    </w:p>
    <w:p w14:paraId="3FA5E523" w14:textId="6EFA8286" w:rsidR="00A758AD" w:rsidRDefault="00A758AD" w:rsidP="00850F10">
      <w:pPr>
        <w:spacing w:line="360" w:lineRule="auto"/>
        <w:ind w:firstLine="420"/>
        <w:rPr>
          <w:sz w:val="24"/>
          <w:szCs w:val="24"/>
        </w:rPr>
      </w:pPr>
      <w:r>
        <w:rPr>
          <w:rFonts w:hint="eastAsia"/>
          <w:sz w:val="24"/>
          <w:szCs w:val="24"/>
        </w:rPr>
        <w:t>以每个问卷为单位，将问卷内</w:t>
      </w:r>
      <w:r w:rsidR="00372FDC">
        <w:rPr>
          <w:rFonts w:hint="eastAsia"/>
          <w:sz w:val="24"/>
          <w:szCs w:val="24"/>
        </w:rPr>
        <w:t>测量同一症状或者类似症状的条目合并为同一个</w:t>
      </w:r>
      <w:r w:rsidR="00372FDC" w:rsidRPr="00BD6CEE">
        <w:rPr>
          <w:rFonts w:hint="eastAsia"/>
          <w:color w:val="FF0000"/>
          <w:sz w:val="24"/>
          <w:szCs w:val="24"/>
        </w:rPr>
        <w:t>症状</w:t>
      </w:r>
      <w:r w:rsidR="00760683">
        <w:rPr>
          <w:rFonts w:hint="eastAsia"/>
          <w:sz w:val="24"/>
          <w:szCs w:val="24"/>
        </w:rPr>
        <w:t>。</w:t>
      </w:r>
      <w:r w:rsidR="00372FDC">
        <w:rPr>
          <w:rFonts w:hint="eastAsia"/>
          <w:sz w:val="24"/>
          <w:szCs w:val="24"/>
        </w:rPr>
        <w:t>每个问卷内的条目合并首先由四位受过训练的编码者独立完成，并分两组进行核对。两组形成统一合并方案后，再对两组的合并方案进行核对。两组成员合并方案之间不一致之处，四位编码人员与通讯作者共同讨论解决，并最终由经过临床训练的医生（共同作者</w:t>
      </w:r>
      <w:r w:rsidR="00372FDC">
        <w:rPr>
          <w:rFonts w:hint="eastAsia"/>
          <w:sz w:val="24"/>
          <w:szCs w:val="24"/>
        </w:rPr>
        <w:t>*</w:t>
      </w:r>
      <w:r w:rsidR="00372FDC">
        <w:rPr>
          <w:sz w:val="24"/>
          <w:szCs w:val="24"/>
        </w:rPr>
        <w:t>**</w:t>
      </w:r>
      <w:r w:rsidR="00372FDC">
        <w:rPr>
          <w:rFonts w:hint="eastAsia"/>
          <w:sz w:val="24"/>
          <w:szCs w:val="24"/>
        </w:rPr>
        <w:t>）进行最终核对。</w:t>
      </w:r>
    </w:p>
    <w:p w14:paraId="42F34ADD" w14:textId="6E5FADAE" w:rsidR="00760683" w:rsidRDefault="00372FDC" w:rsidP="00850F10">
      <w:pPr>
        <w:spacing w:line="360" w:lineRule="auto"/>
        <w:rPr>
          <w:sz w:val="24"/>
          <w:szCs w:val="24"/>
        </w:rPr>
      </w:pPr>
      <w:r>
        <w:rPr>
          <w:rFonts w:hint="eastAsia"/>
          <w:b/>
          <w:bCs/>
          <w:i/>
          <w:iCs/>
          <w:sz w:val="24"/>
          <w:szCs w:val="24"/>
        </w:rPr>
        <w:t>2</w:t>
      </w:r>
      <w:r>
        <w:rPr>
          <w:b/>
          <w:bCs/>
          <w:i/>
          <w:iCs/>
          <w:sz w:val="24"/>
          <w:szCs w:val="24"/>
        </w:rPr>
        <w:t>.2.2</w:t>
      </w:r>
      <w:r>
        <w:rPr>
          <w:rFonts w:hint="eastAsia"/>
          <w:b/>
          <w:bCs/>
          <w:i/>
          <w:iCs/>
          <w:sz w:val="24"/>
          <w:szCs w:val="24"/>
        </w:rPr>
        <w:t>跨</w:t>
      </w:r>
      <w:r w:rsidR="00A758AD">
        <w:rPr>
          <w:rFonts w:hint="eastAsia"/>
          <w:b/>
          <w:bCs/>
          <w:i/>
          <w:iCs/>
          <w:sz w:val="24"/>
          <w:szCs w:val="24"/>
        </w:rPr>
        <w:t>问卷</w:t>
      </w:r>
      <w:r w:rsidR="00031556">
        <w:rPr>
          <w:rFonts w:hint="eastAsia"/>
          <w:b/>
          <w:bCs/>
          <w:i/>
          <w:iCs/>
          <w:sz w:val="24"/>
          <w:szCs w:val="24"/>
        </w:rPr>
        <w:t>的症状</w:t>
      </w:r>
      <w:r w:rsidR="00A758AD">
        <w:rPr>
          <w:rFonts w:hint="eastAsia"/>
          <w:b/>
          <w:bCs/>
          <w:i/>
          <w:iCs/>
          <w:sz w:val="24"/>
          <w:szCs w:val="24"/>
        </w:rPr>
        <w:t>对比</w:t>
      </w:r>
      <w:r w:rsidR="00A758AD">
        <w:rPr>
          <w:sz w:val="24"/>
          <w:szCs w:val="24"/>
        </w:rPr>
        <w:tab/>
      </w:r>
    </w:p>
    <w:p w14:paraId="25087006" w14:textId="12AE4879" w:rsidR="00760683" w:rsidRDefault="00372FDC" w:rsidP="00760683">
      <w:pPr>
        <w:spacing w:line="360" w:lineRule="auto"/>
        <w:ind w:firstLineChars="200" w:firstLine="480"/>
        <w:rPr>
          <w:sz w:val="24"/>
          <w:szCs w:val="24"/>
        </w:rPr>
      </w:pPr>
      <w:r>
        <w:rPr>
          <w:rFonts w:hint="eastAsia"/>
          <w:sz w:val="24"/>
          <w:szCs w:val="24"/>
        </w:rPr>
        <w:t>对合并后各个问卷测量抑郁症状的状况进行比较，了解不同抑郁问卷之间的在测量抑郁症状上的重叠程度</w:t>
      </w:r>
      <w:r w:rsidR="003C088B">
        <w:rPr>
          <w:rFonts w:hint="eastAsia"/>
          <w:sz w:val="24"/>
          <w:szCs w:val="24"/>
        </w:rPr>
        <w:t>，分</w:t>
      </w:r>
      <w:r w:rsidR="003C088B" w:rsidRPr="003C088B">
        <w:rPr>
          <w:rFonts w:hint="eastAsia"/>
          <w:sz w:val="24"/>
          <w:szCs w:val="24"/>
        </w:rPr>
        <w:t>析流程同问卷内的条目合并。</w:t>
      </w:r>
    </w:p>
    <w:p w14:paraId="5A544B5A" w14:textId="3392BFC3" w:rsidR="00A758AD" w:rsidRDefault="00372FDC" w:rsidP="00760683">
      <w:pPr>
        <w:spacing w:line="360" w:lineRule="auto"/>
        <w:ind w:firstLineChars="200" w:firstLine="480"/>
        <w:rPr>
          <w:sz w:val="24"/>
          <w:szCs w:val="24"/>
        </w:rPr>
      </w:pPr>
      <w:r>
        <w:rPr>
          <w:rFonts w:hint="eastAsia"/>
          <w:sz w:val="24"/>
          <w:szCs w:val="24"/>
        </w:rPr>
        <w:t>与</w:t>
      </w:r>
      <w:r w:rsidR="007A48C0">
        <w:rPr>
          <w:sz w:val="24"/>
          <w:szCs w:val="24"/>
        </w:rPr>
        <w:fldChar w:fldCharType="begin"/>
      </w:r>
      <w:r w:rsidR="002E4108">
        <w:rPr>
          <w:sz w:val="24"/>
          <w:szCs w:val="24"/>
        </w:rPr>
        <w:instrText xml:space="preserve"> ADDIN NE.Ref.{53906BD4-83EB-49ED-9A2D-F87EA0F3625E}</w:instrText>
      </w:r>
      <w:r w:rsidR="007A48C0">
        <w:rPr>
          <w:sz w:val="24"/>
          <w:szCs w:val="24"/>
        </w:rPr>
        <w:fldChar w:fldCharType="separate"/>
      </w:r>
      <w:r w:rsidR="002E4108">
        <w:rPr>
          <w:color w:val="000000"/>
          <w:kern w:val="0"/>
          <w:sz w:val="24"/>
          <w:szCs w:val="24"/>
        </w:rPr>
        <w:t>Fried(2017)</w:t>
      </w:r>
      <w:r w:rsidR="007A48C0">
        <w:rPr>
          <w:sz w:val="24"/>
          <w:szCs w:val="24"/>
        </w:rPr>
        <w:fldChar w:fldCharType="end"/>
      </w:r>
      <w:r w:rsidR="00A758AD">
        <w:rPr>
          <w:rFonts w:hint="eastAsia"/>
          <w:sz w:val="24"/>
          <w:szCs w:val="24"/>
        </w:rPr>
        <w:t>的做法相反，</w:t>
      </w:r>
      <w:r>
        <w:rPr>
          <w:rFonts w:hint="eastAsia"/>
          <w:sz w:val="24"/>
          <w:szCs w:val="24"/>
        </w:rPr>
        <w:t>我们尽可能地保留更多的症状信息。在</w:t>
      </w:r>
      <w:r w:rsidR="007A48C0">
        <w:rPr>
          <w:sz w:val="24"/>
          <w:szCs w:val="24"/>
        </w:rPr>
        <w:fldChar w:fldCharType="begin"/>
      </w:r>
      <w:r w:rsidR="002E4108">
        <w:rPr>
          <w:sz w:val="24"/>
          <w:szCs w:val="24"/>
        </w:rPr>
        <w:instrText xml:space="preserve"> ADDIN NE.Ref.{5DC9504C-1EA0-4C88-94EE-55B49215A7E7}</w:instrText>
      </w:r>
      <w:r w:rsidR="007A48C0">
        <w:rPr>
          <w:sz w:val="24"/>
          <w:szCs w:val="24"/>
        </w:rPr>
        <w:fldChar w:fldCharType="separate"/>
      </w:r>
      <w:r w:rsidR="002E4108">
        <w:rPr>
          <w:color w:val="000000"/>
          <w:kern w:val="0"/>
          <w:sz w:val="24"/>
          <w:szCs w:val="24"/>
        </w:rPr>
        <w:t>Fried(2017)</w:t>
      </w:r>
      <w:r w:rsidR="007A48C0">
        <w:rPr>
          <w:sz w:val="24"/>
          <w:szCs w:val="24"/>
        </w:rPr>
        <w:fldChar w:fldCharType="end"/>
      </w:r>
      <w:r>
        <w:rPr>
          <w:rFonts w:hint="eastAsia"/>
          <w:sz w:val="24"/>
          <w:szCs w:val="24"/>
        </w:rPr>
        <w:t>中，如果测量某症状</w:t>
      </w:r>
      <w:r w:rsidR="00A758AD">
        <w:rPr>
          <w:rFonts w:hint="eastAsia"/>
          <w:sz w:val="24"/>
          <w:szCs w:val="24"/>
        </w:rPr>
        <w:t>使用的词汇大致相同，就可以认为</w:t>
      </w:r>
      <w:r>
        <w:rPr>
          <w:rFonts w:hint="eastAsia"/>
          <w:sz w:val="24"/>
          <w:szCs w:val="24"/>
        </w:rPr>
        <w:t>是测量同一症状</w:t>
      </w:r>
      <w:r w:rsidR="00A758AD">
        <w:rPr>
          <w:rFonts w:hint="eastAsia"/>
          <w:sz w:val="24"/>
          <w:szCs w:val="24"/>
        </w:rPr>
        <w:t>，如“感觉悲伤”</w:t>
      </w:r>
      <w:r w:rsidR="00A758AD">
        <w:rPr>
          <w:sz w:val="24"/>
          <w:szCs w:val="24"/>
        </w:rPr>
        <w:t>(IDS)</w:t>
      </w:r>
      <w:r w:rsidR="00A758AD">
        <w:rPr>
          <w:rFonts w:hint="eastAsia"/>
          <w:sz w:val="24"/>
          <w:szCs w:val="24"/>
        </w:rPr>
        <w:t>，“感觉抑郁”</w:t>
      </w:r>
      <w:r w:rsidR="00A758AD">
        <w:rPr>
          <w:sz w:val="24"/>
          <w:szCs w:val="24"/>
        </w:rPr>
        <w:t>(HRSD)</w:t>
      </w:r>
      <w:r w:rsidR="00A758AD">
        <w:rPr>
          <w:rFonts w:hint="eastAsia"/>
          <w:sz w:val="24"/>
          <w:szCs w:val="24"/>
        </w:rPr>
        <w:t>和“感觉忧郁”</w:t>
      </w:r>
      <w:r w:rsidR="00A758AD">
        <w:rPr>
          <w:sz w:val="24"/>
          <w:szCs w:val="24"/>
        </w:rPr>
        <w:t>(SDS)</w:t>
      </w:r>
      <w:r w:rsidR="00A758AD">
        <w:rPr>
          <w:rFonts w:hint="eastAsia"/>
          <w:sz w:val="24"/>
          <w:szCs w:val="24"/>
        </w:rPr>
        <w:t>，或大致相反的词，如“悲观”</w:t>
      </w:r>
      <w:r w:rsidR="00A758AD">
        <w:rPr>
          <w:sz w:val="24"/>
          <w:szCs w:val="24"/>
        </w:rPr>
        <w:t>(IDS, BDI, MADRS)</w:t>
      </w:r>
      <w:r w:rsidR="00A758AD">
        <w:rPr>
          <w:rFonts w:hint="eastAsia"/>
          <w:sz w:val="24"/>
          <w:szCs w:val="24"/>
        </w:rPr>
        <w:t>和“对未来充满希望”</w:t>
      </w:r>
      <w:r w:rsidR="00A758AD">
        <w:rPr>
          <w:sz w:val="24"/>
          <w:szCs w:val="24"/>
        </w:rPr>
        <w:t>(SDS, CES-D)</w:t>
      </w:r>
      <w:r w:rsidR="00A758AD">
        <w:rPr>
          <w:rFonts w:hint="eastAsia"/>
          <w:sz w:val="24"/>
          <w:szCs w:val="24"/>
        </w:rPr>
        <w:t>，</w:t>
      </w:r>
      <w:r>
        <w:rPr>
          <w:rFonts w:hint="eastAsia"/>
          <w:sz w:val="24"/>
          <w:szCs w:val="24"/>
        </w:rPr>
        <w:t>均被</w:t>
      </w:r>
      <w:r w:rsidR="00A758AD">
        <w:rPr>
          <w:rFonts w:hint="eastAsia"/>
          <w:sz w:val="24"/>
          <w:szCs w:val="24"/>
        </w:rPr>
        <w:t>归为一个症状“</w:t>
      </w:r>
      <w:r w:rsidR="00A758AD">
        <w:rPr>
          <w:sz w:val="24"/>
          <w:szCs w:val="24"/>
        </w:rPr>
        <w:t>sad</w:t>
      </w:r>
      <w:r w:rsidR="00A82EA2">
        <w:rPr>
          <w:sz w:val="24"/>
          <w:szCs w:val="24"/>
        </w:rPr>
        <w:t xml:space="preserve"> </w:t>
      </w:r>
      <w:r w:rsidR="00A758AD">
        <w:rPr>
          <w:sz w:val="24"/>
          <w:szCs w:val="24"/>
        </w:rPr>
        <w:t>mood</w:t>
      </w:r>
      <w:r w:rsidR="00A758AD">
        <w:rPr>
          <w:rFonts w:hint="eastAsia"/>
          <w:sz w:val="24"/>
          <w:szCs w:val="24"/>
        </w:rPr>
        <w:t>”。</w:t>
      </w:r>
      <w:r>
        <w:rPr>
          <w:rFonts w:hint="eastAsia"/>
          <w:sz w:val="24"/>
          <w:szCs w:val="24"/>
        </w:rPr>
        <w:t>考虑到</w:t>
      </w:r>
      <w:r w:rsidR="00A758AD">
        <w:rPr>
          <w:rFonts w:hint="eastAsia"/>
          <w:sz w:val="24"/>
          <w:szCs w:val="24"/>
        </w:rPr>
        <w:t>中文语境中，悲伤、抑郁、忧郁等词汇</w:t>
      </w:r>
      <w:r>
        <w:rPr>
          <w:rFonts w:hint="eastAsia"/>
          <w:sz w:val="24"/>
          <w:szCs w:val="24"/>
        </w:rPr>
        <w:t>可能有存在区别，</w:t>
      </w:r>
      <w:r w:rsidR="00A758AD">
        <w:rPr>
          <w:rFonts w:hint="eastAsia"/>
          <w:sz w:val="24"/>
          <w:szCs w:val="24"/>
        </w:rPr>
        <w:t>因此</w:t>
      </w:r>
      <w:r>
        <w:rPr>
          <w:rFonts w:hint="eastAsia"/>
          <w:sz w:val="24"/>
          <w:szCs w:val="24"/>
        </w:rPr>
        <w:t>本研究中将</w:t>
      </w:r>
      <w:r w:rsidR="00A758AD">
        <w:rPr>
          <w:rFonts w:hint="eastAsia"/>
          <w:sz w:val="24"/>
          <w:szCs w:val="24"/>
        </w:rPr>
        <w:t>抑郁情绪</w:t>
      </w:r>
      <w:r>
        <w:rPr>
          <w:rFonts w:hint="eastAsia"/>
          <w:sz w:val="24"/>
          <w:szCs w:val="24"/>
        </w:rPr>
        <w:t>作为</w:t>
      </w:r>
      <w:r w:rsidR="00A758AD">
        <w:rPr>
          <w:rFonts w:hint="eastAsia"/>
          <w:sz w:val="24"/>
          <w:szCs w:val="24"/>
        </w:rPr>
        <w:t>复合症状，</w:t>
      </w:r>
      <w:r>
        <w:rPr>
          <w:rFonts w:hint="eastAsia"/>
          <w:sz w:val="24"/>
          <w:szCs w:val="24"/>
        </w:rPr>
        <w:t>包括</w:t>
      </w:r>
      <w:r w:rsidR="00A758AD">
        <w:rPr>
          <w:rFonts w:hint="eastAsia"/>
          <w:sz w:val="24"/>
          <w:szCs w:val="24"/>
        </w:rPr>
        <w:t>忧郁、情绪低沉</w:t>
      </w:r>
      <w:r w:rsidR="00A758AD">
        <w:rPr>
          <w:sz w:val="24"/>
          <w:szCs w:val="24"/>
        </w:rPr>
        <w:t>/</w:t>
      </w:r>
      <w:r w:rsidR="00A758AD">
        <w:rPr>
          <w:rFonts w:hint="eastAsia"/>
          <w:sz w:val="24"/>
          <w:szCs w:val="24"/>
        </w:rPr>
        <w:t>容易高兴、悲哀、痛苦</w:t>
      </w:r>
      <w:r w:rsidR="00A758AD">
        <w:rPr>
          <w:sz w:val="24"/>
          <w:szCs w:val="24"/>
        </w:rPr>
        <w:t>(</w:t>
      </w:r>
      <w:r w:rsidR="00A758AD">
        <w:rPr>
          <w:rFonts w:hint="eastAsia"/>
          <w:sz w:val="24"/>
          <w:szCs w:val="24"/>
        </w:rPr>
        <w:t>不开心</w:t>
      </w:r>
      <w:r w:rsidR="00A758AD">
        <w:rPr>
          <w:sz w:val="24"/>
          <w:szCs w:val="24"/>
        </w:rPr>
        <w:t>)</w:t>
      </w:r>
      <w:r w:rsidR="00A758AD">
        <w:rPr>
          <w:rFonts w:hint="eastAsia"/>
          <w:sz w:val="24"/>
          <w:szCs w:val="24"/>
        </w:rPr>
        <w:t>特殊症状。</w:t>
      </w:r>
      <w:r>
        <w:rPr>
          <w:rFonts w:hint="eastAsia"/>
          <w:sz w:val="24"/>
          <w:szCs w:val="24"/>
        </w:rPr>
        <w:t>与此类似，本研究在跨问卷症状比较时，</w:t>
      </w:r>
      <w:r w:rsidR="00A758AD">
        <w:rPr>
          <w:rFonts w:hint="eastAsia"/>
          <w:color w:val="2A2B2E"/>
          <w:sz w:val="24"/>
          <w:szCs w:val="24"/>
          <w:shd w:val="clear" w:color="auto" w:fill="FFFFFF"/>
        </w:rPr>
        <w:t>只有</w:t>
      </w:r>
      <w:r>
        <w:rPr>
          <w:rFonts w:hint="eastAsia"/>
          <w:color w:val="2A2B2E"/>
          <w:sz w:val="24"/>
          <w:szCs w:val="24"/>
          <w:shd w:val="clear" w:color="auto" w:fill="FFFFFF"/>
        </w:rPr>
        <w:t>测量症状的</w:t>
      </w:r>
      <w:r w:rsidR="00A758AD">
        <w:rPr>
          <w:rFonts w:hint="eastAsia"/>
          <w:color w:val="2A2B2E"/>
          <w:sz w:val="24"/>
          <w:szCs w:val="24"/>
          <w:shd w:val="clear" w:color="auto" w:fill="FFFFFF"/>
        </w:rPr>
        <w:t>题目内容相同时才</w:t>
      </w:r>
      <w:r w:rsidR="00031556">
        <w:rPr>
          <w:rFonts w:hint="eastAsia"/>
          <w:color w:val="2A2B2E"/>
          <w:sz w:val="24"/>
          <w:szCs w:val="24"/>
          <w:shd w:val="clear" w:color="auto" w:fill="FFFFFF"/>
        </w:rPr>
        <w:t>被认为是相同，从而保留</w:t>
      </w:r>
      <w:r w:rsidR="00513244">
        <w:rPr>
          <w:rFonts w:hint="eastAsia"/>
          <w:color w:val="2A2B2E"/>
          <w:sz w:val="24"/>
          <w:szCs w:val="24"/>
          <w:shd w:val="clear" w:color="auto" w:fill="FFFFFF"/>
        </w:rPr>
        <w:t>更多症状。</w:t>
      </w:r>
    </w:p>
    <w:p w14:paraId="6EDB9B27" w14:textId="6A9584D9" w:rsidR="00A758AD" w:rsidRDefault="00CA41E6" w:rsidP="00850F10">
      <w:pPr>
        <w:spacing w:line="360" w:lineRule="auto"/>
        <w:ind w:firstLineChars="200" w:firstLine="480"/>
        <w:rPr>
          <w:color w:val="2A2B2E"/>
          <w:sz w:val="24"/>
          <w:szCs w:val="24"/>
          <w:shd w:val="clear" w:color="auto" w:fill="FFFFFF"/>
        </w:rPr>
      </w:pPr>
      <w:r>
        <w:rPr>
          <w:rFonts w:hint="eastAsia"/>
          <w:sz w:val="24"/>
          <w:szCs w:val="24"/>
        </w:rPr>
        <w:t>为呈现更完整信息，</w:t>
      </w:r>
      <w:r w:rsidR="00204232">
        <w:rPr>
          <w:rFonts w:hint="eastAsia"/>
          <w:sz w:val="24"/>
          <w:szCs w:val="24"/>
        </w:rPr>
        <w:t>本研究中</w:t>
      </w:r>
      <w:r w:rsidR="00A758AD">
        <w:rPr>
          <w:rFonts w:hint="eastAsia"/>
          <w:sz w:val="24"/>
          <w:szCs w:val="24"/>
        </w:rPr>
        <w:t>同时保留复合症状和特殊症状。复合症状是指一个更加笼统、涵盖范围更加广泛的症状类型，而特殊症状则更加具体，涵盖的范围更小。</w:t>
      </w:r>
      <w:r w:rsidR="00A758AD">
        <w:rPr>
          <w:rFonts w:hint="eastAsia"/>
          <w:color w:val="2A2B2E"/>
          <w:sz w:val="24"/>
          <w:szCs w:val="24"/>
          <w:shd w:val="clear" w:color="auto" w:fill="FFFFFF"/>
        </w:rPr>
        <w:t>例如，“食欲变化”属于复合症状，而“食欲增加”、“食欲降低”则属于其特殊症状。</w:t>
      </w:r>
      <w:r w:rsidR="00204232">
        <w:rPr>
          <w:rFonts w:hint="eastAsia"/>
          <w:color w:val="2A2B2E"/>
          <w:sz w:val="24"/>
          <w:szCs w:val="24"/>
          <w:shd w:val="clear" w:color="auto" w:fill="FFFFFF"/>
        </w:rPr>
        <w:t>这一点也与</w:t>
      </w:r>
      <w:r w:rsidR="007A48C0">
        <w:rPr>
          <w:sz w:val="24"/>
          <w:szCs w:val="24"/>
        </w:rPr>
        <w:fldChar w:fldCharType="begin"/>
      </w:r>
      <w:r w:rsidR="002E4108">
        <w:rPr>
          <w:sz w:val="24"/>
          <w:szCs w:val="24"/>
        </w:rPr>
        <w:instrText xml:space="preserve"> ADDIN NE.Ref.{EEF55D49-7472-4112-84F3-6A51BC7043B9}</w:instrText>
      </w:r>
      <w:r w:rsidR="007A48C0">
        <w:rPr>
          <w:sz w:val="24"/>
          <w:szCs w:val="24"/>
        </w:rPr>
        <w:fldChar w:fldCharType="separate"/>
      </w:r>
      <w:r w:rsidR="002E4108">
        <w:rPr>
          <w:color w:val="000000"/>
          <w:kern w:val="0"/>
          <w:sz w:val="24"/>
          <w:szCs w:val="24"/>
        </w:rPr>
        <w:t>Fried(2017)</w:t>
      </w:r>
      <w:r w:rsidR="007A48C0">
        <w:rPr>
          <w:sz w:val="24"/>
          <w:szCs w:val="24"/>
        </w:rPr>
        <w:fldChar w:fldCharType="end"/>
      </w:r>
      <w:r w:rsidR="00204232">
        <w:rPr>
          <w:rFonts w:hint="eastAsia"/>
          <w:sz w:val="24"/>
          <w:szCs w:val="24"/>
        </w:rPr>
        <w:t>不尽相同，其</w:t>
      </w:r>
      <w:r w:rsidR="00A758AD">
        <w:rPr>
          <w:rFonts w:hint="eastAsia"/>
          <w:sz w:val="24"/>
          <w:szCs w:val="24"/>
        </w:rPr>
        <w:t>未</w:t>
      </w:r>
      <w:r w:rsidR="000160DF">
        <w:rPr>
          <w:rFonts w:hint="eastAsia"/>
          <w:sz w:val="24"/>
          <w:szCs w:val="24"/>
        </w:rPr>
        <w:t>单独</w:t>
      </w:r>
      <w:r w:rsidR="00A758AD">
        <w:rPr>
          <w:rFonts w:hint="eastAsia"/>
          <w:sz w:val="24"/>
          <w:szCs w:val="24"/>
        </w:rPr>
        <w:t>保留复合症状，导致难以确定部分量表中题目的症状归属。例如，</w:t>
      </w:r>
      <w:r w:rsidR="000160DF">
        <w:rPr>
          <w:rFonts w:hint="eastAsia"/>
          <w:sz w:val="24"/>
          <w:szCs w:val="24"/>
        </w:rPr>
        <w:t>在</w:t>
      </w:r>
      <w:r w:rsidR="007A48C0">
        <w:rPr>
          <w:sz w:val="24"/>
          <w:szCs w:val="24"/>
        </w:rPr>
        <w:fldChar w:fldCharType="begin"/>
      </w:r>
      <w:r w:rsidR="002E4108">
        <w:rPr>
          <w:sz w:val="24"/>
          <w:szCs w:val="24"/>
        </w:rPr>
        <w:instrText xml:space="preserve"> ADDIN NE.Ref.{50656FF0-1877-4514-A514-CECD4A4CE3F5}</w:instrText>
      </w:r>
      <w:r w:rsidR="007A48C0">
        <w:rPr>
          <w:sz w:val="24"/>
          <w:szCs w:val="24"/>
        </w:rPr>
        <w:fldChar w:fldCharType="separate"/>
      </w:r>
      <w:r w:rsidR="002E4108">
        <w:rPr>
          <w:color w:val="000000"/>
          <w:kern w:val="0"/>
          <w:sz w:val="24"/>
          <w:szCs w:val="24"/>
        </w:rPr>
        <w:t>Fried(2017)</w:t>
      </w:r>
      <w:r w:rsidR="007A48C0">
        <w:rPr>
          <w:sz w:val="24"/>
          <w:szCs w:val="24"/>
        </w:rPr>
        <w:fldChar w:fldCharType="end"/>
      </w:r>
      <w:r w:rsidR="00204232">
        <w:rPr>
          <w:rFonts w:hint="eastAsia"/>
          <w:color w:val="000000"/>
          <w:kern w:val="0"/>
          <w:sz w:val="24"/>
          <w:szCs w:val="24"/>
        </w:rPr>
        <w:t>虽然将</w:t>
      </w:r>
      <w:r w:rsidR="00A758AD">
        <w:rPr>
          <w:rFonts w:hint="eastAsia"/>
          <w:sz w:val="24"/>
          <w:szCs w:val="24"/>
        </w:rPr>
        <w:t>内疚和无价值</w:t>
      </w:r>
      <w:r w:rsidR="00204232">
        <w:rPr>
          <w:rFonts w:hint="eastAsia"/>
          <w:sz w:val="24"/>
          <w:szCs w:val="24"/>
        </w:rPr>
        <w:t>作为</w:t>
      </w:r>
      <w:r w:rsidR="00A758AD">
        <w:rPr>
          <w:rFonts w:hint="eastAsia"/>
          <w:sz w:val="24"/>
          <w:szCs w:val="24"/>
        </w:rPr>
        <w:t>某一个复合症状下的两个特殊症状</w:t>
      </w:r>
      <w:r w:rsidR="00204232">
        <w:rPr>
          <w:rFonts w:hint="eastAsia"/>
          <w:sz w:val="24"/>
          <w:szCs w:val="24"/>
        </w:rPr>
        <w:t>，</w:t>
      </w:r>
      <w:r w:rsidR="00A758AD">
        <w:rPr>
          <w:rFonts w:hint="eastAsia"/>
          <w:color w:val="2A2B2E"/>
          <w:sz w:val="24"/>
          <w:szCs w:val="24"/>
          <w:shd w:val="clear" w:color="auto" w:fill="FFFFFF"/>
        </w:rPr>
        <w:t>但未提供复合症状</w:t>
      </w:r>
      <w:r w:rsidR="00204232">
        <w:rPr>
          <w:rFonts w:hint="eastAsia"/>
          <w:color w:val="2A2B2E"/>
          <w:sz w:val="24"/>
          <w:szCs w:val="24"/>
          <w:shd w:val="clear" w:color="auto" w:fill="FFFFFF"/>
        </w:rPr>
        <w:t>本身的名字</w:t>
      </w:r>
      <w:r w:rsidR="00A758AD">
        <w:rPr>
          <w:rFonts w:hint="eastAsia"/>
          <w:color w:val="2A2B2E"/>
          <w:sz w:val="24"/>
          <w:szCs w:val="24"/>
          <w:shd w:val="clear" w:color="auto" w:fill="FFFFFF"/>
        </w:rPr>
        <w:t>，亦无法确定</w:t>
      </w:r>
      <w:r w:rsidR="00204232">
        <w:rPr>
          <w:rFonts w:hint="eastAsia"/>
          <w:color w:val="2A2B2E"/>
          <w:sz w:val="24"/>
          <w:szCs w:val="24"/>
          <w:shd w:val="clear" w:color="auto" w:fill="FFFFFF"/>
        </w:rPr>
        <w:t>这两个症状所对应的量表的条目</w:t>
      </w:r>
      <w:r w:rsidR="00A758AD">
        <w:rPr>
          <w:rFonts w:hint="eastAsia"/>
          <w:color w:val="2A2B2E"/>
          <w:sz w:val="24"/>
          <w:szCs w:val="24"/>
          <w:shd w:val="clear" w:color="auto" w:fill="FFFFFF"/>
        </w:rPr>
        <w:t>。</w:t>
      </w:r>
    </w:p>
    <w:p w14:paraId="79DC10BD" w14:textId="57AAC515" w:rsidR="00A758AD" w:rsidRDefault="00C364F6" w:rsidP="00850F10">
      <w:pPr>
        <w:widowControl/>
        <w:spacing w:line="360" w:lineRule="auto"/>
        <w:ind w:firstLineChars="200" w:firstLine="480"/>
        <w:rPr>
          <w:sz w:val="24"/>
          <w:szCs w:val="24"/>
        </w:rPr>
      </w:pPr>
      <w:r>
        <w:rPr>
          <w:rFonts w:hint="eastAsia"/>
          <w:sz w:val="24"/>
          <w:szCs w:val="24"/>
        </w:rPr>
        <w:t>值得注意的是，虽然我们区分了</w:t>
      </w:r>
      <w:r w:rsidR="00A758AD">
        <w:rPr>
          <w:rFonts w:hint="eastAsia"/>
          <w:sz w:val="24"/>
          <w:szCs w:val="24"/>
        </w:rPr>
        <w:t>特殊症状复合症状</w:t>
      </w:r>
      <w:r>
        <w:rPr>
          <w:rFonts w:hint="eastAsia"/>
          <w:sz w:val="24"/>
          <w:szCs w:val="24"/>
        </w:rPr>
        <w:t>，但如果两个问卷中，一个包含了特殊症状但另一个包含的是复合症状，则我们也认为其是部分</w:t>
      </w:r>
      <w:r w:rsidR="00A758AD">
        <w:rPr>
          <w:rFonts w:hint="eastAsia"/>
          <w:sz w:val="24"/>
          <w:szCs w:val="24"/>
        </w:rPr>
        <w:t>重叠的。</w:t>
      </w:r>
      <w:r>
        <w:rPr>
          <w:rFonts w:hint="eastAsia"/>
          <w:sz w:val="24"/>
          <w:szCs w:val="24"/>
        </w:rPr>
        <w:lastRenderedPageBreak/>
        <w:t>作为区分，两个问卷之间</w:t>
      </w:r>
      <w:r w:rsidR="00A758AD">
        <w:rPr>
          <w:rFonts w:hint="eastAsia"/>
          <w:sz w:val="24"/>
          <w:szCs w:val="24"/>
        </w:rPr>
        <w:t>复合症状</w:t>
      </w:r>
      <w:r>
        <w:rPr>
          <w:rFonts w:hint="eastAsia"/>
          <w:sz w:val="24"/>
          <w:szCs w:val="24"/>
        </w:rPr>
        <w:t>完全对应被</w:t>
      </w:r>
      <w:r w:rsidR="00A758AD">
        <w:rPr>
          <w:rFonts w:hint="eastAsia"/>
          <w:sz w:val="24"/>
          <w:szCs w:val="24"/>
        </w:rPr>
        <w:t>编码为</w:t>
      </w:r>
      <w:r w:rsidR="00A758AD">
        <w:rPr>
          <w:sz w:val="24"/>
          <w:szCs w:val="24"/>
        </w:rPr>
        <w:t>2</w:t>
      </w:r>
      <w:r w:rsidR="00A758AD">
        <w:rPr>
          <w:rFonts w:hint="eastAsia"/>
          <w:sz w:val="24"/>
          <w:szCs w:val="24"/>
        </w:rPr>
        <w:t>，</w:t>
      </w:r>
      <w:r>
        <w:rPr>
          <w:rFonts w:hint="eastAsia"/>
          <w:sz w:val="24"/>
          <w:szCs w:val="24"/>
        </w:rPr>
        <w:t>复合症状</w:t>
      </w:r>
      <w:r w:rsidR="00A758AD">
        <w:rPr>
          <w:rFonts w:hint="eastAsia"/>
          <w:sz w:val="24"/>
          <w:szCs w:val="24"/>
        </w:rPr>
        <w:t>下的特殊症状</w:t>
      </w:r>
      <w:r>
        <w:rPr>
          <w:rFonts w:hint="eastAsia"/>
          <w:sz w:val="24"/>
          <w:szCs w:val="24"/>
        </w:rPr>
        <w:t>上也将</w:t>
      </w:r>
      <w:r w:rsidR="00A758AD">
        <w:rPr>
          <w:rFonts w:hint="eastAsia"/>
          <w:sz w:val="24"/>
          <w:szCs w:val="24"/>
        </w:rPr>
        <w:t>编码为</w:t>
      </w:r>
      <w:r w:rsidR="00A758AD">
        <w:rPr>
          <w:sz w:val="24"/>
          <w:szCs w:val="24"/>
        </w:rPr>
        <w:t>1</w:t>
      </w:r>
      <w:r w:rsidR="00A758AD">
        <w:rPr>
          <w:rFonts w:hint="eastAsia"/>
          <w:sz w:val="24"/>
          <w:szCs w:val="24"/>
        </w:rPr>
        <w:t>。例如：</w:t>
      </w:r>
      <w:r w:rsidR="00A758AD">
        <w:rPr>
          <w:sz w:val="24"/>
          <w:szCs w:val="24"/>
        </w:rPr>
        <w:t>CDI</w:t>
      </w:r>
      <w:r w:rsidR="00A758AD">
        <w:rPr>
          <w:rFonts w:hint="eastAsia"/>
          <w:sz w:val="24"/>
          <w:szCs w:val="24"/>
        </w:rPr>
        <w:t>的</w:t>
      </w:r>
      <w:r w:rsidR="00A758AD">
        <w:rPr>
          <w:sz w:val="24"/>
          <w:szCs w:val="24"/>
        </w:rPr>
        <w:t>Q18</w:t>
      </w:r>
      <w:r w:rsidR="00A758AD">
        <w:rPr>
          <w:rFonts w:hint="eastAsia"/>
          <w:sz w:val="24"/>
          <w:szCs w:val="24"/>
        </w:rPr>
        <w:t>食欲变化，在食欲变化这个复合症状上编码为</w:t>
      </w:r>
      <w:r w:rsidR="00A758AD">
        <w:rPr>
          <w:sz w:val="24"/>
          <w:szCs w:val="24"/>
        </w:rPr>
        <w:t>2</w:t>
      </w:r>
      <w:r w:rsidR="00A758AD">
        <w:rPr>
          <w:rFonts w:hint="eastAsia"/>
          <w:sz w:val="24"/>
          <w:szCs w:val="24"/>
        </w:rPr>
        <w:t>，在食欲增加和食欲降低这两个特殊症状上均编码为</w:t>
      </w:r>
      <w:r w:rsidR="00A758AD">
        <w:rPr>
          <w:sz w:val="24"/>
          <w:szCs w:val="24"/>
        </w:rPr>
        <w:t>1</w:t>
      </w:r>
      <w:r>
        <w:rPr>
          <w:rFonts w:hint="eastAsia"/>
          <w:sz w:val="24"/>
          <w:szCs w:val="24"/>
        </w:rPr>
        <w:t>（</w:t>
      </w:r>
      <w:r w:rsidR="00A758AD">
        <w:rPr>
          <w:rFonts w:hint="eastAsia"/>
          <w:sz w:val="24"/>
          <w:szCs w:val="24"/>
        </w:rPr>
        <w:t>详</w:t>
      </w:r>
      <w:r>
        <w:rPr>
          <w:rFonts w:hint="eastAsia"/>
          <w:sz w:val="24"/>
          <w:szCs w:val="24"/>
        </w:rPr>
        <w:t>见</w:t>
      </w:r>
      <w:r w:rsidR="00A758AD">
        <w:rPr>
          <w:rFonts w:hint="eastAsia"/>
          <w:sz w:val="24"/>
          <w:szCs w:val="24"/>
        </w:rPr>
        <w:t>补充材料</w:t>
      </w:r>
      <w:r>
        <w:rPr>
          <w:rFonts w:hint="eastAsia"/>
          <w:sz w:val="24"/>
          <w:szCs w:val="24"/>
        </w:rPr>
        <w:t>）</w:t>
      </w:r>
      <w:r w:rsidR="00A758AD">
        <w:rPr>
          <w:rFonts w:hint="eastAsia"/>
          <w:sz w:val="24"/>
          <w:szCs w:val="24"/>
        </w:rPr>
        <w:t>。</w:t>
      </w:r>
    </w:p>
    <w:p w14:paraId="0A7B2052" w14:textId="77777777" w:rsidR="00A758AD" w:rsidRDefault="00A758AD" w:rsidP="00850F10">
      <w:pPr>
        <w:spacing w:line="360" w:lineRule="auto"/>
        <w:rPr>
          <w:b/>
          <w:bCs/>
          <w:sz w:val="24"/>
          <w:szCs w:val="24"/>
        </w:rPr>
      </w:pPr>
      <w:r>
        <w:rPr>
          <w:b/>
          <w:bCs/>
          <w:sz w:val="24"/>
          <w:szCs w:val="24"/>
        </w:rPr>
        <w:t xml:space="preserve">2.3 </w:t>
      </w:r>
      <w:r>
        <w:rPr>
          <w:rFonts w:hint="eastAsia"/>
          <w:b/>
          <w:bCs/>
          <w:sz w:val="24"/>
          <w:szCs w:val="24"/>
        </w:rPr>
        <w:t>统计分析</w:t>
      </w:r>
    </w:p>
    <w:p w14:paraId="30938E6E" w14:textId="474EE2B0" w:rsidR="00A758AD" w:rsidRDefault="00A758AD" w:rsidP="008A22C9">
      <w:pPr>
        <w:spacing w:line="360" w:lineRule="auto"/>
        <w:ind w:firstLine="484"/>
        <w:rPr>
          <w:sz w:val="24"/>
          <w:szCs w:val="24"/>
        </w:rPr>
      </w:pPr>
      <w:r>
        <w:rPr>
          <w:rFonts w:hint="eastAsia"/>
          <w:sz w:val="24"/>
          <w:szCs w:val="24"/>
        </w:rPr>
        <w:t>使用</w:t>
      </w:r>
      <w:bookmarkStart w:id="37" w:name="OLE_LINK6"/>
      <w:r w:rsidRPr="002B3C2C">
        <w:rPr>
          <w:sz w:val="24"/>
          <w:szCs w:val="24"/>
        </w:rPr>
        <w:t>Jaccard Index</w:t>
      </w:r>
      <w:bookmarkEnd w:id="37"/>
      <w:r w:rsidR="00FA33D0">
        <w:rPr>
          <w:rFonts w:hint="eastAsia"/>
          <w:sz w:val="24"/>
          <w:szCs w:val="24"/>
        </w:rPr>
        <w:t>（参考文献）</w:t>
      </w:r>
      <w:r>
        <w:rPr>
          <w:rFonts w:hint="eastAsia"/>
          <w:sz w:val="24"/>
          <w:szCs w:val="24"/>
        </w:rPr>
        <w:t>计算不同问卷间内容重叠的程度</w:t>
      </w:r>
      <w:r w:rsidR="00FA33D0">
        <w:rPr>
          <w:rFonts w:hint="eastAsia"/>
          <w:sz w:val="24"/>
          <w:szCs w:val="24"/>
        </w:rPr>
        <w:t>。该指数</w:t>
      </w:r>
      <w:r>
        <w:rPr>
          <w:rFonts w:hint="eastAsia"/>
          <w:sz w:val="24"/>
          <w:szCs w:val="24"/>
        </w:rPr>
        <w:t>的范围在</w:t>
      </w:r>
      <w:r>
        <w:rPr>
          <w:sz w:val="24"/>
          <w:szCs w:val="24"/>
        </w:rPr>
        <w:t>0(</w:t>
      </w:r>
      <w:r>
        <w:rPr>
          <w:rFonts w:hint="eastAsia"/>
          <w:sz w:val="24"/>
          <w:szCs w:val="24"/>
        </w:rPr>
        <w:t>没有重叠</w:t>
      </w:r>
      <w:r>
        <w:rPr>
          <w:sz w:val="24"/>
          <w:szCs w:val="24"/>
        </w:rPr>
        <w:t>)</w:t>
      </w:r>
      <w:r>
        <w:rPr>
          <w:rFonts w:hint="eastAsia"/>
          <w:sz w:val="24"/>
          <w:szCs w:val="24"/>
        </w:rPr>
        <w:t>到</w:t>
      </w:r>
      <w:r>
        <w:rPr>
          <w:sz w:val="24"/>
          <w:szCs w:val="24"/>
        </w:rPr>
        <w:t>1(</w:t>
      </w:r>
      <w:r>
        <w:rPr>
          <w:rFonts w:hint="eastAsia"/>
          <w:sz w:val="24"/>
          <w:szCs w:val="24"/>
        </w:rPr>
        <w:t>完全重叠</w:t>
      </w:r>
      <w:r>
        <w:rPr>
          <w:sz w:val="24"/>
          <w:szCs w:val="24"/>
        </w:rPr>
        <w:t>)</w:t>
      </w:r>
      <w:r>
        <w:rPr>
          <w:rFonts w:hint="eastAsia"/>
          <w:sz w:val="24"/>
          <w:szCs w:val="24"/>
        </w:rPr>
        <w:t>之间。具体的计算方式为</w:t>
      </w:r>
      <w:r>
        <w:rPr>
          <w:sz w:val="24"/>
          <w:szCs w:val="24"/>
        </w:rPr>
        <w:t xml:space="preserve">Jaccard Index = </w:t>
      </w:r>
      <w:r>
        <w:rPr>
          <w:i/>
          <w:iCs/>
          <w:sz w:val="24"/>
          <w:szCs w:val="24"/>
        </w:rPr>
        <w:t>s</w:t>
      </w:r>
      <w:r>
        <w:rPr>
          <w:sz w:val="24"/>
          <w:szCs w:val="24"/>
        </w:rPr>
        <w:t xml:space="preserve">/( </w:t>
      </w:r>
      <w:r>
        <w:rPr>
          <w:i/>
          <w:iCs/>
          <w:sz w:val="24"/>
          <w:szCs w:val="24"/>
        </w:rPr>
        <w:t>u1</w:t>
      </w:r>
      <w:r>
        <w:rPr>
          <w:sz w:val="24"/>
          <w:szCs w:val="24"/>
        </w:rPr>
        <w:t xml:space="preserve"> + </w:t>
      </w:r>
      <w:r>
        <w:rPr>
          <w:i/>
          <w:iCs/>
          <w:sz w:val="24"/>
          <w:szCs w:val="24"/>
        </w:rPr>
        <w:t>u2</w:t>
      </w:r>
      <w:r>
        <w:rPr>
          <w:sz w:val="24"/>
          <w:szCs w:val="24"/>
        </w:rPr>
        <w:t xml:space="preserve"> + </w:t>
      </w:r>
      <w:r>
        <w:rPr>
          <w:i/>
          <w:iCs/>
          <w:sz w:val="24"/>
          <w:szCs w:val="24"/>
        </w:rPr>
        <w:t>s</w:t>
      </w:r>
      <w:r>
        <w:rPr>
          <w:sz w:val="24"/>
          <w:szCs w:val="24"/>
        </w:rPr>
        <w:t>)</w:t>
      </w:r>
      <w:r>
        <w:rPr>
          <w:rFonts w:hint="eastAsia"/>
          <w:sz w:val="24"/>
          <w:szCs w:val="24"/>
        </w:rPr>
        <w:t>，</w:t>
      </w:r>
      <w:r>
        <w:rPr>
          <w:i/>
          <w:iCs/>
          <w:sz w:val="24"/>
          <w:szCs w:val="24"/>
        </w:rPr>
        <w:t>s</w:t>
      </w:r>
      <w:r>
        <w:rPr>
          <w:rFonts w:hint="eastAsia"/>
          <w:sz w:val="24"/>
          <w:szCs w:val="24"/>
        </w:rPr>
        <w:t>是两个问卷共有的症状数，</w:t>
      </w:r>
      <w:r>
        <w:rPr>
          <w:i/>
          <w:iCs/>
          <w:sz w:val="24"/>
          <w:szCs w:val="24"/>
        </w:rPr>
        <w:t>u1</w:t>
      </w:r>
      <w:r>
        <w:rPr>
          <w:rFonts w:hint="eastAsia"/>
          <w:sz w:val="24"/>
          <w:szCs w:val="24"/>
        </w:rPr>
        <w:t>和</w:t>
      </w:r>
      <w:r>
        <w:rPr>
          <w:i/>
          <w:iCs/>
          <w:sz w:val="24"/>
          <w:szCs w:val="24"/>
        </w:rPr>
        <w:t>u2</w:t>
      </w:r>
      <w:r>
        <w:rPr>
          <w:rFonts w:hint="eastAsia"/>
          <w:sz w:val="24"/>
          <w:szCs w:val="24"/>
        </w:rPr>
        <w:t>是两个问卷特有的症状数。</w:t>
      </w:r>
      <w:r w:rsidR="00FA33D0">
        <w:rPr>
          <w:rFonts w:hint="eastAsia"/>
          <w:sz w:val="24"/>
          <w:szCs w:val="24"/>
        </w:rPr>
        <w:t>其解读</w:t>
      </w:r>
      <w:r w:rsidR="008A22C9">
        <w:rPr>
          <w:rFonts w:hint="eastAsia"/>
          <w:sz w:val="24"/>
          <w:szCs w:val="24"/>
        </w:rPr>
        <w:t>参照</w:t>
      </w:r>
      <w:r w:rsidR="005919AC">
        <w:rPr>
          <w:sz w:val="24"/>
          <w:szCs w:val="24"/>
        </w:rPr>
        <w:fldChar w:fldCharType="begin"/>
      </w:r>
      <w:r w:rsidR="002E4108">
        <w:rPr>
          <w:sz w:val="24"/>
          <w:szCs w:val="24"/>
        </w:rPr>
        <w:instrText xml:space="preserve"> ADDIN NE.Ref.{4EF64A8F-E69D-4A85-B440-03BEDA5323EA}</w:instrText>
      </w:r>
      <w:r w:rsidR="005919AC">
        <w:rPr>
          <w:sz w:val="24"/>
          <w:szCs w:val="24"/>
        </w:rPr>
        <w:fldChar w:fldCharType="separate"/>
      </w:r>
      <w:r w:rsidR="002E4108">
        <w:rPr>
          <w:color w:val="000000"/>
          <w:kern w:val="0"/>
          <w:sz w:val="24"/>
          <w:szCs w:val="24"/>
        </w:rPr>
        <w:t>Fried(2017)</w:t>
      </w:r>
      <w:r w:rsidR="005919AC">
        <w:rPr>
          <w:sz w:val="24"/>
          <w:szCs w:val="24"/>
        </w:rPr>
        <w:fldChar w:fldCharType="end"/>
      </w:r>
      <w:r w:rsidR="00FA33D0">
        <w:rPr>
          <w:rFonts w:hint="eastAsia"/>
          <w:sz w:val="24"/>
          <w:szCs w:val="24"/>
        </w:rPr>
        <w:t>的</w:t>
      </w:r>
      <w:r w:rsidR="008A22C9">
        <w:rPr>
          <w:rFonts w:hint="eastAsia"/>
          <w:sz w:val="24"/>
          <w:szCs w:val="24"/>
        </w:rPr>
        <w:t>标准</w:t>
      </w:r>
      <w:r>
        <w:rPr>
          <w:rFonts w:hint="eastAsia"/>
          <w:sz w:val="24"/>
          <w:szCs w:val="24"/>
        </w:rPr>
        <w:t>，</w:t>
      </w:r>
      <w:r>
        <w:rPr>
          <w:sz w:val="24"/>
          <w:szCs w:val="24"/>
        </w:rPr>
        <w:t>0.00 – 0.19</w:t>
      </w:r>
      <w:r>
        <w:rPr>
          <w:rFonts w:hint="eastAsia"/>
          <w:sz w:val="24"/>
          <w:szCs w:val="24"/>
        </w:rPr>
        <w:t>非常弱</w:t>
      </w:r>
      <w:r w:rsidR="00FA33D0">
        <w:rPr>
          <w:rFonts w:hint="eastAsia"/>
          <w:sz w:val="24"/>
          <w:szCs w:val="24"/>
        </w:rPr>
        <w:t>的重叠</w:t>
      </w:r>
      <w:r>
        <w:rPr>
          <w:rFonts w:hint="eastAsia"/>
          <w:sz w:val="24"/>
          <w:szCs w:val="24"/>
        </w:rPr>
        <w:t>；</w:t>
      </w:r>
      <w:r>
        <w:rPr>
          <w:sz w:val="24"/>
          <w:szCs w:val="24"/>
        </w:rPr>
        <w:t>0.20 – 0.39</w:t>
      </w:r>
      <w:r>
        <w:rPr>
          <w:rFonts w:hint="eastAsia"/>
          <w:sz w:val="24"/>
          <w:szCs w:val="24"/>
        </w:rPr>
        <w:t>弱</w:t>
      </w:r>
      <w:r w:rsidR="00FA33D0">
        <w:rPr>
          <w:rFonts w:hint="eastAsia"/>
          <w:sz w:val="24"/>
          <w:szCs w:val="24"/>
        </w:rPr>
        <w:t>的重叠</w:t>
      </w:r>
      <w:r>
        <w:rPr>
          <w:rFonts w:hint="eastAsia"/>
          <w:sz w:val="24"/>
          <w:szCs w:val="24"/>
        </w:rPr>
        <w:t>；</w:t>
      </w:r>
      <w:r>
        <w:rPr>
          <w:sz w:val="24"/>
          <w:szCs w:val="24"/>
        </w:rPr>
        <w:t>0.40 – 0.59</w:t>
      </w:r>
      <w:r>
        <w:rPr>
          <w:rFonts w:hint="eastAsia"/>
          <w:sz w:val="24"/>
          <w:szCs w:val="24"/>
        </w:rPr>
        <w:t>中等</w:t>
      </w:r>
      <w:r w:rsidR="00FA33D0">
        <w:rPr>
          <w:rFonts w:hint="eastAsia"/>
          <w:sz w:val="24"/>
          <w:szCs w:val="24"/>
        </w:rPr>
        <w:t>的重叠</w:t>
      </w:r>
      <w:r>
        <w:rPr>
          <w:rFonts w:hint="eastAsia"/>
          <w:sz w:val="24"/>
          <w:szCs w:val="24"/>
        </w:rPr>
        <w:t>；</w:t>
      </w:r>
      <w:r>
        <w:rPr>
          <w:sz w:val="24"/>
          <w:szCs w:val="24"/>
        </w:rPr>
        <w:t>0.60 –0.79</w:t>
      </w:r>
      <w:r>
        <w:rPr>
          <w:rFonts w:hint="eastAsia"/>
          <w:sz w:val="24"/>
          <w:szCs w:val="24"/>
        </w:rPr>
        <w:t>强</w:t>
      </w:r>
      <w:r w:rsidR="00FA33D0">
        <w:rPr>
          <w:rFonts w:hint="eastAsia"/>
          <w:sz w:val="24"/>
          <w:szCs w:val="24"/>
        </w:rPr>
        <w:t>的重叠</w:t>
      </w:r>
      <w:r>
        <w:rPr>
          <w:rFonts w:hint="eastAsia"/>
          <w:sz w:val="24"/>
          <w:szCs w:val="24"/>
        </w:rPr>
        <w:t>；</w:t>
      </w:r>
      <w:r>
        <w:rPr>
          <w:sz w:val="24"/>
          <w:szCs w:val="24"/>
        </w:rPr>
        <w:t>0.80 – 1.0</w:t>
      </w:r>
      <w:r>
        <w:rPr>
          <w:rFonts w:hint="eastAsia"/>
          <w:sz w:val="24"/>
          <w:szCs w:val="24"/>
        </w:rPr>
        <w:t>非常强</w:t>
      </w:r>
      <w:r w:rsidR="00FA33D0">
        <w:rPr>
          <w:rFonts w:hint="eastAsia"/>
          <w:sz w:val="24"/>
          <w:szCs w:val="24"/>
        </w:rPr>
        <w:t>的重叠</w:t>
      </w:r>
      <w:r>
        <w:rPr>
          <w:rFonts w:hint="eastAsia"/>
          <w:sz w:val="24"/>
          <w:szCs w:val="24"/>
        </w:rPr>
        <w:t>。</w:t>
      </w:r>
    </w:p>
    <w:p w14:paraId="0C6B7C43" w14:textId="008F163E" w:rsidR="00A758AD" w:rsidRDefault="002B3C2C" w:rsidP="006D519D">
      <w:pPr>
        <w:spacing w:line="360" w:lineRule="auto"/>
        <w:ind w:firstLine="484"/>
        <w:rPr>
          <w:b/>
          <w:bCs/>
          <w:sz w:val="24"/>
          <w:szCs w:val="24"/>
        </w:rPr>
      </w:pPr>
      <w:r>
        <w:rPr>
          <w:rFonts w:hint="eastAsia"/>
          <w:sz w:val="24"/>
          <w:szCs w:val="24"/>
        </w:rPr>
        <w:t>除</w:t>
      </w:r>
      <w:r w:rsidRPr="002B3C2C">
        <w:rPr>
          <w:sz w:val="24"/>
          <w:szCs w:val="24"/>
        </w:rPr>
        <w:t>Jaccard Index</w:t>
      </w:r>
      <w:r>
        <w:rPr>
          <w:rFonts w:hint="eastAsia"/>
          <w:sz w:val="24"/>
          <w:szCs w:val="24"/>
        </w:rPr>
        <w:t>以外，</w:t>
      </w:r>
      <w:r w:rsidR="00FA33D0">
        <w:rPr>
          <w:rFonts w:hint="eastAsia"/>
          <w:sz w:val="24"/>
          <w:szCs w:val="24"/>
        </w:rPr>
        <w:t>本研究还报告了</w:t>
      </w:r>
      <w:r w:rsidR="00D76A4C">
        <w:rPr>
          <w:rFonts w:hint="eastAsia"/>
          <w:sz w:val="24"/>
          <w:szCs w:val="24"/>
        </w:rPr>
        <w:t>独特</w:t>
      </w:r>
      <w:r>
        <w:rPr>
          <w:rFonts w:hint="eastAsia"/>
          <w:sz w:val="24"/>
          <w:szCs w:val="24"/>
        </w:rPr>
        <w:t>症状</w:t>
      </w:r>
      <w:r w:rsidR="00D0229E">
        <w:rPr>
          <w:sz w:val="24"/>
          <w:szCs w:val="24"/>
        </w:rPr>
        <w:t>(</w:t>
      </w:r>
      <w:r w:rsidR="00D0229E" w:rsidRPr="00D0229E">
        <w:rPr>
          <w:sz w:val="24"/>
          <w:szCs w:val="24"/>
        </w:rPr>
        <w:t>Idiosyncratic items</w:t>
      </w:r>
      <w:r w:rsidR="00D0229E">
        <w:rPr>
          <w:sz w:val="24"/>
          <w:szCs w:val="24"/>
        </w:rPr>
        <w:t>)</w:t>
      </w:r>
      <w:r>
        <w:rPr>
          <w:rFonts w:hint="eastAsia"/>
          <w:sz w:val="24"/>
          <w:szCs w:val="24"/>
        </w:rPr>
        <w:t>即其他量表没有的症状）的比例，以及</w:t>
      </w:r>
      <w:r>
        <w:rPr>
          <w:rFonts w:hint="eastAsia"/>
          <w:color w:val="2A2B2E"/>
          <w:sz w:val="23"/>
          <w:szCs w:val="23"/>
          <w:shd w:val="clear" w:color="auto" w:fill="FFFFFF"/>
        </w:rPr>
        <w:t>复合症状和特殊症状各自的比例。</w:t>
      </w:r>
    </w:p>
    <w:p w14:paraId="71ADA53F" w14:textId="2DB1EDA7" w:rsidR="00792D2A" w:rsidRPr="00792D2A" w:rsidRDefault="008104F1" w:rsidP="00792D2A">
      <w:pPr>
        <w:spacing w:line="360" w:lineRule="auto"/>
        <w:rPr>
          <w:b/>
          <w:bCs/>
          <w:sz w:val="24"/>
          <w:szCs w:val="24"/>
        </w:rPr>
      </w:pPr>
      <w:r>
        <w:rPr>
          <w:rFonts w:hint="eastAsia"/>
          <w:b/>
          <w:bCs/>
          <w:sz w:val="24"/>
          <w:szCs w:val="24"/>
        </w:rPr>
        <w:t>3</w:t>
      </w:r>
      <w:r>
        <w:rPr>
          <w:b/>
          <w:bCs/>
          <w:sz w:val="24"/>
          <w:szCs w:val="24"/>
        </w:rPr>
        <w:t xml:space="preserve"> </w:t>
      </w:r>
      <w:r>
        <w:rPr>
          <w:rFonts w:hint="eastAsia"/>
          <w:b/>
          <w:bCs/>
          <w:sz w:val="24"/>
          <w:szCs w:val="24"/>
        </w:rPr>
        <w:t>结果</w:t>
      </w:r>
      <w:r>
        <w:rPr>
          <w:rFonts w:hint="eastAsia"/>
          <w:b/>
          <w:bCs/>
          <w:sz w:val="24"/>
          <w:szCs w:val="24"/>
        </w:rPr>
        <w:t xml:space="preserve"> </w:t>
      </w:r>
    </w:p>
    <w:p w14:paraId="46828602" w14:textId="7E276609" w:rsidR="008A5DDD" w:rsidRDefault="008A5DDD" w:rsidP="005A242B">
      <w:pPr>
        <w:spacing w:line="360" w:lineRule="auto"/>
        <w:rPr>
          <w:sz w:val="24"/>
          <w:szCs w:val="24"/>
        </w:rPr>
      </w:pPr>
      <w:r>
        <w:rPr>
          <w:rFonts w:hint="eastAsia"/>
          <w:sz w:val="24"/>
          <w:szCs w:val="24"/>
        </w:rPr>
        <w:t>3</w:t>
      </w:r>
      <w:r>
        <w:rPr>
          <w:sz w:val="24"/>
          <w:szCs w:val="24"/>
        </w:rPr>
        <w:t>.</w:t>
      </w:r>
      <w:r>
        <w:rPr>
          <w:rFonts w:hint="eastAsia"/>
          <w:sz w:val="24"/>
          <w:szCs w:val="24"/>
        </w:rPr>
        <w:t>1</w:t>
      </w:r>
      <w:r>
        <w:rPr>
          <w:sz w:val="24"/>
          <w:szCs w:val="24"/>
        </w:rPr>
        <w:t xml:space="preserve"> </w:t>
      </w:r>
      <w:r>
        <w:rPr>
          <w:rFonts w:hint="eastAsia"/>
          <w:sz w:val="24"/>
          <w:szCs w:val="24"/>
        </w:rPr>
        <w:t>问卷内</w:t>
      </w:r>
      <w:r w:rsidR="003C088B">
        <w:rPr>
          <w:rFonts w:hint="eastAsia"/>
          <w:sz w:val="24"/>
          <w:szCs w:val="24"/>
        </w:rPr>
        <w:t>条目</w:t>
      </w:r>
      <w:r>
        <w:rPr>
          <w:rFonts w:hint="eastAsia"/>
          <w:sz w:val="24"/>
          <w:szCs w:val="24"/>
        </w:rPr>
        <w:t>合并结果</w:t>
      </w:r>
    </w:p>
    <w:p w14:paraId="2D3DB49B" w14:textId="120EC895" w:rsidR="002B3C2C" w:rsidRPr="00D0229E" w:rsidRDefault="008A5DDD" w:rsidP="006C1CF3">
      <w:pPr>
        <w:spacing w:line="360" w:lineRule="auto"/>
        <w:ind w:firstLine="420"/>
        <w:rPr>
          <w:sz w:val="24"/>
          <w:szCs w:val="24"/>
        </w:rPr>
      </w:pPr>
      <w:r>
        <w:rPr>
          <w:rFonts w:hint="eastAsia"/>
          <w:sz w:val="24"/>
          <w:szCs w:val="24"/>
        </w:rPr>
        <w:t>2</w:t>
      </w:r>
      <w:r w:rsidR="009A1041">
        <w:rPr>
          <w:sz w:val="24"/>
          <w:szCs w:val="24"/>
        </w:rPr>
        <w:t>7</w:t>
      </w:r>
      <w:r>
        <w:rPr>
          <w:rFonts w:hint="eastAsia"/>
          <w:sz w:val="24"/>
          <w:szCs w:val="24"/>
        </w:rPr>
        <w:t>个问卷中，</w:t>
      </w:r>
      <w:r w:rsidR="00380E4C">
        <w:rPr>
          <w:sz w:val="24"/>
          <w:szCs w:val="24"/>
        </w:rPr>
        <w:t>25</w:t>
      </w:r>
      <w:r>
        <w:rPr>
          <w:rFonts w:hint="eastAsia"/>
          <w:sz w:val="24"/>
          <w:szCs w:val="24"/>
        </w:rPr>
        <w:t>个条目被合并，其中合并条目最多的</w:t>
      </w:r>
      <w:r w:rsidR="006D519D">
        <w:rPr>
          <w:rFonts w:hint="eastAsia"/>
          <w:sz w:val="24"/>
          <w:szCs w:val="24"/>
        </w:rPr>
        <w:t>问卷</w:t>
      </w:r>
      <w:r>
        <w:rPr>
          <w:rFonts w:hint="eastAsia"/>
          <w:sz w:val="24"/>
          <w:szCs w:val="24"/>
        </w:rPr>
        <w:t>是</w:t>
      </w:r>
      <w:r w:rsidR="006D519D" w:rsidRPr="00A82EA2">
        <w:rPr>
          <w:sz w:val="24"/>
          <w:szCs w:val="24"/>
        </w:rPr>
        <w:t>MFQ-C</w:t>
      </w:r>
      <w:r>
        <w:rPr>
          <w:rFonts w:hint="eastAsia"/>
          <w:sz w:val="24"/>
          <w:szCs w:val="24"/>
        </w:rPr>
        <w:t>，其包括</w:t>
      </w:r>
      <w:r w:rsidR="006C1CF3">
        <w:rPr>
          <w:sz w:val="24"/>
          <w:szCs w:val="24"/>
        </w:rPr>
        <w:t>10</w:t>
      </w:r>
      <w:r>
        <w:rPr>
          <w:rFonts w:hint="eastAsia"/>
          <w:sz w:val="24"/>
          <w:szCs w:val="24"/>
        </w:rPr>
        <w:t>个条目，被合并为</w:t>
      </w:r>
      <w:r w:rsidR="006C1CF3">
        <w:rPr>
          <w:sz w:val="24"/>
          <w:szCs w:val="24"/>
        </w:rPr>
        <w:t>4</w:t>
      </w:r>
      <w:r>
        <w:rPr>
          <w:rFonts w:hint="eastAsia"/>
          <w:sz w:val="24"/>
          <w:szCs w:val="24"/>
        </w:rPr>
        <w:t>个症状。</w:t>
      </w:r>
      <w:r w:rsidR="006C1CF3">
        <w:rPr>
          <w:sz w:val="24"/>
          <w:szCs w:val="24"/>
        </w:rPr>
        <w:t>8</w:t>
      </w:r>
      <w:r>
        <w:rPr>
          <w:rFonts w:hint="eastAsia"/>
          <w:sz w:val="24"/>
          <w:szCs w:val="24"/>
        </w:rPr>
        <w:t>个问卷</w:t>
      </w:r>
      <w:r w:rsidR="001F417F">
        <w:rPr>
          <w:rFonts w:hint="eastAsia"/>
          <w:sz w:val="24"/>
          <w:szCs w:val="24"/>
        </w:rPr>
        <w:t>仅合并</w:t>
      </w:r>
      <w:r w:rsidR="001F417F">
        <w:rPr>
          <w:sz w:val="24"/>
          <w:szCs w:val="24"/>
        </w:rPr>
        <w:t>2</w:t>
      </w:r>
      <w:r w:rsidR="001F417F">
        <w:rPr>
          <w:rFonts w:hint="eastAsia"/>
          <w:sz w:val="24"/>
          <w:szCs w:val="24"/>
        </w:rPr>
        <w:t>个条目，</w:t>
      </w:r>
      <w:r w:rsidR="00380E4C">
        <w:rPr>
          <w:sz w:val="24"/>
          <w:szCs w:val="24"/>
        </w:rPr>
        <w:t>19</w:t>
      </w:r>
      <w:r w:rsidR="001F417F">
        <w:rPr>
          <w:rFonts w:hint="eastAsia"/>
          <w:sz w:val="24"/>
          <w:szCs w:val="24"/>
        </w:rPr>
        <w:t>个问卷没有合并条目。</w:t>
      </w:r>
      <w:r w:rsidR="00A82EA2">
        <w:rPr>
          <w:rFonts w:hint="eastAsia"/>
          <w:sz w:val="24"/>
          <w:szCs w:val="24"/>
        </w:rPr>
        <w:t>最终纳入内容分析的</w:t>
      </w:r>
      <w:r w:rsidR="003C088B">
        <w:rPr>
          <w:rFonts w:hint="eastAsia"/>
          <w:sz w:val="24"/>
          <w:szCs w:val="24"/>
        </w:rPr>
        <w:t>条目</w:t>
      </w:r>
      <w:r w:rsidR="001F417F">
        <w:rPr>
          <w:rFonts w:hint="eastAsia"/>
          <w:sz w:val="24"/>
          <w:szCs w:val="24"/>
        </w:rPr>
        <w:t>总共包括</w:t>
      </w:r>
      <w:r w:rsidR="00A82EA2">
        <w:rPr>
          <w:rFonts w:hint="eastAsia"/>
          <w:sz w:val="24"/>
          <w:szCs w:val="24"/>
        </w:rPr>
        <w:t>4</w:t>
      </w:r>
      <w:r w:rsidR="00A82EA2">
        <w:rPr>
          <w:sz w:val="24"/>
          <w:szCs w:val="24"/>
        </w:rPr>
        <w:t>24</w:t>
      </w:r>
      <w:r w:rsidR="00B84450">
        <w:rPr>
          <w:rFonts w:hint="eastAsia"/>
          <w:sz w:val="24"/>
          <w:szCs w:val="24"/>
        </w:rPr>
        <w:t>个</w:t>
      </w:r>
      <w:r w:rsidR="00CA41E6">
        <w:rPr>
          <w:rFonts w:hint="eastAsia"/>
          <w:color w:val="FF0000"/>
          <w:sz w:val="24"/>
          <w:szCs w:val="24"/>
        </w:rPr>
        <w:t>（见表</w:t>
      </w:r>
      <w:r w:rsidR="00CA41E6">
        <w:rPr>
          <w:rFonts w:hint="eastAsia"/>
          <w:color w:val="FF0000"/>
          <w:sz w:val="24"/>
          <w:szCs w:val="24"/>
        </w:rPr>
        <w:t>2</w:t>
      </w:r>
      <w:r w:rsidR="00CA41E6">
        <w:rPr>
          <w:rFonts w:hint="eastAsia"/>
          <w:color w:val="FF0000"/>
          <w:sz w:val="24"/>
          <w:szCs w:val="24"/>
        </w:rPr>
        <w:t>）</w:t>
      </w:r>
      <w:r w:rsidR="00D0229E">
        <w:rPr>
          <w:rFonts w:hint="eastAsia"/>
          <w:color w:val="FF0000"/>
          <w:sz w:val="24"/>
          <w:szCs w:val="24"/>
        </w:rPr>
        <w:t>，由于有个别题目一题测量多个症状，最终纳入内容分析的症状数量为</w:t>
      </w:r>
      <w:r w:rsidR="00D0229E">
        <w:rPr>
          <w:rFonts w:hint="eastAsia"/>
          <w:color w:val="FF0000"/>
          <w:sz w:val="24"/>
          <w:szCs w:val="24"/>
        </w:rPr>
        <w:t>4</w:t>
      </w:r>
      <w:r w:rsidR="00D0229E">
        <w:rPr>
          <w:color w:val="FF0000"/>
          <w:sz w:val="24"/>
          <w:szCs w:val="24"/>
        </w:rPr>
        <w:t>88</w:t>
      </w:r>
      <w:r w:rsidR="00A82EA2">
        <w:rPr>
          <w:rFonts w:hint="eastAsia"/>
          <w:sz w:val="24"/>
          <w:szCs w:val="24"/>
        </w:rPr>
        <w:t>。</w:t>
      </w:r>
    </w:p>
    <w:p w14:paraId="1B2B1937" w14:textId="489C323C" w:rsidR="005919AC" w:rsidRDefault="005919AC" w:rsidP="0039058D">
      <w:pPr>
        <w:spacing w:line="312" w:lineRule="auto"/>
        <w:ind w:firstLineChars="1100" w:firstLine="2640"/>
        <w:rPr>
          <w:sz w:val="24"/>
          <w:szCs w:val="24"/>
        </w:rPr>
      </w:pPr>
      <w:r>
        <w:rPr>
          <w:rFonts w:hint="eastAsia"/>
          <w:sz w:val="24"/>
          <w:szCs w:val="24"/>
        </w:rPr>
        <w:t>表</w:t>
      </w:r>
      <w:r>
        <w:rPr>
          <w:rFonts w:hint="eastAsia"/>
          <w:sz w:val="24"/>
          <w:szCs w:val="24"/>
        </w:rPr>
        <w:t>2</w:t>
      </w:r>
      <w:r>
        <w:rPr>
          <w:sz w:val="24"/>
          <w:szCs w:val="24"/>
        </w:rPr>
        <w:t xml:space="preserve"> </w:t>
      </w:r>
      <w:r>
        <w:rPr>
          <w:rFonts w:hint="eastAsia"/>
          <w:sz w:val="24"/>
          <w:szCs w:val="24"/>
        </w:rPr>
        <w:t>问卷内条目合并结果</w:t>
      </w:r>
    </w:p>
    <w:tbl>
      <w:tblPr>
        <w:tblStyle w:val="TableGrid"/>
        <w:tblW w:w="9918"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1134"/>
        <w:gridCol w:w="992"/>
        <w:gridCol w:w="4820"/>
        <w:gridCol w:w="1134"/>
      </w:tblGrid>
      <w:tr w:rsidR="0039058D" w14:paraId="5387C3AC" w14:textId="467F570F" w:rsidTr="0039058D">
        <w:tc>
          <w:tcPr>
            <w:tcW w:w="1838" w:type="dxa"/>
            <w:tcBorders>
              <w:top w:val="single" w:sz="12" w:space="0" w:color="auto"/>
              <w:bottom w:val="single" w:sz="12" w:space="0" w:color="auto"/>
            </w:tcBorders>
          </w:tcPr>
          <w:p w14:paraId="79BF84D5" w14:textId="693BA7E3" w:rsidR="0039058D" w:rsidRDefault="0039058D" w:rsidP="005919AC">
            <w:pPr>
              <w:spacing w:line="312" w:lineRule="auto"/>
              <w:rPr>
                <w:sz w:val="24"/>
                <w:szCs w:val="24"/>
              </w:rPr>
            </w:pPr>
            <w:r>
              <w:rPr>
                <w:rFonts w:hint="eastAsia"/>
                <w:sz w:val="24"/>
                <w:szCs w:val="24"/>
              </w:rPr>
              <w:t>问卷名称</w:t>
            </w:r>
          </w:p>
        </w:tc>
        <w:tc>
          <w:tcPr>
            <w:tcW w:w="1134" w:type="dxa"/>
            <w:tcBorders>
              <w:top w:val="single" w:sz="12" w:space="0" w:color="auto"/>
              <w:bottom w:val="single" w:sz="12" w:space="0" w:color="auto"/>
            </w:tcBorders>
          </w:tcPr>
          <w:p w14:paraId="4357D04C" w14:textId="671A1C9E" w:rsidR="0039058D" w:rsidRDefault="0039058D" w:rsidP="0039058D">
            <w:pPr>
              <w:spacing w:line="312" w:lineRule="auto"/>
              <w:jc w:val="center"/>
              <w:rPr>
                <w:sz w:val="24"/>
                <w:szCs w:val="24"/>
              </w:rPr>
            </w:pPr>
            <w:r>
              <w:rPr>
                <w:rFonts w:hint="eastAsia"/>
                <w:sz w:val="24"/>
                <w:szCs w:val="24"/>
              </w:rPr>
              <w:t>合并前条目数</w:t>
            </w:r>
          </w:p>
        </w:tc>
        <w:tc>
          <w:tcPr>
            <w:tcW w:w="992" w:type="dxa"/>
            <w:tcBorders>
              <w:top w:val="single" w:sz="12" w:space="0" w:color="auto"/>
              <w:bottom w:val="single" w:sz="12" w:space="0" w:color="auto"/>
            </w:tcBorders>
          </w:tcPr>
          <w:p w14:paraId="1ADEC343" w14:textId="083EACB0" w:rsidR="0039058D" w:rsidRDefault="0039058D" w:rsidP="0039058D">
            <w:pPr>
              <w:spacing w:line="312" w:lineRule="auto"/>
              <w:jc w:val="center"/>
              <w:rPr>
                <w:sz w:val="24"/>
                <w:szCs w:val="24"/>
              </w:rPr>
            </w:pPr>
            <w:r>
              <w:rPr>
                <w:rFonts w:hint="eastAsia"/>
                <w:sz w:val="24"/>
                <w:szCs w:val="24"/>
              </w:rPr>
              <w:t>合并后条目数</w:t>
            </w:r>
          </w:p>
        </w:tc>
        <w:tc>
          <w:tcPr>
            <w:tcW w:w="4820" w:type="dxa"/>
            <w:tcBorders>
              <w:top w:val="single" w:sz="12" w:space="0" w:color="auto"/>
              <w:bottom w:val="single" w:sz="12" w:space="0" w:color="auto"/>
            </w:tcBorders>
          </w:tcPr>
          <w:p w14:paraId="6EF59809" w14:textId="2C640242" w:rsidR="0039058D" w:rsidRDefault="0039058D" w:rsidP="0039058D">
            <w:pPr>
              <w:spacing w:line="312" w:lineRule="auto"/>
              <w:ind w:firstLineChars="600" w:firstLine="1440"/>
              <w:rPr>
                <w:sz w:val="24"/>
                <w:szCs w:val="24"/>
              </w:rPr>
            </w:pPr>
            <w:r>
              <w:rPr>
                <w:rFonts w:hint="eastAsia"/>
                <w:sz w:val="24"/>
                <w:szCs w:val="24"/>
              </w:rPr>
              <w:t>合并前条目</w:t>
            </w:r>
          </w:p>
        </w:tc>
        <w:tc>
          <w:tcPr>
            <w:tcW w:w="1134" w:type="dxa"/>
            <w:tcBorders>
              <w:top w:val="single" w:sz="12" w:space="0" w:color="auto"/>
              <w:bottom w:val="single" w:sz="12" w:space="0" w:color="auto"/>
            </w:tcBorders>
          </w:tcPr>
          <w:p w14:paraId="1E3BBCC2" w14:textId="5DB08636" w:rsidR="0039058D" w:rsidRDefault="0039058D" w:rsidP="0039058D">
            <w:pPr>
              <w:spacing w:line="312" w:lineRule="auto"/>
              <w:rPr>
                <w:sz w:val="24"/>
                <w:szCs w:val="24"/>
              </w:rPr>
            </w:pPr>
            <w:r>
              <w:rPr>
                <w:rFonts w:hint="eastAsia"/>
                <w:sz w:val="24"/>
                <w:szCs w:val="24"/>
              </w:rPr>
              <w:t>合并后</w:t>
            </w:r>
            <w:r w:rsidR="00B84450">
              <w:rPr>
                <w:rFonts w:hint="eastAsia"/>
                <w:sz w:val="24"/>
                <w:szCs w:val="24"/>
              </w:rPr>
              <w:t>症状</w:t>
            </w:r>
          </w:p>
        </w:tc>
      </w:tr>
      <w:tr w:rsidR="0039058D" w14:paraId="5BEFC868" w14:textId="74C51DF0" w:rsidTr="0039058D">
        <w:tc>
          <w:tcPr>
            <w:tcW w:w="1838" w:type="dxa"/>
            <w:tcBorders>
              <w:top w:val="single" w:sz="12" w:space="0" w:color="auto"/>
            </w:tcBorders>
          </w:tcPr>
          <w:p w14:paraId="1A6A7EAB" w14:textId="4B9D747C" w:rsidR="0039058D" w:rsidRDefault="0039058D" w:rsidP="005919AC">
            <w:pPr>
              <w:spacing w:line="312" w:lineRule="auto"/>
              <w:rPr>
                <w:sz w:val="24"/>
                <w:szCs w:val="24"/>
              </w:rPr>
            </w:pPr>
            <w:r w:rsidRPr="00A82EA2">
              <w:rPr>
                <w:sz w:val="24"/>
                <w:szCs w:val="24"/>
              </w:rPr>
              <w:t>SDS</w:t>
            </w:r>
          </w:p>
        </w:tc>
        <w:tc>
          <w:tcPr>
            <w:tcW w:w="1134" w:type="dxa"/>
            <w:tcBorders>
              <w:top w:val="single" w:sz="12" w:space="0" w:color="auto"/>
            </w:tcBorders>
          </w:tcPr>
          <w:p w14:paraId="028A3028" w14:textId="62FD76EF" w:rsidR="0039058D" w:rsidRDefault="0039058D" w:rsidP="0039058D">
            <w:pPr>
              <w:spacing w:line="312" w:lineRule="auto"/>
              <w:jc w:val="center"/>
              <w:rPr>
                <w:sz w:val="24"/>
                <w:szCs w:val="24"/>
              </w:rPr>
            </w:pPr>
            <w:r>
              <w:rPr>
                <w:rFonts w:hint="eastAsia"/>
                <w:sz w:val="24"/>
                <w:szCs w:val="24"/>
              </w:rPr>
              <w:t>2</w:t>
            </w:r>
            <w:r>
              <w:rPr>
                <w:sz w:val="24"/>
                <w:szCs w:val="24"/>
              </w:rPr>
              <w:t>0</w:t>
            </w:r>
          </w:p>
        </w:tc>
        <w:tc>
          <w:tcPr>
            <w:tcW w:w="992" w:type="dxa"/>
            <w:tcBorders>
              <w:top w:val="single" w:sz="12" w:space="0" w:color="auto"/>
            </w:tcBorders>
          </w:tcPr>
          <w:p w14:paraId="0A660D55" w14:textId="00F5E591" w:rsidR="0039058D" w:rsidRDefault="0039058D" w:rsidP="0039058D">
            <w:pPr>
              <w:spacing w:line="312" w:lineRule="auto"/>
              <w:jc w:val="center"/>
              <w:rPr>
                <w:sz w:val="24"/>
                <w:szCs w:val="24"/>
              </w:rPr>
            </w:pPr>
            <w:r>
              <w:rPr>
                <w:sz w:val="24"/>
                <w:szCs w:val="24"/>
              </w:rPr>
              <w:t>19</w:t>
            </w:r>
          </w:p>
        </w:tc>
        <w:tc>
          <w:tcPr>
            <w:tcW w:w="4820" w:type="dxa"/>
            <w:tcBorders>
              <w:top w:val="single" w:sz="12" w:space="0" w:color="auto"/>
            </w:tcBorders>
          </w:tcPr>
          <w:p w14:paraId="081A1C19" w14:textId="39200B6C" w:rsidR="0039058D" w:rsidRDefault="0039058D" w:rsidP="005919AC">
            <w:pPr>
              <w:spacing w:line="312" w:lineRule="auto"/>
              <w:rPr>
                <w:sz w:val="24"/>
                <w:szCs w:val="24"/>
              </w:rPr>
            </w:pPr>
            <w:r w:rsidRPr="00A82EA2">
              <w:rPr>
                <w:sz w:val="24"/>
                <w:szCs w:val="24"/>
              </w:rPr>
              <w:t>Q17</w:t>
            </w:r>
            <w:r>
              <w:rPr>
                <w:rFonts w:hint="eastAsia"/>
                <w:sz w:val="24"/>
                <w:szCs w:val="24"/>
              </w:rPr>
              <w:t>“</w:t>
            </w:r>
            <w:r w:rsidRPr="00A82EA2">
              <w:rPr>
                <w:rFonts w:hint="eastAsia"/>
                <w:sz w:val="24"/>
                <w:szCs w:val="24"/>
              </w:rPr>
              <w:t>我觉得自己是个有用的人</w:t>
            </w:r>
            <w:r w:rsidRPr="00A82EA2">
              <w:rPr>
                <w:sz w:val="24"/>
                <w:szCs w:val="24"/>
              </w:rPr>
              <w:t>,</w:t>
            </w:r>
            <w:r w:rsidRPr="00A82EA2">
              <w:rPr>
                <w:rFonts w:hint="eastAsia"/>
                <w:sz w:val="24"/>
                <w:szCs w:val="24"/>
              </w:rPr>
              <w:t>有人需要我</w:t>
            </w:r>
            <w:r w:rsidRPr="00A82EA2">
              <w:rPr>
                <w:sz w:val="24"/>
                <w:szCs w:val="24"/>
              </w:rPr>
              <w:t>(</w:t>
            </w:r>
            <w:r w:rsidRPr="00A82EA2">
              <w:rPr>
                <w:rFonts w:hint="eastAsia"/>
                <w:sz w:val="24"/>
                <w:szCs w:val="24"/>
              </w:rPr>
              <w:t>无用感</w:t>
            </w:r>
            <w:r w:rsidRPr="00A82EA2">
              <w:rPr>
                <w:sz w:val="24"/>
                <w:szCs w:val="24"/>
              </w:rPr>
              <w:t>)</w:t>
            </w:r>
            <w:r>
              <w:rPr>
                <w:rFonts w:hint="eastAsia"/>
                <w:sz w:val="24"/>
                <w:szCs w:val="24"/>
              </w:rPr>
              <w:t>”</w:t>
            </w:r>
            <w:r w:rsidRPr="00A82EA2">
              <w:rPr>
                <w:rFonts w:hint="eastAsia"/>
                <w:sz w:val="24"/>
                <w:szCs w:val="24"/>
              </w:rPr>
              <w:t>，</w:t>
            </w:r>
            <w:r w:rsidRPr="00A82EA2">
              <w:rPr>
                <w:sz w:val="24"/>
                <w:szCs w:val="24"/>
              </w:rPr>
              <w:t>Q19</w:t>
            </w:r>
            <w:r>
              <w:rPr>
                <w:rFonts w:hint="eastAsia"/>
                <w:sz w:val="24"/>
                <w:szCs w:val="24"/>
              </w:rPr>
              <w:t>“</w:t>
            </w:r>
            <w:r w:rsidRPr="00A82EA2">
              <w:rPr>
                <w:rFonts w:hint="eastAsia"/>
                <w:sz w:val="24"/>
                <w:szCs w:val="24"/>
              </w:rPr>
              <w:t>我认为如果我死了</w:t>
            </w:r>
            <w:r w:rsidRPr="00A82EA2">
              <w:rPr>
                <w:sz w:val="24"/>
                <w:szCs w:val="24"/>
              </w:rPr>
              <w:t>,</w:t>
            </w:r>
            <w:r w:rsidRPr="00A82EA2">
              <w:rPr>
                <w:rFonts w:hint="eastAsia"/>
                <w:sz w:val="24"/>
                <w:szCs w:val="24"/>
              </w:rPr>
              <w:t>别人会过得好些</w:t>
            </w:r>
            <w:r w:rsidRPr="00A82EA2">
              <w:rPr>
                <w:sz w:val="24"/>
                <w:szCs w:val="24"/>
              </w:rPr>
              <w:t>(</w:t>
            </w:r>
            <w:r w:rsidRPr="00A82EA2">
              <w:rPr>
                <w:rFonts w:hint="eastAsia"/>
                <w:sz w:val="24"/>
                <w:szCs w:val="24"/>
              </w:rPr>
              <w:t>无价值感</w:t>
            </w:r>
            <w:r w:rsidRPr="00A82EA2">
              <w:rPr>
                <w:sz w:val="24"/>
                <w:szCs w:val="24"/>
              </w:rPr>
              <w:t>)</w:t>
            </w:r>
            <w:r w:rsidRPr="00A82EA2">
              <w:rPr>
                <w:rFonts w:hint="eastAsia"/>
                <w:sz w:val="24"/>
                <w:szCs w:val="24"/>
              </w:rPr>
              <w:t xml:space="preserve"> </w:t>
            </w:r>
            <w:r>
              <w:rPr>
                <w:rFonts w:hint="eastAsia"/>
                <w:sz w:val="24"/>
                <w:szCs w:val="24"/>
              </w:rPr>
              <w:t>”</w:t>
            </w:r>
            <w:r>
              <w:rPr>
                <w:sz w:val="24"/>
                <w:szCs w:val="24"/>
              </w:rPr>
              <w:t xml:space="preserve"> </w:t>
            </w:r>
          </w:p>
        </w:tc>
        <w:tc>
          <w:tcPr>
            <w:tcW w:w="1134" w:type="dxa"/>
            <w:tcBorders>
              <w:top w:val="single" w:sz="12" w:space="0" w:color="auto"/>
            </w:tcBorders>
          </w:tcPr>
          <w:p w14:paraId="491A7A9F" w14:textId="1D630FB8" w:rsidR="0039058D" w:rsidRPr="00A82EA2" w:rsidRDefault="0039058D" w:rsidP="005919AC">
            <w:pPr>
              <w:spacing w:line="312" w:lineRule="auto"/>
              <w:rPr>
                <w:sz w:val="24"/>
                <w:szCs w:val="24"/>
              </w:rPr>
            </w:pPr>
            <w:r>
              <w:rPr>
                <w:rFonts w:hint="eastAsia"/>
                <w:sz w:val="24"/>
                <w:szCs w:val="24"/>
              </w:rPr>
              <w:t>无价值感</w:t>
            </w:r>
          </w:p>
        </w:tc>
      </w:tr>
      <w:tr w:rsidR="0039058D" w14:paraId="0AB7DE0B" w14:textId="17DEF81C" w:rsidTr="0039058D">
        <w:tc>
          <w:tcPr>
            <w:tcW w:w="1838" w:type="dxa"/>
          </w:tcPr>
          <w:p w14:paraId="18E824BC" w14:textId="14CB4AC7" w:rsidR="0039058D" w:rsidRDefault="0039058D" w:rsidP="005919AC">
            <w:pPr>
              <w:spacing w:line="312" w:lineRule="auto"/>
              <w:rPr>
                <w:sz w:val="24"/>
                <w:szCs w:val="24"/>
              </w:rPr>
            </w:pPr>
            <w:r w:rsidRPr="00A82EA2">
              <w:rPr>
                <w:rFonts w:hint="eastAsia"/>
                <w:sz w:val="24"/>
                <w:szCs w:val="24"/>
              </w:rPr>
              <w:t>BDI-I</w:t>
            </w:r>
          </w:p>
        </w:tc>
        <w:tc>
          <w:tcPr>
            <w:tcW w:w="1134" w:type="dxa"/>
          </w:tcPr>
          <w:p w14:paraId="1CD609CE" w14:textId="15092DC4" w:rsidR="0039058D" w:rsidRDefault="0039058D" w:rsidP="0039058D">
            <w:pPr>
              <w:spacing w:line="312" w:lineRule="auto"/>
              <w:jc w:val="center"/>
              <w:rPr>
                <w:sz w:val="24"/>
                <w:szCs w:val="24"/>
              </w:rPr>
            </w:pPr>
            <w:r>
              <w:rPr>
                <w:sz w:val="24"/>
                <w:szCs w:val="24"/>
              </w:rPr>
              <w:t>21</w:t>
            </w:r>
          </w:p>
        </w:tc>
        <w:tc>
          <w:tcPr>
            <w:tcW w:w="992" w:type="dxa"/>
          </w:tcPr>
          <w:p w14:paraId="5A42DE94" w14:textId="74748B98" w:rsidR="0039058D" w:rsidRDefault="0039058D" w:rsidP="0039058D">
            <w:pPr>
              <w:spacing w:line="312" w:lineRule="auto"/>
              <w:jc w:val="center"/>
              <w:rPr>
                <w:sz w:val="24"/>
                <w:szCs w:val="24"/>
              </w:rPr>
            </w:pPr>
            <w:r>
              <w:rPr>
                <w:sz w:val="24"/>
                <w:szCs w:val="24"/>
              </w:rPr>
              <w:t>20</w:t>
            </w:r>
          </w:p>
        </w:tc>
        <w:tc>
          <w:tcPr>
            <w:tcW w:w="4820" w:type="dxa"/>
          </w:tcPr>
          <w:p w14:paraId="5261BD30" w14:textId="647E2222" w:rsidR="0039058D" w:rsidRPr="0039058D" w:rsidRDefault="0039058D" w:rsidP="005919AC">
            <w:pPr>
              <w:spacing w:line="312" w:lineRule="auto"/>
              <w:rPr>
                <w:sz w:val="24"/>
                <w:szCs w:val="24"/>
              </w:rPr>
            </w:pPr>
            <w:r w:rsidRPr="0039058D">
              <w:rPr>
                <w:rFonts w:hint="eastAsia"/>
                <w:sz w:val="24"/>
                <w:szCs w:val="24"/>
              </w:rPr>
              <w:t>Q</w:t>
            </w:r>
            <w:r w:rsidRPr="0039058D">
              <w:rPr>
                <w:sz w:val="24"/>
                <w:szCs w:val="24"/>
              </w:rPr>
              <w:t>5</w:t>
            </w:r>
            <w:r w:rsidRPr="0039058D">
              <w:rPr>
                <w:rFonts w:hint="eastAsia"/>
                <w:sz w:val="24"/>
                <w:szCs w:val="24"/>
              </w:rPr>
              <w:t>“</w:t>
            </w:r>
            <w:r w:rsidRPr="0039058D">
              <w:rPr>
                <w:rFonts w:hint="eastAsia"/>
                <w:sz w:val="24"/>
                <w:szCs w:val="24"/>
              </w:rPr>
              <w:t>0</w:t>
            </w:r>
            <w:r w:rsidRPr="0039058D">
              <w:rPr>
                <w:rFonts w:hint="eastAsia"/>
                <w:sz w:val="24"/>
                <w:szCs w:val="24"/>
              </w:rPr>
              <w:t>我没有特别的内疚感</w:t>
            </w:r>
            <w:r w:rsidRPr="0039058D">
              <w:rPr>
                <w:rFonts w:hint="eastAsia"/>
                <w:sz w:val="24"/>
                <w:szCs w:val="24"/>
              </w:rPr>
              <w:t xml:space="preserve"> 1 </w:t>
            </w:r>
            <w:r w:rsidRPr="0039058D">
              <w:rPr>
                <w:rFonts w:hint="eastAsia"/>
                <w:sz w:val="24"/>
                <w:szCs w:val="24"/>
              </w:rPr>
              <w:t>我对自己做过或该做但没做的许多事感到内疚</w:t>
            </w:r>
            <w:r w:rsidRPr="0039058D">
              <w:rPr>
                <w:rFonts w:hint="eastAsia"/>
                <w:sz w:val="24"/>
                <w:szCs w:val="24"/>
              </w:rPr>
              <w:t xml:space="preserve"> 2 </w:t>
            </w:r>
            <w:r w:rsidRPr="0039058D">
              <w:rPr>
                <w:rFonts w:hint="eastAsia"/>
                <w:sz w:val="24"/>
                <w:szCs w:val="24"/>
              </w:rPr>
              <w:t>在大部分时间里我都感到内疚</w:t>
            </w:r>
            <w:r w:rsidRPr="0039058D">
              <w:rPr>
                <w:rFonts w:hint="eastAsia"/>
                <w:sz w:val="24"/>
                <w:szCs w:val="24"/>
              </w:rPr>
              <w:t xml:space="preserve"> 3 </w:t>
            </w:r>
            <w:r w:rsidRPr="0039058D">
              <w:rPr>
                <w:rFonts w:hint="eastAsia"/>
                <w:sz w:val="24"/>
                <w:szCs w:val="24"/>
              </w:rPr>
              <w:t>我任何时候都感到内疚”和</w:t>
            </w:r>
            <w:r w:rsidRPr="0039058D">
              <w:rPr>
                <w:rFonts w:hint="eastAsia"/>
                <w:sz w:val="24"/>
                <w:szCs w:val="24"/>
              </w:rPr>
              <w:t>Q</w:t>
            </w:r>
            <w:r w:rsidRPr="0039058D">
              <w:rPr>
                <w:sz w:val="24"/>
                <w:szCs w:val="24"/>
              </w:rPr>
              <w:t>8</w:t>
            </w:r>
            <w:r w:rsidRPr="0039058D">
              <w:rPr>
                <w:rFonts w:hint="eastAsia"/>
                <w:sz w:val="24"/>
                <w:szCs w:val="24"/>
              </w:rPr>
              <w:t>“</w:t>
            </w:r>
            <w:r w:rsidRPr="0039058D">
              <w:rPr>
                <w:rFonts w:hint="eastAsia"/>
                <w:sz w:val="24"/>
                <w:szCs w:val="24"/>
              </w:rPr>
              <w:t xml:space="preserve">0 </w:t>
            </w:r>
            <w:r w:rsidRPr="0039058D">
              <w:rPr>
                <w:rFonts w:hint="eastAsia"/>
                <w:sz w:val="24"/>
                <w:szCs w:val="24"/>
              </w:rPr>
              <w:t>与过去相比，我没有更多的责备或批评自己</w:t>
            </w:r>
            <w:r w:rsidRPr="0039058D">
              <w:rPr>
                <w:rFonts w:hint="eastAsia"/>
                <w:sz w:val="24"/>
                <w:szCs w:val="24"/>
              </w:rPr>
              <w:t xml:space="preserve"> 1 </w:t>
            </w:r>
            <w:r w:rsidRPr="0039058D">
              <w:rPr>
                <w:rFonts w:hint="eastAsia"/>
                <w:sz w:val="24"/>
                <w:szCs w:val="24"/>
              </w:rPr>
              <w:t>我比过去责备自己更多</w:t>
            </w:r>
            <w:r w:rsidRPr="0039058D">
              <w:rPr>
                <w:rFonts w:hint="eastAsia"/>
                <w:sz w:val="24"/>
                <w:szCs w:val="24"/>
              </w:rPr>
              <w:t xml:space="preserve"> 2 </w:t>
            </w:r>
            <w:r w:rsidRPr="0039058D">
              <w:rPr>
                <w:rFonts w:hint="eastAsia"/>
                <w:sz w:val="24"/>
                <w:szCs w:val="24"/>
              </w:rPr>
              <w:t>只要我有过失，我就责备自己</w:t>
            </w:r>
            <w:r w:rsidRPr="0039058D">
              <w:rPr>
                <w:rFonts w:hint="eastAsia"/>
                <w:sz w:val="24"/>
                <w:szCs w:val="24"/>
              </w:rPr>
              <w:t xml:space="preserve"> 3 </w:t>
            </w:r>
            <w:r w:rsidRPr="0039058D">
              <w:rPr>
                <w:rFonts w:hint="eastAsia"/>
                <w:sz w:val="24"/>
                <w:szCs w:val="24"/>
              </w:rPr>
              <w:t>只要发生不好的事情，我就责备自己”</w:t>
            </w:r>
          </w:p>
        </w:tc>
        <w:tc>
          <w:tcPr>
            <w:tcW w:w="1134" w:type="dxa"/>
          </w:tcPr>
          <w:p w14:paraId="5FE1158C" w14:textId="55F0515C" w:rsidR="0039058D" w:rsidRPr="00A82EA2" w:rsidRDefault="0039058D" w:rsidP="005919AC">
            <w:pPr>
              <w:spacing w:line="312" w:lineRule="auto"/>
              <w:rPr>
                <w:sz w:val="24"/>
                <w:szCs w:val="24"/>
              </w:rPr>
            </w:pPr>
            <w:r>
              <w:rPr>
                <w:rFonts w:hint="eastAsia"/>
                <w:sz w:val="24"/>
                <w:szCs w:val="24"/>
              </w:rPr>
              <w:t>内疚</w:t>
            </w:r>
          </w:p>
        </w:tc>
      </w:tr>
      <w:tr w:rsidR="0039058D" w14:paraId="505E9837" w14:textId="590491B8" w:rsidTr="0039058D">
        <w:tc>
          <w:tcPr>
            <w:tcW w:w="1838" w:type="dxa"/>
          </w:tcPr>
          <w:p w14:paraId="4ACE0C82" w14:textId="6E02CA88" w:rsidR="0039058D" w:rsidRDefault="0039058D" w:rsidP="005919AC">
            <w:pPr>
              <w:spacing w:line="312" w:lineRule="auto"/>
              <w:rPr>
                <w:sz w:val="24"/>
                <w:szCs w:val="24"/>
              </w:rPr>
            </w:pPr>
            <w:r w:rsidRPr="00A82EA2">
              <w:rPr>
                <w:sz w:val="24"/>
                <w:szCs w:val="24"/>
              </w:rPr>
              <w:t>BDI-II</w:t>
            </w:r>
          </w:p>
        </w:tc>
        <w:tc>
          <w:tcPr>
            <w:tcW w:w="1134" w:type="dxa"/>
          </w:tcPr>
          <w:p w14:paraId="5DC2C020" w14:textId="723463A5" w:rsidR="0039058D" w:rsidRDefault="0039058D" w:rsidP="0039058D">
            <w:pPr>
              <w:spacing w:line="312" w:lineRule="auto"/>
              <w:jc w:val="center"/>
              <w:rPr>
                <w:sz w:val="24"/>
                <w:szCs w:val="24"/>
              </w:rPr>
            </w:pPr>
            <w:r>
              <w:rPr>
                <w:sz w:val="24"/>
                <w:szCs w:val="24"/>
              </w:rPr>
              <w:t>21</w:t>
            </w:r>
          </w:p>
        </w:tc>
        <w:tc>
          <w:tcPr>
            <w:tcW w:w="992" w:type="dxa"/>
          </w:tcPr>
          <w:p w14:paraId="135170DB" w14:textId="5EDF9665" w:rsidR="0039058D" w:rsidRDefault="0039058D" w:rsidP="0039058D">
            <w:pPr>
              <w:spacing w:line="312" w:lineRule="auto"/>
              <w:jc w:val="center"/>
              <w:rPr>
                <w:sz w:val="24"/>
                <w:szCs w:val="24"/>
              </w:rPr>
            </w:pPr>
            <w:r>
              <w:rPr>
                <w:sz w:val="24"/>
                <w:szCs w:val="24"/>
              </w:rPr>
              <w:t>20</w:t>
            </w:r>
          </w:p>
        </w:tc>
        <w:tc>
          <w:tcPr>
            <w:tcW w:w="4820" w:type="dxa"/>
          </w:tcPr>
          <w:p w14:paraId="3663443F" w14:textId="3E4A16CD" w:rsidR="0039058D" w:rsidRDefault="0039058D" w:rsidP="005919AC">
            <w:pPr>
              <w:spacing w:line="312" w:lineRule="auto"/>
              <w:rPr>
                <w:sz w:val="24"/>
                <w:szCs w:val="24"/>
              </w:rPr>
            </w:pPr>
            <w:r w:rsidRPr="00A82EA2">
              <w:rPr>
                <w:sz w:val="24"/>
                <w:szCs w:val="24"/>
              </w:rPr>
              <w:t>Q5</w:t>
            </w:r>
            <w:r>
              <w:rPr>
                <w:rFonts w:hint="eastAsia"/>
                <w:sz w:val="24"/>
                <w:szCs w:val="24"/>
              </w:rPr>
              <w:t>“</w:t>
            </w:r>
            <w:r w:rsidRPr="00A82EA2">
              <w:rPr>
                <w:rFonts w:hint="eastAsia"/>
                <w:sz w:val="24"/>
                <w:szCs w:val="24"/>
              </w:rPr>
              <w:t>内疚感</w:t>
            </w:r>
            <w:r>
              <w:rPr>
                <w:rFonts w:hint="eastAsia"/>
                <w:sz w:val="24"/>
                <w:szCs w:val="24"/>
              </w:rPr>
              <w:t>”</w:t>
            </w:r>
            <w:r w:rsidRPr="00A82EA2">
              <w:rPr>
                <w:rFonts w:hint="eastAsia"/>
                <w:sz w:val="24"/>
                <w:szCs w:val="24"/>
              </w:rPr>
              <w:t>，</w:t>
            </w:r>
            <w:r w:rsidRPr="00A82EA2">
              <w:rPr>
                <w:sz w:val="24"/>
                <w:szCs w:val="24"/>
              </w:rPr>
              <w:t>Q8</w:t>
            </w:r>
            <w:r>
              <w:rPr>
                <w:rFonts w:hint="eastAsia"/>
                <w:sz w:val="24"/>
                <w:szCs w:val="24"/>
              </w:rPr>
              <w:t>“</w:t>
            </w:r>
            <w:r w:rsidRPr="00A82EA2">
              <w:rPr>
                <w:rFonts w:hint="eastAsia"/>
                <w:sz w:val="24"/>
                <w:szCs w:val="24"/>
              </w:rPr>
              <w:t>自责</w:t>
            </w:r>
            <w:r>
              <w:rPr>
                <w:rFonts w:hint="eastAsia"/>
                <w:sz w:val="24"/>
                <w:szCs w:val="24"/>
              </w:rPr>
              <w:t>”</w:t>
            </w:r>
          </w:p>
        </w:tc>
        <w:tc>
          <w:tcPr>
            <w:tcW w:w="1134" w:type="dxa"/>
          </w:tcPr>
          <w:p w14:paraId="1F573555" w14:textId="7C38F859" w:rsidR="0039058D" w:rsidRPr="00A82EA2" w:rsidRDefault="0039058D" w:rsidP="005919AC">
            <w:pPr>
              <w:spacing w:line="312" w:lineRule="auto"/>
              <w:rPr>
                <w:sz w:val="24"/>
                <w:szCs w:val="24"/>
              </w:rPr>
            </w:pPr>
            <w:r w:rsidRPr="00A82EA2">
              <w:rPr>
                <w:rFonts w:hint="eastAsia"/>
                <w:sz w:val="24"/>
                <w:szCs w:val="24"/>
              </w:rPr>
              <w:t>内疚</w:t>
            </w:r>
          </w:p>
        </w:tc>
      </w:tr>
      <w:tr w:rsidR="0039058D" w14:paraId="25ABA806" w14:textId="6FA5D086" w:rsidTr="0039058D">
        <w:tc>
          <w:tcPr>
            <w:tcW w:w="1838" w:type="dxa"/>
          </w:tcPr>
          <w:p w14:paraId="58024F5E" w14:textId="6EF10435" w:rsidR="0039058D" w:rsidRDefault="0039058D" w:rsidP="005919AC">
            <w:pPr>
              <w:spacing w:line="312" w:lineRule="auto"/>
              <w:rPr>
                <w:sz w:val="24"/>
                <w:szCs w:val="24"/>
              </w:rPr>
            </w:pPr>
            <w:r w:rsidRPr="00A82EA2">
              <w:rPr>
                <w:rFonts w:hint="eastAsia"/>
                <w:sz w:val="24"/>
                <w:szCs w:val="24"/>
              </w:rPr>
              <w:lastRenderedPageBreak/>
              <w:t>C</w:t>
            </w:r>
            <w:r w:rsidRPr="00A82EA2">
              <w:rPr>
                <w:sz w:val="24"/>
                <w:szCs w:val="24"/>
              </w:rPr>
              <w:t>BCL</w:t>
            </w:r>
            <w:r w:rsidRPr="00A82EA2">
              <w:rPr>
                <w:rFonts w:hint="eastAsia"/>
                <w:sz w:val="24"/>
                <w:szCs w:val="24"/>
              </w:rPr>
              <w:t>男生</w:t>
            </w:r>
          </w:p>
        </w:tc>
        <w:tc>
          <w:tcPr>
            <w:tcW w:w="1134" w:type="dxa"/>
          </w:tcPr>
          <w:p w14:paraId="6BABBDBC" w14:textId="4299786F" w:rsidR="0039058D" w:rsidRDefault="0039058D" w:rsidP="0039058D">
            <w:pPr>
              <w:spacing w:line="312" w:lineRule="auto"/>
              <w:jc w:val="center"/>
              <w:rPr>
                <w:sz w:val="24"/>
                <w:szCs w:val="24"/>
              </w:rPr>
            </w:pPr>
          </w:p>
        </w:tc>
        <w:tc>
          <w:tcPr>
            <w:tcW w:w="992" w:type="dxa"/>
          </w:tcPr>
          <w:p w14:paraId="369AC76A" w14:textId="77777777" w:rsidR="0039058D" w:rsidRDefault="0039058D" w:rsidP="0039058D">
            <w:pPr>
              <w:spacing w:line="312" w:lineRule="auto"/>
              <w:jc w:val="center"/>
              <w:rPr>
                <w:sz w:val="24"/>
                <w:szCs w:val="24"/>
              </w:rPr>
            </w:pPr>
          </w:p>
        </w:tc>
        <w:tc>
          <w:tcPr>
            <w:tcW w:w="4820" w:type="dxa"/>
          </w:tcPr>
          <w:p w14:paraId="6AE0F98F" w14:textId="4827B6CE" w:rsidR="0039058D" w:rsidRDefault="0039058D" w:rsidP="005919AC">
            <w:pPr>
              <w:spacing w:line="312" w:lineRule="auto"/>
              <w:rPr>
                <w:sz w:val="24"/>
                <w:szCs w:val="24"/>
              </w:rPr>
            </w:pPr>
            <w:r w:rsidRPr="00A82EA2">
              <w:rPr>
                <w:sz w:val="24"/>
                <w:szCs w:val="24"/>
              </w:rPr>
              <w:t>Q</w:t>
            </w:r>
            <w:r w:rsidRPr="00A82EA2">
              <w:rPr>
                <w:rFonts w:hint="eastAsia"/>
                <w:sz w:val="24"/>
                <w:szCs w:val="24"/>
              </w:rPr>
              <w:t>18</w:t>
            </w:r>
            <w:r>
              <w:rPr>
                <w:rFonts w:hint="eastAsia"/>
                <w:sz w:val="24"/>
                <w:szCs w:val="24"/>
              </w:rPr>
              <w:t>“</w:t>
            </w:r>
            <w:r w:rsidRPr="00A82EA2">
              <w:rPr>
                <w:rFonts w:hint="eastAsia"/>
                <w:sz w:val="24"/>
                <w:szCs w:val="24"/>
              </w:rPr>
              <w:t>故意伤害自己或企图自杀</w:t>
            </w:r>
            <w:r>
              <w:rPr>
                <w:rFonts w:hint="eastAsia"/>
                <w:sz w:val="24"/>
                <w:szCs w:val="24"/>
              </w:rPr>
              <w:t>”</w:t>
            </w:r>
            <w:r w:rsidRPr="00A82EA2">
              <w:rPr>
                <w:rFonts w:hint="eastAsia"/>
                <w:sz w:val="24"/>
                <w:szCs w:val="24"/>
              </w:rPr>
              <w:t>和</w:t>
            </w:r>
            <w:r w:rsidRPr="00A82EA2">
              <w:rPr>
                <w:sz w:val="24"/>
                <w:szCs w:val="24"/>
              </w:rPr>
              <w:t>Q</w:t>
            </w:r>
            <w:r w:rsidRPr="00A82EA2">
              <w:rPr>
                <w:rFonts w:hint="eastAsia"/>
                <w:sz w:val="24"/>
                <w:szCs w:val="24"/>
              </w:rPr>
              <w:t>91</w:t>
            </w:r>
            <w:r>
              <w:rPr>
                <w:rFonts w:hint="eastAsia"/>
                <w:sz w:val="24"/>
                <w:szCs w:val="24"/>
              </w:rPr>
              <w:t>“</w:t>
            </w:r>
            <w:r w:rsidRPr="00A82EA2">
              <w:rPr>
                <w:rFonts w:hint="eastAsia"/>
                <w:sz w:val="24"/>
                <w:szCs w:val="24"/>
              </w:rPr>
              <w:t>声言要自杀</w:t>
            </w:r>
            <w:r>
              <w:rPr>
                <w:rFonts w:hint="eastAsia"/>
                <w:sz w:val="24"/>
                <w:szCs w:val="24"/>
              </w:rPr>
              <w:t>”</w:t>
            </w:r>
          </w:p>
        </w:tc>
        <w:tc>
          <w:tcPr>
            <w:tcW w:w="1134" w:type="dxa"/>
          </w:tcPr>
          <w:p w14:paraId="473D8BEE" w14:textId="22D7B42C" w:rsidR="0039058D" w:rsidRPr="0039058D" w:rsidRDefault="0039058D" w:rsidP="005919AC">
            <w:pPr>
              <w:spacing w:line="312" w:lineRule="auto"/>
              <w:rPr>
                <w:sz w:val="24"/>
                <w:szCs w:val="24"/>
              </w:rPr>
            </w:pPr>
            <w:r w:rsidRPr="00A82EA2">
              <w:rPr>
                <w:rFonts w:hint="eastAsia"/>
                <w:sz w:val="24"/>
                <w:szCs w:val="24"/>
              </w:rPr>
              <w:t>自杀</w:t>
            </w:r>
            <w:r>
              <w:rPr>
                <w:rFonts w:hint="eastAsia"/>
                <w:sz w:val="24"/>
                <w:szCs w:val="24"/>
              </w:rPr>
              <w:t>意念</w:t>
            </w:r>
          </w:p>
        </w:tc>
      </w:tr>
      <w:tr w:rsidR="0039058D" w14:paraId="7523327F" w14:textId="77777777" w:rsidTr="0039058D">
        <w:tc>
          <w:tcPr>
            <w:tcW w:w="1838" w:type="dxa"/>
          </w:tcPr>
          <w:p w14:paraId="448299E8" w14:textId="62A49B82" w:rsidR="0039058D" w:rsidRPr="00A82EA2" w:rsidRDefault="0039058D" w:rsidP="005919AC">
            <w:pPr>
              <w:spacing w:line="312" w:lineRule="auto"/>
              <w:rPr>
                <w:sz w:val="24"/>
                <w:szCs w:val="24"/>
              </w:rPr>
            </w:pPr>
            <w:r w:rsidRPr="00A82EA2">
              <w:rPr>
                <w:sz w:val="24"/>
                <w:szCs w:val="24"/>
              </w:rPr>
              <w:t>MFQ-C</w:t>
            </w:r>
          </w:p>
        </w:tc>
        <w:tc>
          <w:tcPr>
            <w:tcW w:w="1134" w:type="dxa"/>
          </w:tcPr>
          <w:p w14:paraId="61572E8C" w14:textId="77777777" w:rsidR="0039058D" w:rsidRDefault="0039058D" w:rsidP="0039058D">
            <w:pPr>
              <w:spacing w:line="312" w:lineRule="auto"/>
              <w:jc w:val="center"/>
              <w:rPr>
                <w:sz w:val="24"/>
                <w:szCs w:val="24"/>
              </w:rPr>
            </w:pPr>
          </w:p>
        </w:tc>
        <w:tc>
          <w:tcPr>
            <w:tcW w:w="992" w:type="dxa"/>
          </w:tcPr>
          <w:p w14:paraId="68A1A5D2" w14:textId="77777777" w:rsidR="0039058D" w:rsidRDefault="0039058D" w:rsidP="0039058D">
            <w:pPr>
              <w:spacing w:line="312" w:lineRule="auto"/>
              <w:jc w:val="center"/>
              <w:rPr>
                <w:sz w:val="24"/>
                <w:szCs w:val="24"/>
              </w:rPr>
            </w:pPr>
          </w:p>
        </w:tc>
        <w:tc>
          <w:tcPr>
            <w:tcW w:w="4820" w:type="dxa"/>
          </w:tcPr>
          <w:p w14:paraId="1C6357E3" w14:textId="41EC5D91" w:rsidR="0039058D" w:rsidRPr="00A82EA2" w:rsidRDefault="0039058D" w:rsidP="005919AC">
            <w:pPr>
              <w:spacing w:line="312" w:lineRule="auto"/>
              <w:rPr>
                <w:sz w:val="24"/>
                <w:szCs w:val="24"/>
              </w:rPr>
            </w:pPr>
            <w:r w:rsidRPr="00A82EA2">
              <w:rPr>
                <w:sz w:val="24"/>
                <w:szCs w:val="24"/>
              </w:rPr>
              <w:t>Q15</w:t>
            </w:r>
            <w:r>
              <w:rPr>
                <w:rFonts w:hint="eastAsia"/>
                <w:sz w:val="24"/>
                <w:szCs w:val="24"/>
              </w:rPr>
              <w:t>“</w:t>
            </w:r>
            <w:r w:rsidRPr="00A82EA2">
              <w:rPr>
                <w:rFonts w:hint="eastAsia"/>
                <w:sz w:val="24"/>
                <w:szCs w:val="24"/>
              </w:rPr>
              <w:t>将来不会有好事</w:t>
            </w:r>
            <w:r>
              <w:rPr>
                <w:rFonts w:hint="eastAsia"/>
                <w:sz w:val="24"/>
                <w:szCs w:val="24"/>
              </w:rPr>
              <w:t>”</w:t>
            </w:r>
            <w:r w:rsidRPr="00A82EA2">
              <w:rPr>
                <w:rFonts w:hint="eastAsia"/>
                <w:sz w:val="24"/>
                <w:szCs w:val="24"/>
              </w:rPr>
              <w:t>，</w:t>
            </w:r>
            <w:r w:rsidRPr="00A82EA2">
              <w:rPr>
                <w:sz w:val="24"/>
                <w:szCs w:val="24"/>
              </w:rPr>
              <w:t>Q22</w:t>
            </w:r>
            <w:r>
              <w:rPr>
                <w:rFonts w:hint="eastAsia"/>
                <w:sz w:val="24"/>
                <w:szCs w:val="24"/>
              </w:rPr>
              <w:t>“</w:t>
            </w:r>
            <w:r w:rsidRPr="00A82EA2">
              <w:rPr>
                <w:rFonts w:hint="eastAsia"/>
                <w:sz w:val="24"/>
                <w:szCs w:val="24"/>
              </w:rPr>
              <w:t>坏事将会发生</w:t>
            </w:r>
            <w:r>
              <w:rPr>
                <w:rFonts w:hint="eastAsia"/>
                <w:sz w:val="24"/>
                <w:szCs w:val="24"/>
              </w:rPr>
              <w:t>”</w:t>
            </w:r>
          </w:p>
        </w:tc>
        <w:tc>
          <w:tcPr>
            <w:tcW w:w="1134" w:type="dxa"/>
          </w:tcPr>
          <w:p w14:paraId="2A2F56D7" w14:textId="23CE611D" w:rsidR="0039058D" w:rsidRPr="00A82EA2" w:rsidRDefault="0039058D" w:rsidP="005919AC">
            <w:pPr>
              <w:spacing w:line="312" w:lineRule="auto"/>
              <w:rPr>
                <w:sz w:val="24"/>
                <w:szCs w:val="24"/>
              </w:rPr>
            </w:pPr>
            <w:r w:rsidRPr="00A82EA2">
              <w:rPr>
                <w:rFonts w:hint="eastAsia"/>
                <w:sz w:val="24"/>
                <w:szCs w:val="24"/>
              </w:rPr>
              <w:t>对未来失去希望</w:t>
            </w:r>
          </w:p>
        </w:tc>
      </w:tr>
      <w:tr w:rsidR="0039058D" w14:paraId="1DCFF24F" w14:textId="77777777" w:rsidTr="0039058D">
        <w:tc>
          <w:tcPr>
            <w:tcW w:w="1838" w:type="dxa"/>
          </w:tcPr>
          <w:p w14:paraId="306D71B4" w14:textId="3E19387C" w:rsidR="0039058D" w:rsidRPr="00A82EA2" w:rsidRDefault="0039058D" w:rsidP="005919AC">
            <w:pPr>
              <w:spacing w:line="312" w:lineRule="auto"/>
              <w:rPr>
                <w:sz w:val="24"/>
                <w:szCs w:val="24"/>
              </w:rPr>
            </w:pPr>
            <w:r w:rsidRPr="00A82EA2">
              <w:rPr>
                <w:sz w:val="24"/>
                <w:szCs w:val="24"/>
              </w:rPr>
              <w:t>MFQ-C</w:t>
            </w:r>
          </w:p>
        </w:tc>
        <w:tc>
          <w:tcPr>
            <w:tcW w:w="1134" w:type="dxa"/>
          </w:tcPr>
          <w:p w14:paraId="71AFC148" w14:textId="77777777" w:rsidR="0039058D" w:rsidRDefault="0039058D" w:rsidP="0039058D">
            <w:pPr>
              <w:spacing w:line="312" w:lineRule="auto"/>
              <w:jc w:val="center"/>
              <w:rPr>
                <w:sz w:val="24"/>
                <w:szCs w:val="24"/>
              </w:rPr>
            </w:pPr>
          </w:p>
        </w:tc>
        <w:tc>
          <w:tcPr>
            <w:tcW w:w="992" w:type="dxa"/>
          </w:tcPr>
          <w:p w14:paraId="7E96DE83" w14:textId="77777777" w:rsidR="0039058D" w:rsidRDefault="0039058D" w:rsidP="0039058D">
            <w:pPr>
              <w:spacing w:line="312" w:lineRule="auto"/>
              <w:jc w:val="center"/>
              <w:rPr>
                <w:sz w:val="24"/>
                <w:szCs w:val="24"/>
              </w:rPr>
            </w:pPr>
          </w:p>
        </w:tc>
        <w:tc>
          <w:tcPr>
            <w:tcW w:w="4820" w:type="dxa"/>
          </w:tcPr>
          <w:p w14:paraId="7CE3556D" w14:textId="0811A703" w:rsidR="0039058D" w:rsidRPr="00A82EA2" w:rsidRDefault="0039058D" w:rsidP="005919AC">
            <w:pPr>
              <w:spacing w:line="312" w:lineRule="auto"/>
              <w:rPr>
                <w:sz w:val="24"/>
                <w:szCs w:val="24"/>
              </w:rPr>
            </w:pPr>
            <w:r w:rsidRPr="00A82EA2">
              <w:rPr>
                <w:sz w:val="24"/>
                <w:szCs w:val="24"/>
              </w:rPr>
              <w:t>Q6</w:t>
            </w:r>
            <w:r>
              <w:rPr>
                <w:rFonts w:hint="eastAsia"/>
                <w:sz w:val="24"/>
                <w:szCs w:val="24"/>
              </w:rPr>
              <w:t>“</w:t>
            </w:r>
            <w:r w:rsidRPr="00A82EA2">
              <w:rPr>
                <w:rFonts w:hint="eastAsia"/>
                <w:sz w:val="24"/>
                <w:szCs w:val="24"/>
              </w:rPr>
              <w:t>活动比平时慢</w:t>
            </w:r>
            <w:r>
              <w:rPr>
                <w:rFonts w:hint="eastAsia"/>
                <w:sz w:val="24"/>
                <w:szCs w:val="24"/>
              </w:rPr>
              <w:t>”</w:t>
            </w:r>
            <w:r w:rsidRPr="00A82EA2">
              <w:rPr>
                <w:rFonts w:hint="eastAsia"/>
                <w:sz w:val="24"/>
                <w:szCs w:val="24"/>
              </w:rPr>
              <w:t>，</w:t>
            </w:r>
            <w:r w:rsidRPr="00A82EA2">
              <w:rPr>
                <w:sz w:val="24"/>
                <w:szCs w:val="24"/>
              </w:rPr>
              <w:t>Q13</w:t>
            </w:r>
            <w:r>
              <w:rPr>
                <w:rFonts w:hint="eastAsia"/>
                <w:sz w:val="24"/>
                <w:szCs w:val="24"/>
              </w:rPr>
              <w:t>“</w:t>
            </w:r>
            <w:r w:rsidRPr="00A82EA2">
              <w:rPr>
                <w:rFonts w:hint="eastAsia"/>
                <w:sz w:val="24"/>
                <w:szCs w:val="24"/>
              </w:rPr>
              <w:t>比平时语速慢</w:t>
            </w:r>
            <w:r>
              <w:rPr>
                <w:rFonts w:hint="eastAsia"/>
                <w:sz w:val="24"/>
                <w:szCs w:val="24"/>
              </w:rPr>
              <w:t>”</w:t>
            </w:r>
          </w:p>
        </w:tc>
        <w:tc>
          <w:tcPr>
            <w:tcW w:w="1134" w:type="dxa"/>
          </w:tcPr>
          <w:p w14:paraId="385130F5" w14:textId="04D55B06" w:rsidR="0039058D" w:rsidRPr="00A82EA2" w:rsidRDefault="0039058D" w:rsidP="005919AC">
            <w:pPr>
              <w:spacing w:line="312" w:lineRule="auto"/>
              <w:rPr>
                <w:sz w:val="24"/>
                <w:szCs w:val="24"/>
              </w:rPr>
            </w:pPr>
            <w:r w:rsidRPr="00A82EA2">
              <w:rPr>
                <w:rFonts w:hint="eastAsia"/>
                <w:sz w:val="24"/>
                <w:szCs w:val="24"/>
              </w:rPr>
              <w:t>迟缓</w:t>
            </w:r>
          </w:p>
        </w:tc>
      </w:tr>
      <w:tr w:rsidR="0039058D" w14:paraId="18C7AEA8" w14:textId="77777777" w:rsidTr="0039058D">
        <w:tc>
          <w:tcPr>
            <w:tcW w:w="1838" w:type="dxa"/>
          </w:tcPr>
          <w:p w14:paraId="3A147D41" w14:textId="1E1AD25C" w:rsidR="0039058D" w:rsidRPr="00A82EA2" w:rsidRDefault="0039058D" w:rsidP="005919AC">
            <w:pPr>
              <w:spacing w:line="312" w:lineRule="auto"/>
              <w:rPr>
                <w:sz w:val="24"/>
                <w:szCs w:val="24"/>
              </w:rPr>
            </w:pPr>
            <w:r w:rsidRPr="00A82EA2">
              <w:rPr>
                <w:sz w:val="24"/>
                <w:szCs w:val="24"/>
              </w:rPr>
              <w:t>MFQ-C</w:t>
            </w:r>
          </w:p>
        </w:tc>
        <w:tc>
          <w:tcPr>
            <w:tcW w:w="1134" w:type="dxa"/>
          </w:tcPr>
          <w:p w14:paraId="3F15FEE1" w14:textId="77777777" w:rsidR="0039058D" w:rsidRDefault="0039058D" w:rsidP="0039058D">
            <w:pPr>
              <w:spacing w:line="312" w:lineRule="auto"/>
              <w:jc w:val="center"/>
              <w:rPr>
                <w:sz w:val="24"/>
                <w:szCs w:val="24"/>
              </w:rPr>
            </w:pPr>
          </w:p>
        </w:tc>
        <w:tc>
          <w:tcPr>
            <w:tcW w:w="992" w:type="dxa"/>
          </w:tcPr>
          <w:p w14:paraId="49DFD687" w14:textId="77777777" w:rsidR="0039058D" w:rsidRDefault="0039058D" w:rsidP="0039058D">
            <w:pPr>
              <w:spacing w:line="312" w:lineRule="auto"/>
              <w:jc w:val="center"/>
              <w:rPr>
                <w:sz w:val="24"/>
                <w:szCs w:val="24"/>
              </w:rPr>
            </w:pPr>
          </w:p>
        </w:tc>
        <w:tc>
          <w:tcPr>
            <w:tcW w:w="4820" w:type="dxa"/>
          </w:tcPr>
          <w:p w14:paraId="2B35DC40" w14:textId="1BBE65B5" w:rsidR="0039058D" w:rsidRPr="00A82EA2" w:rsidRDefault="0039058D" w:rsidP="005919AC">
            <w:pPr>
              <w:spacing w:line="312" w:lineRule="auto"/>
              <w:rPr>
                <w:sz w:val="24"/>
                <w:szCs w:val="24"/>
              </w:rPr>
            </w:pPr>
            <w:r w:rsidRPr="00A82EA2">
              <w:rPr>
                <w:sz w:val="24"/>
                <w:szCs w:val="24"/>
              </w:rPr>
              <w:t>Q16</w:t>
            </w:r>
            <w:r>
              <w:rPr>
                <w:rFonts w:hint="eastAsia"/>
                <w:sz w:val="24"/>
                <w:szCs w:val="24"/>
              </w:rPr>
              <w:t>“</w:t>
            </w:r>
            <w:r w:rsidRPr="00A82EA2">
              <w:rPr>
                <w:rFonts w:hint="eastAsia"/>
                <w:sz w:val="24"/>
                <w:szCs w:val="24"/>
              </w:rPr>
              <w:t>活着不值得</w:t>
            </w:r>
            <w:r>
              <w:rPr>
                <w:rFonts w:hint="eastAsia"/>
                <w:sz w:val="24"/>
                <w:szCs w:val="24"/>
              </w:rPr>
              <w:t>”</w:t>
            </w:r>
            <w:r w:rsidRPr="00A82EA2">
              <w:rPr>
                <w:rFonts w:hint="eastAsia"/>
                <w:sz w:val="24"/>
                <w:szCs w:val="24"/>
              </w:rPr>
              <w:t>、</w:t>
            </w:r>
            <w:r w:rsidRPr="00A82EA2">
              <w:rPr>
                <w:sz w:val="24"/>
                <w:szCs w:val="24"/>
              </w:rPr>
              <w:t>Q17</w:t>
            </w:r>
            <w:r>
              <w:rPr>
                <w:rFonts w:hint="eastAsia"/>
                <w:sz w:val="24"/>
                <w:szCs w:val="24"/>
              </w:rPr>
              <w:t>“</w:t>
            </w:r>
            <w:r w:rsidRPr="00A82EA2">
              <w:rPr>
                <w:rFonts w:hint="eastAsia"/>
                <w:sz w:val="24"/>
                <w:szCs w:val="24"/>
              </w:rPr>
              <w:t>想到死亡</w:t>
            </w:r>
            <w:r>
              <w:rPr>
                <w:rFonts w:hint="eastAsia"/>
                <w:sz w:val="24"/>
                <w:szCs w:val="24"/>
              </w:rPr>
              <w:t>”</w:t>
            </w:r>
            <w:r w:rsidRPr="00A82EA2">
              <w:rPr>
                <w:rFonts w:hint="eastAsia"/>
                <w:sz w:val="24"/>
                <w:szCs w:val="24"/>
              </w:rPr>
              <w:t>，</w:t>
            </w:r>
            <w:r w:rsidRPr="00A82EA2">
              <w:rPr>
                <w:sz w:val="24"/>
                <w:szCs w:val="24"/>
              </w:rPr>
              <w:t>Q19</w:t>
            </w:r>
            <w:r>
              <w:rPr>
                <w:rFonts w:hint="eastAsia"/>
                <w:sz w:val="24"/>
                <w:szCs w:val="24"/>
              </w:rPr>
              <w:t>“</w:t>
            </w:r>
            <w:r w:rsidRPr="00A82EA2">
              <w:rPr>
                <w:rFonts w:hint="eastAsia"/>
                <w:sz w:val="24"/>
                <w:szCs w:val="24"/>
              </w:rPr>
              <w:t>想到自杀</w:t>
            </w:r>
            <w:r>
              <w:rPr>
                <w:rFonts w:hint="eastAsia"/>
                <w:sz w:val="24"/>
                <w:szCs w:val="24"/>
              </w:rPr>
              <w:t>”</w:t>
            </w:r>
          </w:p>
        </w:tc>
        <w:tc>
          <w:tcPr>
            <w:tcW w:w="1134" w:type="dxa"/>
          </w:tcPr>
          <w:p w14:paraId="4C4F499B" w14:textId="26B2283D" w:rsidR="0039058D" w:rsidRPr="00A82EA2" w:rsidRDefault="0039058D" w:rsidP="005919AC">
            <w:pPr>
              <w:spacing w:line="312" w:lineRule="auto"/>
              <w:rPr>
                <w:sz w:val="24"/>
                <w:szCs w:val="24"/>
              </w:rPr>
            </w:pPr>
            <w:r w:rsidRPr="00A82EA2">
              <w:rPr>
                <w:rFonts w:hint="eastAsia"/>
                <w:sz w:val="24"/>
                <w:szCs w:val="24"/>
              </w:rPr>
              <w:t>自杀意念</w:t>
            </w:r>
          </w:p>
        </w:tc>
      </w:tr>
      <w:tr w:rsidR="0039058D" w14:paraId="5285F9EF" w14:textId="77777777" w:rsidTr="0039058D">
        <w:tc>
          <w:tcPr>
            <w:tcW w:w="1838" w:type="dxa"/>
          </w:tcPr>
          <w:p w14:paraId="32D20215" w14:textId="78D22EA5" w:rsidR="0039058D" w:rsidRPr="00A82EA2" w:rsidRDefault="0039058D" w:rsidP="005919AC">
            <w:pPr>
              <w:spacing w:line="312" w:lineRule="auto"/>
              <w:rPr>
                <w:sz w:val="24"/>
                <w:szCs w:val="24"/>
              </w:rPr>
            </w:pPr>
            <w:r w:rsidRPr="00A82EA2">
              <w:rPr>
                <w:sz w:val="24"/>
                <w:szCs w:val="24"/>
              </w:rPr>
              <w:t>MFQ-C</w:t>
            </w:r>
          </w:p>
        </w:tc>
        <w:tc>
          <w:tcPr>
            <w:tcW w:w="1134" w:type="dxa"/>
          </w:tcPr>
          <w:p w14:paraId="3DA6C109" w14:textId="77777777" w:rsidR="0039058D" w:rsidRDefault="0039058D" w:rsidP="0039058D">
            <w:pPr>
              <w:spacing w:line="312" w:lineRule="auto"/>
              <w:jc w:val="center"/>
              <w:rPr>
                <w:sz w:val="24"/>
                <w:szCs w:val="24"/>
              </w:rPr>
            </w:pPr>
          </w:p>
        </w:tc>
        <w:tc>
          <w:tcPr>
            <w:tcW w:w="992" w:type="dxa"/>
          </w:tcPr>
          <w:p w14:paraId="41485534" w14:textId="77777777" w:rsidR="0039058D" w:rsidRDefault="0039058D" w:rsidP="0039058D">
            <w:pPr>
              <w:spacing w:line="312" w:lineRule="auto"/>
              <w:jc w:val="center"/>
              <w:rPr>
                <w:sz w:val="24"/>
                <w:szCs w:val="24"/>
              </w:rPr>
            </w:pPr>
          </w:p>
        </w:tc>
        <w:tc>
          <w:tcPr>
            <w:tcW w:w="4820" w:type="dxa"/>
          </w:tcPr>
          <w:p w14:paraId="7FC71236" w14:textId="2BFA1FF3" w:rsidR="0039058D" w:rsidRDefault="0039058D" w:rsidP="0039058D">
            <w:pPr>
              <w:spacing w:line="312" w:lineRule="auto"/>
              <w:rPr>
                <w:sz w:val="24"/>
                <w:szCs w:val="24"/>
              </w:rPr>
            </w:pPr>
            <w:r w:rsidRPr="00A82EA2">
              <w:rPr>
                <w:sz w:val="24"/>
                <w:szCs w:val="24"/>
              </w:rPr>
              <w:t>Q8</w:t>
            </w:r>
            <w:r>
              <w:rPr>
                <w:rFonts w:hint="eastAsia"/>
                <w:sz w:val="24"/>
                <w:szCs w:val="24"/>
              </w:rPr>
              <w:t>“</w:t>
            </w:r>
            <w:r w:rsidRPr="00A82EA2">
              <w:rPr>
                <w:rFonts w:hint="eastAsia"/>
                <w:sz w:val="24"/>
                <w:szCs w:val="24"/>
              </w:rPr>
              <w:t>不再是个好人</w:t>
            </w:r>
            <w:r>
              <w:rPr>
                <w:rFonts w:hint="eastAsia"/>
                <w:sz w:val="24"/>
                <w:szCs w:val="24"/>
              </w:rPr>
              <w:t>”</w:t>
            </w:r>
            <w:r w:rsidRPr="00A82EA2">
              <w:rPr>
                <w:rFonts w:hint="eastAsia"/>
                <w:sz w:val="24"/>
                <w:szCs w:val="24"/>
              </w:rPr>
              <w:t>、</w:t>
            </w:r>
            <w:r w:rsidRPr="00A82EA2">
              <w:rPr>
                <w:sz w:val="24"/>
                <w:szCs w:val="24"/>
              </w:rPr>
              <w:t>Q9</w:t>
            </w:r>
            <w:r>
              <w:rPr>
                <w:rFonts w:hint="eastAsia"/>
                <w:sz w:val="24"/>
                <w:szCs w:val="24"/>
              </w:rPr>
              <w:t>“</w:t>
            </w:r>
            <w:r w:rsidRPr="00A82EA2">
              <w:rPr>
                <w:rFonts w:hint="eastAsia"/>
                <w:sz w:val="24"/>
                <w:szCs w:val="24"/>
              </w:rPr>
              <w:t>那些不是我做错的事也感到自责</w:t>
            </w:r>
            <w:r>
              <w:rPr>
                <w:rFonts w:hint="eastAsia"/>
                <w:sz w:val="24"/>
                <w:szCs w:val="24"/>
              </w:rPr>
              <w:t>”</w:t>
            </w:r>
            <w:r w:rsidRPr="00A82EA2">
              <w:rPr>
                <w:rFonts w:hint="eastAsia"/>
                <w:sz w:val="24"/>
                <w:szCs w:val="24"/>
              </w:rPr>
              <w:t>，</w:t>
            </w:r>
            <w:r w:rsidRPr="00A82EA2">
              <w:rPr>
                <w:sz w:val="24"/>
                <w:szCs w:val="24"/>
              </w:rPr>
              <w:t>Q24</w:t>
            </w:r>
            <w:r>
              <w:rPr>
                <w:rFonts w:hint="eastAsia"/>
                <w:sz w:val="24"/>
                <w:szCs w:val="24"/>
              </w:rPr>
              <w:t>“</w:t>
            </w:r>
            <w:r w:rsidRPr="00A82EA2">
              <w:rPr>
                <w:rFonts w:hint="eastAsia"/>
                <w:sz w:val="24"/>
                <w:szCs w:val="24"/>
              </w:rPr>
              <w:t>认为自己是坏人</w:t>
            </w:r>
          </w:p>
          <w:p w14:paraId="0EF98B0E" w14:textId="77777777" w:rsidR="0039058D" w:rsidRPr="0039058D" w:rsidRDefault="0039058D" w:rsidP="005919AC">
            <w:pPr>
              <w:spacing w:line="312" w:lineRule="auto"/>
              <w:rPr>
                <w:sz w:val="24"/>
                <w:szCs w:val="24"/>
              </w:rPr>
            </w:pPr>
          </w:p>
        </w:tc>
        <w:tc>
          <w:tcPr>
            <w:tcW w:w="1134" w:type="dxa"/>
          </w:tcPr>
          <w:p w14:paraId="16583F6D" w14:textId="12719F54" w:rsidR="0039058D" w:rsidRPr="00A82EA2" w:rsidRDefault="0039058D" w:rsidP="005919AC">
            <w:pPr>
              <w:spacing w:line="312" w:lineRule="auto"/>
              <w:rPr>
                <w:sz w:val="24"/>
                <w:szCs w:val="24"/>
              </w:rPr>
            </w:pPr>
            <w:r w:rsidRPr="00A82EA2">
              <w:rPr>
                <w:rFonts w:hint="eastAsia"/>
                <w:sz w:val="24"/>
                <w:szCs w:val="24"/>
              </w:rPr>
              <w:t>内疚自责</w:t>
            </w:r>
          </w:p>
        </w:tc>
      </w:tr>
      <w:tr w:rsidR="0039058D" w14:paraId="3DEFE54C" w14:textId="77777777" w:rsidTr="0039058D">
        <w:tc>
          <w:tcPr>
            <w:tcW w:w="1838" w:type="dxa"/>
          </w:tcPr>
          <w:p w14:paraId="6D449420" w14:textId="00038C16" w:rsidR="0039058D" w:rsidRPr="00A82EA2" w:rsidRDefault="0039058D" w:rsidP="005919AC">
            <w:pPr>
              <w:spacing w:line="312" w:lineRule="auto"/>
              <w:rPr>
                <w:sz w:val="24"/>
                <w:szCs w:val="24"/>
              </w:rPr>
            </w:pPr>
            <w:r w:rsidRPr="00A82EA2">
              <w:rPr>
                <w:sz w:val="24"/>
                <w:szCs w:val="24"/>
              </w:rPr>
              <w:t>CSSDS</w:t>
            </w:r>
          </w:p>
        </w:tc>
        <w:tc>
          <w:tcPr>
            <w:tcW w:w="1134" w:type="dxa"/>
          </w:tcPr>
          <w:p w14:paraId="7AF385C9" w14:textId="77777777" w:rsidR="0039058D" w:rsidRDefault="0039058D" w:rsidP="0039058D">
            <w:pPr>
              <w:spacing w:line="312" w:lineRule="auto"/>
              <w:jc w:val="center"/>
              <w:rPr>
                <w:sz w:val="24"/>
                <w:szCs w:val="24"/>
              </w:rPr>
            </w:pPr>
          </w:p>
        </w:tc>
        <w:tc>
          <w:tcPr>
            <w:tcW w:w="992" w:type="dxa"/>
          </w:tcPr>
          <w:p w14:paraId="6B605B17" w14:textId="77777777" w:rsidR="0039058D" w:rsidRDefault="0039058D" w:rsidP="0039058D">
            <w:pPr>
              <w:spacing w:line="312" w:lineRule="auto"/>
              <w:jc w:val="center"/>
              <w:rPr>
                <w:sz w:val="24"/>
                <w:szCs w:val="24"/>
              </w:rPr>
            </w:pPr>
          </w:p>
        </w:tc>
        <w:tc>
          <w:tcPr>
            <w:tcW w:w="4820" w:type="dxa"/>
          </w:tcPr>
          <w:p w14:paraId="6A9370EC" w14:textId="736BED57" w:rsidR="0039058D" w:rsidRPr="00A82EA2" w:rsidRDefault="0039058D" w:rsidP="0039058D">
            <w:pPr>
              <w:spacing w:line="312" w:lineRule="auto"/>
              <w:rPr>
                <w:sz w:val="24"/>
                <w:szCs w:val="24"/>
              </w:rPr>
            </w:pPr>
            <w:r w:rsidRPr="00A82EA2">
              <w:rPr>
                <w:sz w:val="24"/>
                <w:szCs w:val="24"/>
              </w:rPr>
              <w:t>Q4</w:t>
            </w:r>
            <w:r>
              <w:rPr>
                <w:rFonts w:hint="eastAsia"/>
                <w:sz w:val="24"/>
                <w:szCs w:val="24"/>
              </w:rPr>
              <w:t>“</w:t>
            </w:r>
            <w:r w:rsidRPr="00A82EA2">
              <w:rPr>
                <w:rFonts w:hint="eastAsia"/>
                <w:sz w:val="24"/>
                <w:szCs w:val="24"/>
              </w:rPr>
              <w:t>我对学习没有兴趣</w:t>
            </w:r>
            <w:r>
              <w:rPr>
                <w:rFonts w:hint="eastAsia"/>
                <w:sz w:val="24"/>
                <w:szCs w:val="24"/>
              </w:rPr>
              <w:t>”</w:t>
            </w:r>
            <w:r w:rsidRPr="00A82EA2">
              <w:rPr>
                <w:rFonts w:hint="eastAsia"/>
                <w:sz w:val="24"/>
                <w:szCs w:val="24"/>
              </w:rPr>
              <w:t>，</w:t>
            </w:r>
            <w:r w:rsidRPr="00A82EA2">
              <w:rPr>
                <w:sz w:val="24"/>
                <w:szCs w:val="24"/>
              </w:rPr>
              <w:t>Q8</w:t>
            </w:r>
            <w:r>
              <w:rPr>
                <w:rFonts w:hint="eastAsia"/>
                <w:sz w:val="24"/>
                <w:szCs w:val="24"/>
              </w:rPr>
              <w:t>“</w:t>
            </w:r>
            <w:r w:rsidRPr="00A82EA2">
              <w:rPr>
                <w:rFonts w:hint="eastAsia"/>
                <w:sz w:val="24"/>
                <w:szCs w:val="24"/>
              </w:rPr>
              <w:t>我觉得学习枯燥无味</w:t>
            </w:r>
            <w:r>
              <w:rPr>
                <w:rFonts w:hint="eastAsia"/>
                <w:sz w:val="24"/>
                <w:szCs w:val="24"/>
              </w:rPr>
              <w:t>”</w:t>
            </w:r>
          </w:p>
        </w:tc>
        <w:tc>
          <w:tcPr>
            <w:tcW w:w="1134" w:type="dxa"/>
          </w:tcPr>
          <w:p w14:paraId="355FF968" w14:textId="599D8BC5" w:rsidR="0039058D" w:rsidRPr="0039058D" w:rsidRDefault="0039058D" w:rsidP="005919AC">
            <w:pPr>
              <w:spacing w:line="312" w:lineRule="auto"/>
              <w:rPr>
                <w:sz w:val="24"/>
                <w:szCs w:val="24"/>
              </w:rPr>
            </w:pPr>
            <w:r w:rsidRPr="00A82EA2">
              <w:rPr>
                <w:rFonts w:hint="eastAsia"/>
                <w:sz w:val="24"/>
                <w:szCs w:val="24"/>
              </w:rPr>
              <w:t>无学习兴趣</w:t>
            </w:r>
          </w:p>
        </w:tc>
      </w:tr>
      <w:tr w:rsidR="0039058D" w14:paraId="51201EB1" w14:textId="77777777" w:rsidTr="0039058D">
        <w:tc>
          <w:tcPr>
            <w:tcW w:w="1838" w:type="dxa"/>
          </w:tcPr>
          <w:p w14:paraId="0388B52B" w14:textId="64636279" w:rsidR="0039058D" w:rsidRPr="00A82EA2" w:rsidRDefault="0039058D" w:rsidP="005919AC">
            <w:pPr>
              <w:spacing w:line="312" w:lineRule="auto"/>
              <w:rPr>
                <w:sz w:val="24"/>
                <w:szCs w:val="24"/>
              </w:rPr>
            </w:pPr>
            <w:r w:rsidRPr="00A82EA2">
              <w:rPr>
                <w:rFonts w:hint="eastAsia"/>
                <w:sz w:val="24"/>
                <w:szCs w:val="24"/>
              </w:rPr>
              <w:t>CES-D-C</w:t>
            </w:r>
          </w:p>
        </w:tc>
        <w:tc>
          <w:tcPr>
            <w:tcW w:w="1134" w:type="dxa"/>
          </w:tcPr>
          <w:p w14:paraId="2E9AD251" w14:textId="77777777" w:rsidR="0039058D" w:rsidRDefault="0039058D" w:rsidP="0039058D">
            <w:pPr>
              <w:spacing w:line="312" w:lineRule="auto"/>
              <w:jc w:val="center"/>
              <w:rPr>
                <w:sz w:val="24"/>
                <w:szCs w:val="24"/>
              </w:rPr>
            </w:pPr>
          </w:p>
        </w:tc>
        <w:tc>
          <w:tcPr>
            <w:tcW w:w="992" w:type="dxa"/>
          </w:tcPr>
          <w:p w14:paraId="048340E6" w14:textId="77777777" w:rsidR="0039058D" w:rsidRDefault="0039058D" w:rsidP="0039058D">
            <w:pPr>
              <w:spacing w:line="312" w:lineRule="auto"/>
              <w:jc w:val="center"/>
              <w:rPr>
                <w:sz w:val="24"/>
                <w:szCs w:val="24"/>
              </w:rPr>
            </w:pPr>
          </w:p>
        </w:tc>
        <w:tc>
          <w:tcPr>
            <w:tcW w:w="4820" w:type="dxa"/>
          </w:tcPr>
          <w:p w14:paraId="3A5D785E" w14:textId="479057D8" w:rsidR="0039058D" w:rsidRPr="00A82EA2" w:rsidRDefault="0039058D" w:rsidP="0039058D">
            <w:pPr>
              <w:spacing w:line="312" w:lineRule="auto"/>
              <w:rPr>
                <w:sz w:val="24"/>
                <w:szCs w:val="24"/>
              </w:rPr>
            </w:pPr>
            <w:r w:rsidRPr="00A82EA2">
              <w:rPr>
                <w:rFonts w:hint="eastAsia"/>
                <w:sz w:val="24"/>
                <w:szCs w:val="24"/>
              </w:rPr>
              <w:t>Q8</w:t>
            </w:r>
            <w:r>
              <w:rPr>
                <w:rFonts w:hint="eastAsia"/>
                <w:sz w:val="24"/>
                <w:szCs w:val="24"/>
              </w:rPr>
              <w:t>“</w:t>
            </w:r>
            <w:r w:rsidRPr="00A82EA2">
              <w:rPr>
                <w:rFonts w:hint="eastAsia"/>
                <w:sz w:val="24"/>
                <w:szCs w:val="24"/>
              </w:rPr>
              <w:t>Was not happy</w:t>
            </w:r>
            <w:r>
              <w:rPr>
                <w:rFonts w:hint="eastAsia"/>
                <w:sz w:val="24"/>
                <w:szCs w:val="24"/>
              </w:rPr>
              <w:t>”</w:t>
            </w:r>
            <w:r w:rsidRPr="00A82EA2">
              <w:rPr>
                <w:rFonts w:hint="eastAsia"/>
                <w:sz w:val="24"/>
                <w:szCs w:val="24"/>
              </w:rPr>
              <w:t>和</w:t>
            </w:r>
            <w:r w:rsidRPr="00A82EA2">
              <w:rPr>
                <w:rFonts w:hint="eastAsia"/>
                <w:sz w:val="24"/>
                <w:szCs w:val="24"/>
              </w:rPr>
              <w:t>Q17</w:t>
            </w:r>
            <w:r>
              <w:rPr>
                <w:rFonts w:hint="eastAsia"/>
                <w:sz w:val="24"/>
                <w:szCs w:val="24"/>
              </w:rPr>
              <w:t>“</w:t>
            </w:r>
            <w:r w:rsidRPr="00A82EA2">
              <w:rPr>
                <w:rFonts w:hint="eastAsia"/>
                <w:sz w:val="24"/>
                <w:szCs w:val="24"/>
              </w:rPr>
              <w:t>Was happy(R)</w:t>
            </w:r>
            <w:r>
              <w:rPr>
                <w:rFonts w:hint="eastAsia"/>
                <w:sz w:val="24"/>
                <w:szCs w:val="24"/>
              </w:rPr>
              <w:t>”</w:t>
            </w:r>
          </w:p>
        </w:tc>
        <w:tc>
          <w:tcPr>
            <w:tcW w:w="1134" w:type="dxa"/>
          </w:tcPr>
          <w:p w14:paraId="2EDF8C8F" w14:textId="461AC4CF" w:rsidR="0039058D" w:rsidRPr="00A82EA2" w:rsidRDefault="0039058D" w:rsidP="005919AC">
            <w:pPr>
              <w:spacing w:line="312" w:lineRule="auto"/>
              <w:rPr>
                <w:sz w:val="24"/>
                <w:szCs w:val="24"/>
              </w:rPr>
            </w:pPr>
            <w:r>
              <w:rPr>
                <w:sz w:val="24"/>
                <w:szCs w:val="24"/>
              </w:rPr>
              <w:t>H</w:t>
            </w:r>
            <w:r>
              <w:rPr>
                <w:rFonts w:hint="eastAsia"/>
                <w:sz w:val="24"/>
                <w:szCs w:val="24"/>
              </w:rPr>
              <w:t>appy</w:t>
            </w:r>
          </w:p>
        </w:tc>
      </w:tr>
      <w:tr w:rsidR="0039058D" w14:paraId="1BB81027" w14:textId="77777777" w:rsidTr="0039058D">
        <w:tc>
          <w:tcPr>
            <w:tcW w:w="1838" w:type="dxa"/>
          </w:tcPr>
          <w:p w14:paraId="2FF313CC" w14:textId="3CBC54C4" w:rsidR="0039058D" w:rsidRPr="00A82EA2" w:rsidRDefault="0039058D" w:rsidP="005919AC">
            <w:pPr>
              <w:spacing w:line="312" w:lineRule="auto"/>
              <w:rPr>
                <w:sz w:val="24"/>
                <w:szCs w:val="24"/>
              </w:rPr>
            </w:pPr>
            <w:r w:rsidRPr="00A82EA2">
              <w:rPr>
                <w:rFonts w:hint="eastAsia"/>
                <w:sz w:val="24"/>
                <w:szCs w:val="24"/>
              </w:rPr>
              <w:t>A</w:t>
            </w:r>
            <w:r w:rsidRPr="00A82EA2">
              <w:rPr>
                <w:sz w:val="24"/>
                <w:szCs w:val="24"/>
              </w:rPr>
              <w:t>DI</w:t>
            </w:r>
          </w:p>
        </w:tc>
        <w:tc>
          <w:tcPr>
            <w:tcW w:w="1134" w:type="dxa"/>
          </w:tcPr>
          <w:p w14:paraId="1B4B3F78" w14:textId="77777777" w:rsidR="0039058D" w:rsidRDefault="0039058D" w:rsidP="0039058D">
            <w:pPr>
              <w:spacing w:line="312" w:lineRule="auto"/>
              <w:jc w:val="center"/>
              <w:rPr>
                <w:sz w:val="24"/>
                <w:szCs w:val="24"/>
              </w:rPr>
            </w:pPr>
          </w:p>
        </w:tc>
        <w:tc>
          <w:tcPr>
            <w:tcW w:w="992" w:type="dxa"/>
          </w:tcPr>
          <w:p w14:paraId="30CEA793" w14:textId="77777777" w:rsidR="0039058D" w:rsidRDefault="0039058D" w:rsidP="0039058D">
            <w:pPr>
              <w:spacing w:line="312" w:lineRule="auto"/>
              <w:jc w:val="center"/>
              <w:rPr>
                <w:sz w:val="24"/>
                <w:szCs w:val="24"/>
              </w:rPr>
            </w:pPr>
          </w:p>
        </w:tc>
        <w:tc>
          <w:tcPr>
            <w:tcW w:w="4820" w:type="dxa"/>
          </w:tcPr>
          <w:p w14:paraId="02FF8919" w14:textId="692C4F32" w:rsidR="0039058D" w:rsidRPr="00A82EA2" w:rsidRDefault="0039058D" w:rsidP="0039058D">
            <w:pPr>
              <w:spacing w:line="312" w:lineRule="auto"/>
              <w:rPr>
                <w:sz w:val="24"/>
                <w:szCs w:val="24"/>
              </w:rPr>
            </w:pPr>
            <w:r w:rsidRPr="00A82EA2">
              <w:rPr>
                <w:sz w:val="24"/>
                <w:szCs w:val="24"/>
              </w:rPr>
              <w:t>Q</w:t>
            </w:r>
            <w:r w:rsidRPr="00A82EA2">
              <w:rPr>
                <w:rFonts w:hint="eastAsia"/>
                <w:sz w:val="24"/>
                <w:szCs w:val="24"/>
              </w:rPr>
              <w:t>3</w:t>
            </w:r>
            <w:r>
              <w:rPr>
                <w:rFonts w:hint="eastAsia"/>
                <w:sz w:val="24"/>
                <w:szCs w:val="24"/>
              </w:rPr>
              <w:t>“无论我怎么做</w:t>
            </w:r>
            <w:r w:rsidRPr="00A82EA2">
              <w:rPr>
                <w:rFonts w:hint="eastAsia"/>
                <w:sz w:val="24"/>
                <w:szCs w:val="24"/>
              </w:rPr>
              <w:t>，未來都是沒有希望的</w:t>
            </w:r>
            <w:r>
              <w:rPr>
                <w:rFonts w:hint="eastAsia"/>
                <w:sz w:val="24"/>
                <w:szCs w:val="24"/>
              </w:rPr>
              <w:t>”</w:t>
            </w:r>
            <w:r w:rsidRPr="00A82EA2">
              <w:rPr>
                <w:rFonts w:hint="eastAsia"/>
                <w:sz w:val="24"/>
                <w:szCs w:val="24"/>
              </w:rPr>
              <w:t>和</w:t>
            </w:r>
            <w:r w:rsidRPr="00A82EA2">
              <w:rPr>
                <w:sz w:val="24"/>
                <w:szCs w:val="24"/>
              </w:rPr>
              <w:t>Q</w:t>
            </w:r>
            <w:r w:rsidRPr="00A82EA2">
              <w:rPr>
                <w:rFonts w:hint="eastAsia"/>
                <w:sz w:val="24"/>
                <w:szCs w:val="24"/>
              </w:rPr>
              <w:t>9</w:t>
            </w:r>
            <w:r>
              <w:rPr>
                <w:rFonts w:hint="eastAsia"/>
                <w:sz w:val="24"/>
                <w:szCs w:val="24"/>
              </w:rPr>
              <w:t>“不论</w:t>
            </w:r>
            <w:r w:rsidRPr="00A82EA2">
              <w:rPr>
                <w:rFonts w:hint="eastAsia"/>
                <w:sz w:val="24"/>
                <w:szCs w:val="24"/>
              </w:rPr>
              <w:t>我做</w:t>
            </w:r>
            <w:r>
              <w:rPr>
                <w:rFonts w:hint="eastAsia"/>
                <w:sz w:val="24"/>
                <w:szCs w:val="24"/>
              </w:rPr>
              <w:t>什么</w:t>
            </w:r>
            <w:r w:rsidRPr="00A82EA2">
              <w:rPr>
                <w:rFonts w:hint="eastAsia"/>
                <w:sz w:val="24"/>
                <w:szCs w:val="24"/>
              </w:rPr>
              <w:t>都不</w:t>
            </w:r>
            <w:r>
              <w:rPr>
                <w:rFonts w:hint="eastAsia"/>
                <w:sz w:val="24"/>
                <w:szCs w:val="24"/>
              </w:rPr>
              <w:t>会让</w:t>
            </w:r>
            <w:r w:rsidRPr="00A82EA2">
              <w:rPr>
                <w:rFonts w:hint="eastAsia"/>
                <w:sz w:val="24"/>
                <w:szCs w:val="24"/>
              </w:rPr>
              <w:t>我</w:t>
            </w:r>
            <w:r>
              <w:rPr>
                <w:rFonts w:hint="eastAsia"/>
                <w:sz w:val="24"/>
                <w:szCs w:val="24"/>
              </w:rPr>
              <w:t>变</w:t>
            </w:r>
            <w:r w:rsidRPr="00A82EA2">
              <w:rPr>
                <w:rFonts w:hint="eastAsia"/>
                <w:sz w:val="24"/>
                <w:szCs w:val="24"/>
              </w:rPr>
              <w:t>得更好</w:t>
            </w:r>
            <w:r>
              <w:rPr>
                <w:rFonts w:hint="eastAsia"/>
                <w:sz w:val="24"/>
                <w:szCs w:val="24"/>
              </w:rPr>
              <w:t>”</w:t>
            </w:r>
          </w:p>
        </w:tc>
        <w:tc>
          <w:tcPr>
            <w:tcW w:w="1134" w:type="dxa"/>
          </w:tcPr>
          <w:p w14:paraId="203B3DA1" w14:textId="774690C2" w:rsidR="0039058D" w:rsidRPr="00A82EA2" w:rsidRDefault="0039058D" w:rsidP="005919AC">
            <w:pPr>
              <w:spacing w:line="312" w:lineRule="auto"/>
              <w:rPr>
                <w:sz w:val="24"/>
                <w:szCs w:val="24"/>
              </w:rPr>
            </w:pPr>
            <w:r w:rsidRPr="00A82EA2">
              <w:rPr>
                <w:rFonts w:hint="eastAsia"/>
                <w:sz w:val="24"/>
                <w:szCs w:val="24"/>
              </w:rPr>
              <w:t>希望</w:t>
            </w:r>
          </w:p>
        </w:tc>
      </w:tr>
      <w:tr w:rsidR="0039058D" w14:paraId="0ECF9B80" w14:textId="77777777" w:rsidTr="0039058D">
        <w:tc>
          <w:tcPr>
            <w:tcW w:w="1838" w:type="dxa"/>
          </w:tcPr>
          <w:p w14:paraId="17CE8FDD" w14:textId="4BF050DD" w:rsidR="0039058D" w:rsidRPr="00A82EA2" w:rsidRDefault="0039058D" w:rsidP="005919AC">
            <w:pPr>
              <w:spacing w:line="312" w:lineRule="auto"/>
              <w:rPr>
                <w:sz w:val="24"/>
                <w:szCs w:val="24"/>
              </w:rPr>
            </w:pPr>
            <w:r w:rsidRPr="00A82EA2">
              <w:rPr>
                <w:rFonts w:hint="eastAsia"/>
                <w:sz w:val="24"/>
                <w:szCs w:val="24"/>
              </w:rPr>
              <w:t>UPI</w:t>
            </w:r>
          </w:p>
        </w:tc>
        <w:tc>
          <w:tcPr>
            <w:tcW w:w="1134" w:type="dxa"/>
          </w:tcPr>
          <w:p w14:paraId="6A71C06A" w14:textId="77777777" w:rsidR="0039058D" w:rsidRDefault="0039058D" w:rsidP="0039058D">
            <w:pPr>
              <w:spacing w:line="312" w:lineRule="auto"/>
              <w:jc w:val="center"/>
              <w:rPr>
                <w:sz w:val="24"/>
                <w:szCs w:val="24"/>
              </w:rPr>
            </w:pPr>
          </w:p>
        </w:tc>
        <w:tc>
          <w:tcPr>
            <w:tcW w:w="992" w:type="dxa"/>
          </w:tcPr>
          <w:p w14:paraId="28EF8604" w14:textId="77777777" w:rsidR="0039058D" w:rsidRDefault="0039058D" w:rsidP="0039058D">
            <w:pPr>
              <w:spacing w:line="312" w:lineRule="auto"/>
              <w:jc w:val="center"/>
              <w:rPr>
                <w:sz w:val="24"/>
                <w:szCs w:val="24"/>
              </w:rPr>
            </w:pPr>
          </w:p>
        </w:tc>
        <w:tc>
          <w:tcPr>
            <w:tcW w:w="4820" w:type="dxa"/>
          </w:tcPr>
          <w:p w14:paraId="07F50353" w14:textId="295BE236" w:rsidR="0039058D" w:rsidRPr="00A82EA2" w:rsidRDefault="0039058D" w:rsidP="0039058D">
            <w:pPr>
              <w:spacing w:line="312" w:lineRule="auto"/>
              <w:rPr>
                <w:sz w:val="24"/>
                <w:szCs w:val="24"/>
              </w:rPr>
            </w:pPr>
            <w:r w:rsidRPr="00A82EA2">
              <w:rPr>
                <w:sz w:val="24"/>
                <w:szCs w:val="24"/>
              </w:rPr>
              <w:t>Q</w:t>
            </w:r>
            <w:r w:rsidRPr="00A82EA2">
              <w:rPr>
                <w:rFonts w:hint="eastAsia"/>
                <w:sz w:val="24"/>
                <w:szCs w:val="24"/>
              </w:rPr>
              <w:t>9</w:t>
            </w:r>
            <w:r>
              <w:rPr>
                <w:rFonts w:hint="eastAsia"/>
                <w:sz w:val="24"/>
                <w:szCs w:val="24"/>
              </w:rPr>
              <w:t>“</w:t>
            </w:r>
            <w:r w:rsidRPr="00A82EA2">
              <w:rPr>
                <w:rFonts w:hint="eastAsia"/>
                <w:sz w:val="24"/>
                <w:szCs w:val="24"/>
              </w:rPr>
              <w:t>lack of confidence</w:t>
            </w:r>
            <w:r>
              <w:rPr>
                <w:rFonts w:hint="eastAsia"/>
                <w:sz w:val="24"/>
                <w:szCs w:val="24"/>
              </w:rPr>
              <w:t>”</w:t>
            </w:r>
            <w:r w:rsidRPr="00A82EA2">
              <w:rPr>
                <w:rFonts w:hint="eastAsia"/>
                <w:sz w:val="24"/>
                <w:szCs w:val="24"/>
              </w:rPr>
              <w:t>和</w:t>
            </w:r>
            <w:r w:rsidRPr="00A82EA2">
              <w:rPr>
                <w:sz w:val="24"/>
                <w:szCs w:val="24"/>
              </w:rPr>
              <w:t>Q1</w:t>
            </w:r>
            <w:r w:rsidRPr="00A82EA2">
              <w:rPr>
                <w:rFonts w:hint="eastAsia"/>
                <w:sz w:val="24"/>
                <w:szCs w:val="24"/>
              </w:rPr>
              <w:t>0</w:t>
            </w:r>
            <w:r>
              <w:rPr>
                <w:rFonts w:hint="eastAsia"/>
                <w:sz w:val="24"/>
                <w:szCs w:val="24"/>
              </w:rPr>
              <w:t>“</w:t>
            </w:r>
            <w:r w:rsidRPr="00A82EA2">
              <w:rPr>
                <w:rFonts w:hint="eastAsia"/>
                <w:sz w:val="24"/>
                <w:szCs w:val="24"/>
              </w:rPr>
              <w:t>feeling self-abased</w:t>
            </w:r>
            <w:r>
              <w:rPr>
                <w:rFonts w:hint="eastAsia"/>
                <w:sz w:val="24"/>
                <w:szCs w:val="24"/>
              </w:rPr>
              <w:t>”</w:t>
            </w:r>
          </w:p>
        </w:tc>
        <w:tc>
          <w:tcPr>
            <w:tcW w:w="1134" w:type="dxa"/>
          </w:tcPr>
          <w:p w14:paraId="5D8D3FA6" w14:textId="0A283C2B" w:rsidR="0039058D" w:rsidRPr="00A82EA2" w:rsidRDefault="0039058D" w:rsidP="005919AC">
            <w:pPr>
              <w:spacing w:line="312" w:lineRule="auto"/>
              <w:rPr>
                <w:sz w:val="24"/>
                <w:szCs w:val="24"/>
              </w:rPr>
            </w:pPr>
            <w:r w:rsidRPr="00A82EA2">
              <w:rPr>
                <w:sz w:val="24"/>
                <w:szCs w:val="24"/>
              </w:rPr>
              <w:t>S</w:t>
            </w:r>
            <w:r w:rsidRPr="00A82EA2">
              <w:rPr>
                <w:rFonts w:hint="eastAsia"/>
                <w:sz w:val="24"/>
                <w:szCs w:val="24"/>
              </w:rPr>
              <w:t>elf</w:t>
            </w:r>
            <w:r>
              <w:rPr>
                <w:sz w:val="24"/>
                <w:szCs w:val="24"/>
              </w:rPr>
              <w:t>-</w:t>
            </w:r>
            <w:r w:rsidRPr="00A82EA2">
              <w:rPr>
                <w:rFonts w:hint="eastAsia"/>
                <w:sz w:val="24"/>
                <w:szCs w:val="24"/>
              </w:rPr>
              <w:t>abased</w:t>
            </w:r>
          </w:p>
        </w:tc>
      </w:tr>
    </w:tbl>
    <w:p w14:paraId="196FFDFB" w14:textId="6E717DC3" w:rsidR="005919AC" w:rsidRPr="00A82EA2" w:rsidRDefault="005919AC" w:rsidP="0039058D">
      <w:pPr>
        <w:spacing w:line="312" w:lineRule="auto"/>
        <w:rPr>
          <w:sz w:val="24"/>
          <w:szCs w:val="24"/>
        </w:rPr>
      </w:pPr>
    </w:p>
    <w:p w14:paraId="4396B25A" w14:textId="354D0F58" w:rsidR="001F417F" w:rsidRPr="00B3345B" w:rsidRDefault="001F417F" w:rsidP="00B3345B">
      <w:pPr>
        <w:spacing w:line="360" w:lineRule="auto"/>
        <w:rPr>
          <w:b/>
          <w:bCs/>
          <w:color w:val="000000" w:themeColor="text1"/>
          <w:sz w:val="23"/>
          <w:szCs w:val="23"/>
          <w:shd w:val="clear" w:color="auto" w:fill="FFFFFF"/>
        </w:rPr>
      </w:pPr>
      <w:r w:rsidRPr="00B3345B">
        <w:rPr>
          <w:b/>
          <w:bCs/>
          <w:color w:val="000000" w:themeColor="text1"/>
          <w:sz w:val="23"/>
          <w:szCs w:val="23"/>
          <w:shd w:val="clear" w:color="auto" w:fill="FFFFFF"/>
        </w:rPr>
        <w:t xml:space="preserve">3.2 </w:t>
      </w:r>
      <w:r w:rsidRPr="00B3345B">
        <w:rPr>
          <w:rFonts w:hint="eastAsia"/>
          <w:b/>
          <w:bCs/>
          <w:color w:val="000000" w:themeColor="text1"/>
          <w:sz w:val="23"/>
          <w:szCs w:val="23"/>
          <w:shd w:val="clear" w:color="auto" w:fill="FFFFFF"/>
        </w:rPr>
        <w:t>跨问卷的症状比较</w:t>
      </w:r>
    </w:p>
    <w:p w14:paraId="6B68F168" w14:textId="79361E76" w:rsidR="008104F1" w:rsidRDefault="008104F1" w:rsidP="001F417F">
      <w:pPr>
        <w:spacing w:line="360" w:lineRule="auto"/>
        <w:ind w:firstLineChars="200" w:firstLine="460"/>
        <w:rPr>
          <w:color w:val="2A2B2E"/>
          <w:sz w:val="23"/>
          <w:szCs w:val="23"/>
          <w:shd w:val="clear" w:color="auto" w:fill="FFFFFF"/>
        </w:rPr>
      </w:pPr>
      <w:r w:rsidRPr="003A06F6">
        <w:rPr>
          <w:color w:val="2A2B2E"/>
          <w:sz w:val="23"/>
          <w:szCs w:val="23"/>
          <w:shd w:val="clear" w:color="auto" w:fill="FFFFFF"/>
        </w:rPr>
        <w:t>对</w:t>
      </w:r>
      <w:r>
        <w:rPr>
          <w:color w:val="2A2B2E"/>
          <w:sz w:val="23"/>
          <w:szCs w:val="23"/>
          <w:shd w:val="clear" w:color="auto" w:fill="FFFFFF"/>
        </w:rPr>
        <w:t>2</w:t>
      </w:r>
      <w:r w:rsidR="009A1041">
        <w:rPr>
          <w:color w:val="2A2B2E"/>
          <w:sz w:val="23"/>
          <w:szCs w:val="23"/>
          <w:shd w:val="clear" w:color="auto" w:fill="FFFFFF"/>
        </w:rPr>
        <w:t>7</w:t>
      </w:r>
      <w:r w:rsidRPr="003A06F6">
        <w:rPr>
          <w:color w:val="2A2B2E"/>
          <w:sz w:val="23"/>
          <w:szCs w:val="23"/>
          <w:shd w:val="clear" w:color="auto" w:fill="FFFFFF"/>
        </w:rPr>
        <w:t>个量表共</w:t>
      </w:r>
      <w:r>
        <w:rPr>
          <w:color w:val="2A2B2E"/>
          <w:sz w:val="23"/>
          <w:szCs w:val="23"/>
          <w:shd w:val="clear" w:color="auto" w:fill="FFFFFF"/>
        </w:rPr>
        <w:t>4</w:t>
      </w:r>
      <w:r w:rsidR="00D0229E">
        <w:rPr>
          <w:color w:val="2A2B2E"/>
          <w:sz w:val="23"/>
          <w:szCs w:val="23"/>
          <w:shd w:val="clear" w:color="auto" w:fill="FFFFFF"/>
        </w:rPr>
        <w:t>88</w:t>
      </w:r>
      <w:r w:rsidR="001F417F">
        <w:rPr>
          <w:rFonts w:hint="eastAsia"/>
          <w:color w:val="2A2B2E"/>
          <w:sz w:val="23"/>
          <w:szCs w:val="23"/>
          <w:shd w:val="clear" w:color="auto" w:fill="FFFFFF"/>
        </w:rPr>
        <w:t>个</w:t>
      </w:r>
      <w:r w:rsidR="001F417F" w:rsidRPr="00BD6CEE">
        <w:rPr>
          <w:rFonts w:hint="eastAsia"/>
          <w:color w:val="FF0000"/>
          <w:sz w:val="23"/>
          <w:szCs w:val="23"/>
          <w:shd w:val="clear" w:color="auto" w:fill="FFFFFF"/>
        </w:rPr>
        <w:t>症状</w:t>
      </w:r>
      <w:r w:rsidR="001F417F">
        <w:rPr>
          <w:rFonts w:hint="eastAsia"/>
          <w:color w:val="2A2B2E"/>
          <w:sz w:val="23"/>
          <w:szCs w:val="23"/>
          <w:shd w:val="clear" w:color="auto" w:fill="FFFFFF"/>
        </w:rPr>
        <w:t>进行</w:t>
      </w:r>
      <w:r w:rsidRPr="003A06F6">
        <w:rPr>
          <w:color w:val="2A2B2E"/>
          <w:sz w:val="23"/>
          <w:szCs w:val="23"/>
          <w:shd w:val="clear" w:color="auto" w:fill="FFFFFF"/>
        </w:rPr>
        <w:t>分析，得到</w:t>
      </w:r>
      <w:r>
        <w:rPr>
          <w:color w:val="2A2B2E"/>
          <w:sz w:val="23"/>
          <w:szCs w:val="23"/>
          <w:shd w:val="clear" w:color="auto" w:fill="FFFFFF"/>
        </w:rPr>
        <w:t>86</w:t>
      </w:r>
      <w:r w:rsidRPr="003A06F6">
        <w:rPr>
          <w:color w:val="2A2B2E"/>
          <w:sz w:val="23"/>
          <w:szCs w:val="23"/>
          <w:shd w:val="clear" w:color="auto" w:fill="FFFFFF"/>
        </w:rPr>
        <w:t>个</w:t>
      </w:r>
      <w:r w:rsidR="001F417F">
        <w:rPr>
          <w:rFonts w:hint="eastAsia"/>
          <w:color w:val="2A2B2E"/>
          <w:sz w:val="23"/>
          <w:szCs w:val="23"/>
          <w:shd w:val="clear" w:color="auto" w:fill="FFFFFF"/>
        </w:rPr>
        <w:t>独特的</w:t>
      </w:r>
      <w:r w:rsidRPr="003A06F6">
        <w:rPr>
          <w:color w:val="2A2B2E"/>
          <w:sz w:val="23"/>
          <w:szCs w:val="23"/>
          <w:shd w:val="clear" w:color="auto" w:fill="FFFFFF"/>
        </w:rPr>
        <w:t>抑郁症状</w:t>
      </w:r>
      <w:r w:rsidR="001F417F">
        <w:rPr>
          <w:rFonts w:hint="eastAsia"/>
          <w:color w:val="2A2B2E"/>
          <w:sz w:val="23"/>
          <w:szCs w:val="23"/>
          <w:shd w:val="clear" w:color="auto" w:fill="FFFFFF"/>
        </w:rPr>
        <w:t>（</w:t>
      </w:r>
      <w:r w:rsidRPr="003A06F6">
        <w:rPr>
          <w:color w:val="2A2B2E"/>
          <w:sz w:val="23"/>
          <w:szCs w:val="23"/>
          <w:shd w:val="clear" w:color="auto" w:fill="FFFFFF"/>
        </w:rPr>
        <w:t>见图</w:t>
      </w:r>
      <w:r w:rsidR="00BD6CEE">
        <w:rPr>
          <w:color w:val="2A2B2E"/>
          <w:sz w:val="23"/>
          <w:szCs w:val="23"/>
          <w:shd w:val="clear" w:color="auto" w:fill="FFFFFF"/>
        </w:rPr>
        <w:t>2</w:t>
      </w:r>
      <w:r w:rsidR="001F417F">
        <w:rPr>
          <w:rFonts w:hint="eastAsia"/>
          <w:color w:val="2A2B2E"/>
          <w:sz w:val="23"/>
          <w:szCs w:val="23"/>
          <w:shd w:val="clear" w:color="auto" w:fill="FFFFFF"/>
        </w:rPr>
        <w:t>）</w:t>
      </w:r>
      <w:r w:rsidRPr="003A06F6">
        <w:rPr>
          <w:color w:val="2A2B2E"/>
          <w:sz w:val="23"/>
          <w:szCs w:val="23"/>
          <w:shd w:val="clear" w:color="auto" w:fill="FFFFFF"/>
        </w:rPr>
        <w:t>。</w:t>
      </w:r>
      <w:r>
        <w:rPr>
          <w:rFonts w:hint="eastAsia"/>
          <w:color w:val="2A2B2E"/>
          <w:sz w:val="23"/>
          <w:szCs w:val="23"/>
          <w:shd w:val="clear" w:color="auto" w:fill="FFFFFF"/>
        </w:rPr>
        <w:t>其中有</w:t>
      </w:r>
      <w:r>
        <w:rPr>
          <w:color w:val="2A2B2E"/>
          <w:sz w:val="23"/>
          <w:szCs w:val="23"/>
          <w:shd w:val="clear" w:color="auto" w:fill="FFFFFF"/>
        </w:rPr>
        <w:t>8</w:t>
      </w:r>
      <w:r>
        <w:rPr>
          <w:rFonts w:hint="eastAsia"/>
          <w:color w:val="2A2B2E"/>
          <w:sz w:val="23"/>
          <w:szCs w:val="23"/>
          <w:shd w:val="clear" w:color="auto" w:fill="FFFFFF"/>
        </w:rPr>
        <w:t>个症状是复合症状，分别是</w:t>
      </w:r>
      <w:r w:rsidRPr="0045681E">
        <w:rPr>
          <w:rFonts w:hint="eastAsia"/>
          <w:color w:val="2A2B2E"/>
          <w:sz w:val="23"/>
          <w:szCs w:val="23"/>
          <w:shd w:val="clear" w:color="auto" w:fill="FFFFFF"/>
        </w:rPr>
        <w:t>抑郁情绪</w:t>
      </w:r>
      <w:r>
        <w:rPr>
          <w:rFonts w:hint="eastAsia"/>
          <w:color w:val="2A2B2E"/>
          <w:sz w:val="23"/>
          <w:szCs w:val="23"/>
          <w:shd w:val="clear" w:color="auto" w:fill="FFFFFF"/>
        </w:rPr>
        <w:t>，其特殊症状为</w:t>
      </w:r>
      <w:r w:rsidRPr="004C7E55">
        <w:rPr>
          <w:rFonts w:hint="eastAsia"/>
          <w:sz w:val="24"/>
          <w:szCs w:val="24"/>
        </w:rPr>
        <w:t>忧郁、情绪低沉</w:t>
      </w:r>
      <w:r w:rsidRPr="004C7E55">
        <w:rPr>
          <w:rFonts w:hint="eastAsia"/>
          <w:sz w:val="24"/>
          <w:szCs w:val="24"/>
        </w:rPr>
        <w:t>/</w:t>
      </w:r>
      <w:r w:rsidRPr="004C7E55">
        <w:rPr>
          <w:rFonts w:hint="eastAsia"/>
          <w:sz w:val="24"/>
          <w:szCs w:val="24"/>
        </w:rPr>
        <w:t>容易高兴、悲哀、痛苦</w:t>
      </w:r>
      <w:r>
        <w:rPr>
          <w:rFonts w:hint="eastAsia"/>
          <w:sz w:val="24"/>
          <w:szCs w:val="24"/>
        </w:rPr>
        <w:t>(</w:t>
      </w:r>
      <w:r w:rsidRPr="004C7E55">
        <w:rPr>
          <w:rFonts w:hint="eastAsia"/>
          <w:sz w:val="24"/>
          <w:szCs w:val="24"/>
        </w:rPr>
        <w:t>不开心</w:t>
      </w:r>
      <w:r>
        <w:rPr>
          <w:rFonts w:hint="eastAsia"/>
          <w:sz w:val="24"/>
          <w:szCs w:val="24"/>
        </w:rPr>
        <w:t>)</w:t>
      </w:r>
      <w:r>
        <w:rPr>
          <w:rFonts w:hint="eastAsia"/>
          <w:sz w:val="24"/>
          <w:szCs w:val="24"/>
        </w:rPr>
        <w:t>；</w:t>
      </w:r>
      <w:r w:rsidRPr="0045681E">
        <w:rPr>
          <w:rFonts w:hint="eastAsia"/>
          <w:color w:val="2A2B2E"/>
          <w:sz w:val="23"/>
          <w:szCs w:val="23"/>
          <w:shd w:val="clear" w:color="auto" w:fill="FFFFFF"/>
        </w:rPr>
        <w:t>易怒</w:t>
      </w:r>
      <w:r>
        <w:rPr>
          <w:rFonts w:hint="eastAsia"/>
          <w:color w:val="2A2B2E"/>
          <w:sz w:val="23"/>
          <w:szCs w:val="23"/>
          <w:shd w:val="clear" w:color="auto" w:fill="FFFFFF"/>
        </w:rPr>
        <w:t>，其特殊症状为对家长易怒；</w:t>
      </w:r>
      <w:r w:rsidRPr="0045681E">
        <w:rPr>
          <w:rFonts w:hint="eastAsia"/>
          <w:color w:val="2A2B2E"/>
          <w:sz w:val="23"/>
          <w:szCs w:val="23"/>
          <w:shd w:val="clear" w:color="auto" w:fill="FFFFFF"/>
        </w:rPr>
        <w:t>自卑</w:t>
      </w:r>
      <w:r w:rsidRPr="0045681E">
        <w:rPr>
          <w:rFonts w:hint="eastAsia"/>
          <w:color w:val="2A2B2E"/>
          <w:sz w:val="23"/>
          <w:szCs w:val="23"/>
          <w:shd w:val="clear" w:color="auto" w:fill="FFFFFF"/>
        </w:rPr>
        <w:t>/</w:t>
      </w:r>
      <w:r w:rsidRPr="0045681E">
        <w:rPr>
          <w:rFonts w:hint="eastAsia"/>
          <w:color w:val="2A2B2E"/>
          <w:sz w:val="23"/>
          <w:szCs w:val="23"/>
          <w:shd w:val="clear" w:color="auto" w:fill="FFFFFF"/>
        </w:rPr>
        <w:t>自信</w:t>
      </w:r>
      <w:r>
        <w:rPr>
          <w:rFonts w:hint="eastAsia"/>
          <w:color w:val="2A2B2E"/>
          <w:sz w:val="23"/>
          <w:szCs w:val="23"/>
          <w:shd w:val="clear" w:color="auto" w:fill="FFFFFF"/>
        </w:rPr>
        <w:t>，其特殊症状为心理自卑、负性体向；</w:t>
      </w:r>
      <w:r w:rsidRPr="0045681E">
        <w:rPr>
          <w:rFonts w:hint="eastAsia"/>
          <w:color w:val="2A2B2E"/>
          <w:sz w:val="23"/>
          <w:szCs w:val="23"/>
          <w:shd w:val="clear" w:color="auto" w:fill="FFFFFF"/>
        </w:rPr>
        <w:t>兴趣</w:t>
      </w:r>
      <w:r w:rsidRPr="0045681E">
        <w:rPr>
          <w:rFonts w:hint="eastAsia"/>
          <w:color w:val="2A2B2E"/>
          <w:sz w:val="23"/>
          <w:szCs w:val="23"/>
          <w:shd w:val="clear" w:color="auto" w:fill="FFFFFF"/>
        </w:rPr>
        <w:t>/</w:t>
      </w:r>
      <w:r w:rsidRPr="0045681E">
        <w:rPr>
          <w:rFonts w:hint="eastAsia"/>
          <w:color w:val="2A2B2E"/>
          <w:sz w:val="23"/>
          <w:szCs w:val="23"/>
          <w:shd w:val="clear" w:color="auto" w:fill="FFFFFF"/>
        </w:rPr>
        <w:t>乐趣减</w:t>
      </w:r>
      <w:r>
        <w:rPr>
          <w:rFonts w:hint="eastAsia"/>
          <w:color w:val="2A2B2E"/>
          <w:sz w:val="23"/>
          <w:szCs w:val="23"/>
          <w:shd w:val="clear" w:color="auto" w:fill="FFFFFF"/>
        </w:rPr>
        <w:t>退，其特殊症状为兴趣减退、乐趣减退；</w:t>
      </w:r>
      <w:r w:rsidRPr="0045681E">
        <w:rPr>
          <w:rFonts w:hint="eastAsia"/>
          <w:color w:val="2A2B2E"/>
          <w:sz w:val="23"/>
          <w:szCs w:val="23"/>
          <w:shd w:val="clear" w:color="auto" w:fill="FFFFFF"/>
        </w:rPr>
        <w:t>躯体症状</w:t>
      </w:r>
      <w:r>
        <w:rPr>
          <w:rFonts w:hint="eastAsia"/>
          <w:color w:val="2A2B2E"/>
          <w:sz w:val="23"/>
          <w:szCs w:val="23"/>
          <w:shd w:val="clear" w:color="auto" w:fill="FFFFFF"/>
        </w:rPr>
        <w:t>，其特殊症状为</w:t>
      </w:r>
      <w:r w:rsidRPr="00B379BA">
        <w:rPr>
          <w:rFonts w:hint="eastAsia"/>
          <w:color w:val="2A2B2E"/>
          <w:sz w:val="23"/>
          <w:szCs w:val="23"/>
          <w:shd w:val="clear" w:color="auto" w:fill="FFFFFF"/>
        </w:rPr>
        <w:t>肠胃</w:t>
      </w:r>
      <w:r>
        <w:rPr>
          <w:rFonts w:hint="eastAsia"/>
          <w:color w:val="2A2B2E"/>
          <w:sz w:val="23"/>
          <w:szCs w:val="23"/>
          <w:shd w:val="clear" w:color="auto" w:fill="FFFFFF"/>
        </w:rPr>
        <w:t>问题</w:t>
      </w:r>
      <w:r w:rsidRPr="00B379BA">
        <w:rPr>
          <w:rFonts w:hint="eastAsia"/>
          <w:color w:val="2A2B2E"/>
          <w:sz w:val="23"/>
          <w:szCs w:val="23"/>
          <w:shd w:val="clear" w:color="auto" w:fill="FFFFFF"/>
        </w:rPr>
        <w:t>(</w:t>
      </w:r>
      <w:r w:rsidRPr="00B379BA">
        <w:rPr>
          <w:rFonts w:hint="eastAsia"/>
          <w:color w:val="2A2B2E"/>
          <w:sz w:val="23"/>
          <w:szCs w:val="23"/>
          <w:shd w:val="clear" w:color="auto" w:fill="FFFFFF"/>
        </w:rPr>
        <w:t>便秘，腹泻）</w:t>
      </w:r>
      <w:r>
        <w:rPr>
          <w:rFonts w:hint="eastAsia"/>
          <w:color w:val="2A2B2E"/>
          <w:sz w:val="23"/>
          <w:szCs w:val="23"/>
          <w:shd w:val="clear" w:color="auto" w:fill="FFFFFF"/>
        </w:rPr>
        <w:t>、</w:t>
      </w:r>
      <w:r w:rsidRPr="00B379BA">
        <w:rPr>
          <w:rFonts w:hint="eastAsia"/>
          <w:color w:val="2A2B2E"/>
          <w:sz w:val="23"/>
          <w:szCs w:val="23"/>
          <w:shd w:val="clear" w:color="auto" w:fill="FFFFFF"/>
        </w:rPr>
        <w:t>交感神经兴奋（心悸、震颤、）</w:t>
      </w:r>
      <w:r>
        <w:rPr>
          <w:rFonts w:hint="eastAsia"/>
          <w:color w:val="2A2B2E"/>
          <w:sz w:val="23"/>
          <w:szCs w:val="23"/>
          <w:shd w:val="clear" w:color="auto" w:fill="FFFFFF"/>
        </w:rPr>
        <w:t>、</w:t>
      </w:r>
      <w:r w:rsidRPr="00B379BA">
        <w:rPr>
          <w:rFonts w:hint="eastAsia"/>
          <w:color w:val="2A2B2E"/>
          <w:sz w:val="23"/>
          <w:szCs w:val="23"/>
          <w:shd w:val="clear" w:color="auto" w:fill="FFFFFF"/>
        </w:rPr>
        <w:t>躯</w:t>
      </w:r>
      <w:r>
        <w:rPr>
          <w:rFonts w:hint="eastAsia"/>
          <w:color w:val="2A2B2E"/>
          <w:sz w:val="23"/>
          <w:szCs w:val="23"/>
          <w:shd w:val="clear" w:color="auto" w:fill="FFFFFF"/>
        </w:rPr>
        <w:t>体症状问题</w:t>
      </w:r>
      <w:r w:rsidRPr="00B379BA">
        <w:rPr>
          <w:rFonts w:hint="eastAsia"/>
          <w:color w:val="2A2B2E"/>
          <w:sz w:val="23"/>
          <w:szCs w:val="23"/>
          <w:shd w:val="clear" w:color="auto" w:fill="FFFFFF"/>
        </w:rPr>
        <w:t>（疼痛、头痛、四肢沉重）</w:t>
      </w:r>
      <w:r>
        <w:rPr>
          <w:rFonts w:hint="eastAsia"/>
          <w:color w:val="2A2B2E"/>
          <w:sz w:val="23"/>
          <w:szCs w:val="23"/>
          <w:shd w:val="clear" w:color="auto" w:fill="FFFFFF"/>
        </w:rPr>
        <w:t>；</w:t>
      </w:r>
      <w:r w:rsidRPr="0045681E">
        <w:rPr>
          <w:rFonts w:hint="eastAsia"/>
          <w:color w:val="2A2B2E"/>
          <w:sz w:val="23"/>
          <w:szCs w:val="23"/>
          <w:shd w:val="clear" w:color="auto" w:fill="FFFFFF"/>
        </w:rPr>
        <w:t>食欲变化</w:t>
      </w:r>
      <w:r>
        <w:rPr>
          <w:rFonts w:hint="eastAsia"/>
          <w:color w:val="2A2B2E"/>
          <w:sz w:val="23"/>
          <w:szCs w:val="23"/>
          <w:shd w:val="clear" w:color="auto" w:fill="FFFFFF"/>
        </w:rPr>
        <w:t>，其特殊症状为</w:t>
      </w:r>
      <w:r w:rsidRPr="00B379BA">
        <w:rPr>
          <w:rFonts w:hint="eastAsia"/>
          <w:color w:val="2A2B2E"/>
          <w:sz w:val="23"/>
          <w:szCs w:val="23"/>
          <w:shd w:val="clear" w:color="auto" w:fill="FFFFFF"/>
        </w:rPr>
        <w:t>食欲增加</w:t>
      </w:r>
      <w:r>
        <w:rPr>
          <w:rFonts w:hint="eastAsia"/>
          <w:color w:val="2A2B2E"/>
          <w:sz w:val="23"/>
          <w:szCs w:val="23"/>
          <w:shd w:val="clear" w:color="auto" w:fill="FFFFFF"/>
        </w:rPr>
        <w:t>和食欲降低；</w:t>
      </w:r>
      <w:r w:rsidRPr="0045681E">
        <w:rPr>
          <w:rFonts w:hint="eastAsia"/>
          <w:color w:val="2A2B2E"/>
          <w:sz w:val="23"/>
          <w:szCs w:val="23"/>
          <w:shd w:val="clear" w:color="auto" w:fill="FFFFFF"/>
        </w:rPr>
        <w:t>睡眠障碍</w:t>
      </w:r>
      <w:r>
        <w:rPr>
          <w:rFonts w:hint="eastAsia"/>
          <w:color w:val="2A2B2E"/>
          <w:sz w:val="23"/>
          <w:szCs w:val="23"/>
          <w:shd w:val="clear" w:color="auto" w:fill="FFFFFF"/>
        </w:rPr>
        <w:t>，其特殊症状为睡眠质量差、嗜睡、前期失眠、中期失眠、末期失眠；</w:t>
      </w:r>
      <w:r w:rsidRPr="00F35418">
        <w:rPr>
          <w:rFonts w:hint="eastAsia"/>
          <w:color w:val="2A2B2E"/>
          <w:sz w:val="23"/>
          <w:szCs w:val="23"/>
          <w:shd w:val="clear" w:color="auto" w:fill="FFFFFF"/>
        </w:rPr>
        <w:t>社交减少</w:t>
      </w:r>
      <w:r>
        <w:rPr>
          <w:rFonts w:hint="eastAsia"/>
          <w:color w:val="2A2B2E"/>
          <w:sz w:val="23"/>
          <w:szCs w:val="23"/>
          <w:shd w:val="clear" w:color="auto" w:fill="FFFFFF"/>
        </w:rPr>
        <w:t>其特殊症状为不想见朋友。</w:t>
      </w:r>
      <w:r>
        <w:rPr>
          <w:color w:val="2A2B2E"/>
          <w:sz w:val="23"/>
          <w:szCs w:val="23"/>
          <w:shd w:val="clear" w:color="auto" w:fill="FFFFFF"/>
        </w:rPr>
        <w:t xml:space="preserve"> </w:t>
      </w:r>
    </w:p>
    <w:p w14:paraId="5D40F624" w14:textId="5B1370A1" w:rsidR="0060561E" w:rsidRDefault="008104F1" w:rsidP="002B3C2C">
      <w:pPr>
        <w:spacing w:line="360" w:lineRule="auto"/>
        <w:ind w:firstLineChars="200" w:firstLine="460"/>
        <w:rPr>
          <w:color w:val="2A2B2E"/>
          <w:sz w:val="23"/>
          <w:szCs w:val="23"/>
          <w:shd w:val="clear" w:color="auto" w:fill="FFFFFF"/>
        </w:rPr>
      </w:pPr>
      <w:r w:rsidRPr="00BC6579">
        <w:rPr>
          <w:color w:val="2A2B2E"/>
          <w:sz w:val="23"/>
          <w:szCs w:val="23"/>
          <w:shd w:val="clear" w:color="auto" w:fill="FFFFFF"/>
        </w:rPr>
        <w:t>症状平均出现在</w:t>
      </w:r>
      <w:r w:rsidRPr="00BC6579">
        <w:rPr>
          <w:color w:val="2A2B2E"/>
          <w:sz w:val="23"/>
          <w:szCs w:val="23"/>
          <w:shd w:val="clear" w:color="auto" w:fill="FFFFFF"/>
        </w:rPr>
        <w:t>2</w:t>
      </w:r>
      <w:r w:rsidR="009A1041">
        <w:rPr>
          <w:color w:val="2A2B2E"/>
          <w:sz w:val="23"/>
          <w:szCs w:val="23"/>
          <w:shd w:val="clear" w:color="auto" w:fill="FFFFFF"/>
        </w:rPr>
        <w:t>7</w:t>
      </w:r>
      <w:r w:rsidRPr="00BC6579">
        <w:rPr>
          <w:color w:val="2A2B2E"/>
          <w:sz w:val="23"/>
          <w:szCs w:val="23"/>
          <w:shd w:val="clear" w:color="auto" w:fill="FFFFFF"/>
        </w:rPr>
        <w:t>个量表中的</w:t>
      </w:r>
      <w:r w:rsidRPr="00BC6579">
        <w:rPr>
          <w:color w:val="2A2B2E"/>
          <w:sz w:val="23"/>
          <w:szCs w:val="23"/>
          <w:shd w:val="clear" w:color="auto" w:fill="FFFFFF"/>
        </w:rPr>
        <w:t>5.6</w:t>
      </w:r>
      <w:r w:rsidR="009A1041">
        <w:rPr>
          <w:color w:val="2A2B2E"/>
          <w:sz w:val="23"/>
          <w:szCs w:val="23"/>
          <w:shd w:val="clear" w:color="auto" w:fill="FFFFFF"/>
        </w:rPr>
        <w:t>5</w:t>
      </w:r>
      <w:r w:rsidRPr="00BC6579">
        <w:rPr>
          <w:color w:val="2A2B2E"/>
          <w:sz w:val="23"/>
          <w:szCs w:val="23"/>
          <w:shd w:val="clear" w:color="auto" w:fill="FFFFFF"/>
        </w:rPr>
        <w:t>个。</w:t>
      </w:r>
      <w:r w:rsidR="005603DE">
        <w:rPr>
          <w:rFonts w:hint="eastAsia"/>
          <w:color w:val="2A2B2E"/>
          <w:sz w:val="23"/>
          <w:szCs w:val="23"/>
          <w:shd w:val="clear" w:color="auto" w:fill="FFFFFF"/>
        </w:rPr>
        <w:t>在</w:t>
      </w:r>
      <w:r w:rsidRPr="00BC6579">
        <w:rPr>
          <w:color w:val="2A2B2E"/>
          <w:sz w:val="23"/>
          <w:szCs w:val="23"/>
          <w:shd w:val="clear" w:color="auto" w:fill="FFFFFF"/>
        </w:rPr>
        <w:t>86</w:t>
      </w:r>
      <w:r w:rsidRPr="00BC6579">
        <w:rPr>
          <w:color w:val="2A2B2E"/>
          <w:sz w:val="23"/>
          <w:szCs w:val="23"/>
          <w:shd w:val="clear" w:color="auto" w:fill="FFFFFF"/>
        </w:rPr>
        <w:t>个症状中，有</w:t>
      </w:r>
      <w:r w:rsidRPr="00BC6579">
        <w:rPr>
          <w:color w:val="2A2B2E"/>
          <w:sz w:val="23"/>
          <w:szCs w:val="23"/>
          <w:shd w:val="clear" w:color="auto" w:fill="FFFFFF"/>
        </w:rPr>
        <w:t>20</w:t>
      </w:r>
      <w:r w:rsidRPr="00BC6579">
        <w:rPr>
          <w:color w:val="2A2B2E"/>
          <w:sz w:val="23"/>
          <w:szCs w:val="23"/>
          <w:shd w:val="clear" w:color="auto" w:fill="FFFFFF"/>
        </w:rPr>
        <w:t>（</w:t>
      </w:r>
      <w:r w:rsidRPr="00BC6579">
        <w:rPr>
          <w:color w:val="2A2B2E"/>
          <w:sz w:val="23"/>
          <w:szCs w:val="23"/>
          <w:shd w:val="clear" w:color="auto" w:fill="FFFFFF"/>
        </w:rPr>
        <w:t>23.26%</w:t>
      </w:r>
      <w:r w:rsidRPr="00BC6579">
        <w:rPr>
          <w:color w:val="2A2B2E"/>
          <w:sz w:val="23"/>
          <w:szCs w:val="23"/>
          <w:shd w:val="clear" w:color="auto" w:fill="FFFFFF"/>
        </w:rPr>
        <w:t>）个症状</w:t>
      </w:r>
      <w:r w:rsidR="001F417F">
        <w:rPr>
          <w:rFonts w:hint="eastAsia"/>
          <w:color w:val="2A2B2E"/>
          <w:sz w:val="23"/>
          <w:szCs w:val="23"/>
          <w:shd w:val="clear" w:color="auto" w:fill="FFFFFF"/>
        </w:rPr>
        <w:t>是独特的症状，仅在</w:t>
      </w:r>
      <w:r w:rsidRPr="00BC6579">
        <w:rPr>
          <w:color w:val="2A2B2E"/>
          <w:sz w:val="23"/>
          <w:szCs w:val="23"/>
          <w:shd w:val="clear" w:color="auto" w:fill="FFFFFF"/>
        </w:rPr>
        <w:t>一个量表</w:t>
      </w:r>
      <w:r w:rsidR="001F417F">
        <w:rPr>
          <w:rFonts w:hint="eastAsia"/>
          <w:color w:val="2A2B2E"/>
          <w:sz w:val="23"/>
          <w:szCs w:val="23"/>
          <w:shd w:val="clear" w:color="auto" w:fill="FFFFFF"/>
        </w:rPr>
        <w:t>中出现</w:t>
      </w:r>
      <w:r w:rsidRPr="00BC6579">
        <w:rPr>
          <w:color w:val="2A2B2E"/>
          <w:sz w:val="23"/>
          <w:szCs w:val="23"/>
          <w:shd w:val="clear" w:color="auto" w:fill="FFFFFF"/>
        </w:rPr>
        <w:t>。没有任何一个症状</w:t>
      </w:r>
      <w:r w:rsidR="001F417F">
        <w:rPr>
          <w:rFonts w:hint="eastAsia"/>
          <w:color w:val="2A2B2E"/>
          <w:sz w:val="23"/>
          <w:szCs w:val="23"/>
          <w:shd w:val="clear" w:color="auto" w:fill="FFFFFF"/>
        </w:rPr>
        <w:t>出现在</w:t>
      </w:r>
      <w:r w:rsidRPr="00BC6579">
        <w:rPr>
          <w:color w:val="2A2B2E"/>
          <w:sz w:val="23"/>
          <w:szCs w:val="23"/>
          <w:shd w:val="clear" w:color="auto" w:fill="FFFFFF"/>
        </w:rPr>
        <w:t>所有量表中</w:t>
      </w:r>
      <w:r w:rsidR="001F417F">
        <w:rPr>
          <w:rFonts w:hint="eastAsia"/>
          <w:color w:val="2A2B2E"/>
          <w:sz w:val="23"/>
          <w:szCs w:val="23"/>
          <w:shd w:val="clear" w:color="auto" w:fill="FFFFFF"/>
        </w:rPr>
        <w:t>。</w:t>
      </w:r>
      <w:r w:rsidRPr="00BC6579">
        <w:rPr>
          <w:color w:val="2A2B2E"/>
          <w:sz w:val="23"/>
          <w:szCs w:val="23"/>
          <w:shd w:val="clear" w:color="auto" w:fill="FFFFFF"/>
        </w:rPr>
        <w:t>出现</w:t>
      </w:r>
      <w:r w:rsidR="001F417F">
        <w:rPr>
          <w:rFonts w:hint="eastAsia"/>
          <w:color w:val="2A2B2E"/>
          <w:sz w:val="23"/>
          <w:szCs w:val="23"/>
          <w:shd w:val="clear" w:color="auto" w:fill="FFFFFF"/>
        </w:rPr>
        <w:t>次数</w:t>
      </w:r>
      <w:r w:rsidRPr="00BC6579">
        <w:rPr>
          <w:color w:val="2A2B2E"/>
          <w:sz w:val="23"/>
          <w:szCs w:val="23"/>
          <w:shd w:val="clear" w:color="auto" w:fill="FFFFFF"/>
        </w:rPr>
        <w:t>最多的症状是希望</w:t>
      </w:r>
      <w:r w:rsidRPr="00BC6579">
        <w:rPr>
          <w:color w:val="2A2B2E"/>
          <w:sz w:val="23"/>
          <w:szCs w:val="23"/>
          <w:shd w:val="clear" w:color="auto" w:fill="FFFFFF"/>
        </w:rPr>
        <w:t>/</w:t>
      </w:r>
      <w:r w:rsidRPr="00BC6579">
        <w:rPr>
          <w:color w:val="2A2B2E"/>
          <w:sz w:val="23"/>
          <w:szCs w:val="23"/>
          <w:shd w:val="clear" w:color="auto" w:fill="FFFFFF"/>
        </w:rPr>
        <w:t>绝望</w:t>
      </w:r>
      <w:r w:rsidRPr="00BC6579">
        <w:rPr>
          <w:color w:val="2A2B2E"/>
          <w:sz w:val="23"/>
          <w:szCs w:val="23"/>
          <w:shd w:val="clear" w:color="auto" w:fill="FFFFFF"/>
        </w:rPr>
        <w:t>/</w:t>
      </w:r>
      <w:r w:rsidRPr="00BC6579">
        <w:rPr>
          <w:color w:val="2A2B2E"/>
          <w:sz w:val="23"/>
          <w:szCs w:val="23"/>
          <w:shd w:val="clear" w:color="auto" w:fill="FFFFFF"/>
        </w:rPr>
        <w:t>悲观</w:t>
      </w:r>
      <w:r w:rsidR="001F417F">
        <w:rPr>
          <w:rFonts w:hint="eastAsia"/>
          <w:color w:val="2A2B2E"/>
          <w:sz w:val="23"/>
          <w:szCs w:val="23"/>
          <w:shd w:val="clear" w:color="auto" w:fill="FFFFFF"/>
        </w:rPr>
        <w:t>，</w:t>
      </w:r>
      <w:r w:rsidRPr="00BC6579">
        <w:rPr>
          <w:color w:val="2A2B2E"/>
          <w:sz w:val="23"/>
          <w:szCs w:val="23"/>
          <w:shd w:val="clear" w:color="auto" w:fill="FFFFFF"/>
        </w:rPr>
        <w:t>2</w:t>
      </w:r>
      <w:r w:rsidR="009A1041">
        <w:rPr>
          <w:color w:val="2A2B2E"/>
          <w:sz w:val="23"/>
          <w:szCs w:val="23"/>
          <w:shd w:val="clear" w:color="auto" w:fill="FFFFFF"/>
        </w:rPr>
        <w:t>2</w:t>
      </w:r>
      <w:r w:rsidR="001F417F">
        <w:rPr>
          <w:color w:val="2A2B2E"/>
          <w:sz w:val="23"/>
          <w:szCs w:val="23"/>
          <w:shd w:val="clear" w:color="auto" w:fill="FFFFFF"/>
        </w:rPr>
        <w:t>/2</w:t>
      </w:r>
      <w:r w:rsidR="009A1041">
        <w:rPr>
          <w:color w:val="2A2B2E"/>
          <w:sz w:val="23"/>
          <w:szCs w:val="23"/>
          <w:shd w:val="clear" w:color="auto" w:fill="FFFFFF"/>
        </w:rPr>
        <w:t>7</w:t>
      </w:r>
      <w:r w:rsidRPr="00BC6579">
        <w:rPr>
          <w:color w:val="2A2B2E"/>
          <w:sz w:val="23"/>
          <w:szCs w:val="23"/>
          <w:shd w:val="clear" w:color="auto" w:fill="FFFFFF"/>
        </w:rPr>
        <w:t>个量表</w:t>
      </w:r>
      <w:r w:rsidR="001F417F">
        <w:rPr>
          <w:rFonts w:hint="eastAsia"/>
          <w:color w:val="2A2B2E"/>
          <w:sz w:val="23"/>
          <w:szCs w:val="23"/>
          <w:shd w:val="clear" w:color="auto" w:fill="FFFFFF"/>
        </w:rPr>
        <w:t>中</w:t>
      </w:r>
      <w:r w:rsidRPr="00BC6579">
        <w:rPr>
          <w:color w:val="2A2B2E"/>
          <w:sz w:val="23"/>
          <w:szCs w:val="23"/>
          <w:shd w:val="clear" w:color="auto" w:fill="FFFFFF"/>
        </w:rPr>
        <w:t>出现</w:t>
      </w:r>
      <w:r w:rsidR="005603DE">
        <w:rPr>
          <w:rFonts w:hint="eastAsia"/>
          <w:color w:val="2A2B2E"/>
          <w:sz w:val="23"/>
          <w:szCs w:val="23"/>
          <w:shd w:val="clear" w:color="auto" w:fill="FFFFFF"/>
        </w:rPr>
        <w:t>。</w:t>
      </w:r>
      <w:r w:rsidR="005603DE" w:rsidRPr="001F417F">
        <w:rPr>
          <w:color w:val="2A2B2E"/>
          <w:sz w:val="23"/>
          <w:szCs w:val="23"/>
          <w:shd w:val="clear" w:color="auto" w:fill="FFFFFF"/>
        </w:rPr>
        <w:t>出现</w:t>
      </w:r>
      <w:r w:rsidR="001F417F" w:rsidRPr="001F417F">
        <w:rPr>
          <w:rFonts w:hint="eastAsia"/>
          <w:color w:val="2A2B2E"/>
          <w:sz w:val="23"/>
          <w:szCs w:val="23"/>
          <w:shd w:val="clear" w:color="auto" w:fill="FFFFFF"/>
        </w:rPr>
        <w:t>次数其次的</w:t>
      </w:r>
      <w:r w:rsidR="005603DE" w:rsidRPr="001F417F">
        <w:rPr>
          <w:color w:val="2A2B2E"/>
          <w:sz w:val="23"/>
          <w:szCs w:val="23"/>
          <w:shd w:val="clear" w:color="auto" w:fill="FFFFFF"/>
        </w:rPr>
        <w:t>是</w:t>
      </w:r>
      <w:r w:rsidR="005603DE" w:rsidRPr="00B3345B">
        <w:rPr>
          <w:rFonts w:hint="eastAsia"/>
          <w:color w:val="2A2B2E"/>
          <w:sz w:val="23"/>
          <w:szCs w:val="23"/>
          <w:highlight w:val="yellow"/>
          <w:shd w:val="clear" w:color="auto" w:fill="FFFFFF"/>
        </w:rPr>
        <w:t>兴趣</w:t>
      </w:r>
      <w:r w:rsidR="006D519D">
        <w:rPr>
          <w:rFonts w:hint="eastAsia"/>
          <w:color w:val="2A2B2E"/>
          <w:sz w:val="23"/>
          <w:szCs w:val="23"/>
          <w:highlight w:val="yellow"/>
          <w:shd w:val="clear" w:color="auto" w:fill="FFFFFF"/>
        </w:rPr>
        <w:t>丧失</w:t>
      </w:r>
      <w:r w:rsidR="005603DE" w:rsidRPr="00BC6579">
        <w:rPr>
          <w:color w:val="2A2B2E"/>
          <w:sz w:val="23"/>
          <w:szCs w:val="23"/>
          <w:shd w:val="clear" w:color="auto" w:fill="FFFFFF"/>
        </w:rPr>
        <w:t>其出现在</w:t>
      </w:r>
      <w:r w:rsidR="005603DE" w:rsidRPr="00BC6579">
        <w:rPr>
          <w:color w:val="2A2B2E"/>
          <w:sz w:val="23"/>
          <w:szCs w:val="23"/>
          <w:shd w:val="clear" w:color="auto" w:fill="FFFFFF"/>
        </w:rPr>
        <w:t>18</w:t>
      </w:r>
      <w:r w:rsidR="001F417F">
        <w:rPr>
          <w:color w:val="2A2B2E"/>
          <w:sz w:val="23"/>
          <w:szCs w:val="23"/>
          <w:shd w:val="clear" w:color="auto" w:fill="FFFFFF"/>
        </w:rPr>
        <w:t>/2</w:t>
      </w:r>
      <w:r w:rsidR="009A1041">
        <w:rPr>
          <w:color w:val="2A2B2E"/>
          <w:sz w:val="23"/>
          <w:szCs w:val="23"/>
          <w:shd w:val="clear" w:color="auto" w:fill="FFFFFF"/>
        </w:rPr>
        <w:t>7</w:t>
      </w:r>
      <w:r w:rsidR="005603DE" w:rsidRPr="00BC6579">
        <w:rPr>
          <w:color w:val="2A2B2E"/>
          <w:sz w:val="23"/>
          <w:szCs w:val="23"/>
          <w:shd w:val="clear" w:color="auto" w:fill="FFFFFF"/>
        </w:rPr>
        <w:t>个量表中</w:t>
      </w:r>
      <w:r w:rsidR="005603DE">
        <w:rPr>
          <w:rFonts w:hint="eastAsia"/>
          <w:color w:val="2A2B2E"/>
          <w:sz w:val="23"/>
          <w:szCs w:val="23"/>
          <w:shd w:val="clear" w:color="auto" w:fill="FFFFFF"/>
        </w:rPr>
        <w:t>。</w:t>
      </w:r>
      <w:r w:rsidR="001F417F">
        <w:rPr>
          <w:rFonts w:hint="eastAsia"/>
          <w:color w:val="2A2B2E"/>
          <w:sz w:val="23"/>
          <w:szCs w:val="23"/>
          <w:shd w:val="clear" w:color="auto" w:fill="FFFFFF"/>
        </w:rPr>
        <w:t>值得注意的是，在</w:t>
      </w:r>
      <w:r w:rsidRPr="00BC6579">
        <w:rPr>
          <w:color w:val="2A2B2E"/>
          <w:sz w:val="23"/>
          <w:szCs w:val="23"/>
          <w:shd w:val="clear" w:color="auto" w:fill="FFFFFF"/>
        </w:rPr>
        <w:t>DSM-5</w:t>
      </w:r>
      <w:r w:rsidR="001F417F">
        <w:rPr>
          <w:rFonts w:hint="eastAsia"/>
          <w:color w:val="2A2B2E"/>
          <w:sz w:val="23"/>
          <w:szCs w:val="23"/>
          <w:shd w:val="clear" w:color="auto" w:fill="FFFFFF"/>
        </w:rPr>
        <w:t>中，重度抑郁</w:t>
      </w:r>
      <w:r w:rsidRPr="00BC6579">
        <w:rPr>
          <w:color w:val="2A2B2E"/>
          <w:sz w:val="23"/>
          <w:szCs w:val="23"/>
          <w:shd w:val="clear" w:color="auto" w:fill="FFFFFF"/>
        </w:rPr>
        <w:t>的核心症状快感缺乏</w:t>
      </w:r>
      <w:r w:rsidRPr="00BC6579">
        <w:rPr>
          <w:color w:val="2A2B2E"/>
          <w:sz w:val="23"/>
          <w:szCs w:val="23"/>
          <w:shd w:val="clear" w:color="auto" w:fill="FFFFFF"/>
        </w:rPr>
        <w:t>(anhedonia)</w:t>
      </w:r>
      <w:r w:rsidRPr="00BC6579">
        <w:rPr>
          <w:color w:val="2A2B2E"/>
          <w:sz w:val="23"/>
          <w:szCs w:val="23"/>
          <w:shd w:val="clear" w:color="auto" w:fill="FFFFFF"/>
        </w:rPr>
        <w:t>被分为</w:t>
      </w:r>
      <w:r w:rsidRPr="00B3345B">
        <w:rPr>
          <w:rFonts w:hint="eastAsia"/>
          <w:color w:val="2A2B2E"/>
          <w:sz w:val="23"/>
          <w:szCs w:val="23"/>
          <w:highlight w:val="yellow"/>
          <w:shd w:val="clear" w:color="auto" w:fill="FFFFFF"/>
        </w:rPr>
        <w:t>兴趣丧失</w:t>
      </w:r>
      <w:r w:rsidRPr="00BC6579">
        <w:rPr>
          <w:color w:val="2A2B2E"/>
          <w:sz w:val="23"/>
          <w:szCs w:val="23"/>
          <w:shd w:val="clear" w:color="auto" w:fill="FFFFFF"/>
        </w:rPr>
        <w:t>和</w:t>
      </w:r>
      <w:r w:rsidRPr="00B3345B">
        <w:rPr>
          <w:rFonts w:hint="eastAsia"/>
          <w:color w:val="2A2B2E"/>
          <w:sz w:val="23"/>
          <w:szCs w:val="23"/>
          <w:highlight w:val="yellow"/>
          <w:shd w:val="clear" w:color="auto" w:fill="FFFFFF"/>
        </w:rPr>
        <w:t>乐趣丧失</w:t>
      </w:r>
      <w:r w:rsidR="005603DE">
        <w:rPr>
          <w:rFonts w:hint="eastAsia"/>
          <w:color w:val="2A2B2E"/>
          <w:sz w:val="23"/>
          <w:szCs w:val="23"/>
          <w:shd w:val="clear" w:color="auto" w:fill="FFFFFF"/>
        </w:rPr>
        <w:t>，</w:t>
      </w:r>
      <w:r w:rsidRPr="00BC6579">
        <w:rPr>
          <w:color w:val="2A2B2E"/>
          <w:sz w:val="23"/>
          <w:szCs w:val="23"/>
          <w:shd w:val="clear" w:color="auto" w:fill="FFFFFF"/>
        </w:rPr>
        <w:t>乐趣</w:t>
      </w:r>
      <w:r w:rsidR="001F417F">
        <w:rPr>
          <w:rFonts w:hint="eastAsia"/>
          <w:color w:val="2A2B2E"/>
          <w:sz w:val="23"/>
          <w:szCs w:val="23"/>
          <w:shd w:val="clear" w:color="auto" w:fill="FFFFFF"/>
        </w:rPr>
        <w:t>丧失比兴趣</w:t>
      </w:r>
      <w:r w:rsidR="006D519D">
        <w:rPr>
          <w:rFonts w:hint="eastAsia"/>
          <w:color w:val="2A2B2E"/>
          <w:sz w:val="23"/>
          <w:szCs w:val="23"/>
          <w:shd w:val="clear" w:color="auto" w:fill="FFFFFF"/>
        </w:rPr>
        <w:t>丧失</w:t>
      </w:r>
      <w:r w:rsidR="005603DE">
        <w:rPr>
          <w:rFonts w:hint="eastAsia"/>
          <w:color w:val="2A2B2E"/>
          <w:sz w:val="23"/>
          <w:szCs w:val="23"/>
          <w:shd w:val="clear" w:color="auto" w:fill="FFFFFF"/>
        </w:rPr>
        <w:t>的出现</w:t>
      </w:r>
      <w:r w:rsidR="001F417F">
        <w:rPr>
          <w:rFonts w:hint="eastAsia"/>
          <w:color w:val="2A2B2E"/>
          <w:sz w:val="23"/>
          <w:szCs w:val="23"/>
          <w:shd w:val="clear" w:color="auto" w:fill="FFFFFF"/>
        </w:rPr>
        <w:t>次数</w:t>
      </w:r>
      <w:r w:rsidR="001F417F">
        <w:rPr>
          <w:rFonts w:hint="eastAsia"/>
          <w:color w:val="2A2B2E"/>
          <w:sz w:val="23"/>
          <w:szCs w:val="23"/>
          <w:shd w:val="clear" w:color="auto" w:fill="FFFFFF"/>
        </w:rPr>
        <w:lastRenderedPageBreak/>
        <w:t>少</w:t>
      </w:r>
      <w:r w:rsidRPr="00BC6579">
        <w:rPr>
          <w:color w:val="2A2B2E"/>
          <w:sz w:val="23"/>
          <w:szCs w:val="23"/>
          <w:shd w:val="clear" w:color="auto" w:fill="FFFFFF"/>
        </w:rPr>
        <w:t>，</w:t>
      </w:r>
      <w:r w:rsidR="001F417F">
        <w:rPr>
          <w:rFonts w:hint="eastAsia"/>
          <w:color w:val="2A2B2E"/>
          <w:sz w:val="23"/>
          <w:szCs w:val="23"/>
          <w:shd w:val="clear" w:color="auto" w:fill="FFFFFF"/>
        </w:rPr>
        <w:t>仅出现在</w:t>
      </w:r>
      <w:r w:rsidRPr="00BC6579">
        <w:rPr>
          <w:color w:val="2A2B2E"/>
          <w:sz w:val="23"/>
          <w:szCs w:val="23"/>
          <w:shd w:val="clear" w:color="auto" w:fill="FFFFFF"/>
        </w:rPr>
        <w:t>9</w:t>
      </w:r>
      <w:r w:rsidRPr="00BC6579">
        <w:rPr>
          <w:color w:val="2A2B2E"/>
          <w:sz w:val="23"/>
          <w:szCs w:val="23"/>
          <w:shd w:val="clear" w:color="auto" w:fill="FFFFFF"/>
        </w:rPr>
        <w:t>个量表中。</w:t>
      </w:r>
    </w:p>
    <w:p w14:paraId="340219D8" w14:textId="129A8215" w:rsidR="008104F1" w:rsidRPr="00BC6579" w:rsidRDefault="0060561E" w:rsidP="002B3C2C">
      <w:pPr>
        <w:spacing w:line="360" w:lineRule="auto"/>
        <w:ind w:firstLineChars="200" w:firstLine="460"/>
        <w:rPr>
          <w:color w:val="2A2B2E"/>
          <w:sz w:val="23"/>
          <w:szCs w:val="23"/>
          <w:shd w:val="clear" w:color="auto" w:fill="FFFFFF"/>
        </w:rPr>
      </w:pPr>
      <w:r>
        <w:rPr>
          <w:rFonts w:hint="eastAsia"/>
          <w:color w:val="2A2B2E"/>
          <w:sz w:val="23"/>
          <w:szCs w:val="23"/>
          <w:shd w:val="clear" w:color="auto" w:fill="FFFFFF"/>
        </w:rPr>
        <w:t>如前所述，本研究保留了</w:t>
      </w:r>
      <w:r w:rsidR="008104F1">
        <w:rPr>
          <w:rFonts w:hint="eastAsia"/>
          <w:color w:val="2A2B2E"/>
          <w:sz w:val="23"/>
          <w:szCs w:val="23"/>
          <w:shd w:val="clear" w:color="auto" w:fill="FFFFFF"/>
        </w:rPr>
        <w:t>与</w:t>
      </w:r>
      <w:r w:rsidR="008104F1" w:rsidRPr="00BC6579">
        <w:rPr>
          <w:color w:val="2A2B2E"/>
          <w:sz w:val="23"/>
          <w:szCs w:val="23"/>
          <w:shd w:val="clear" w:color="auto" w:fill="FFFFFF"/>
        </w:rPr>
        <w:t>抑郁情绪</w:t>
      </w:r>
      <w:r w:rsidR="006D519D">
        <w:rPr>
          <w:rFonts w:hint="eastAsia"/>
          <w:color w:val="2A2B2E"/>
          <w:sz w:val="23"/>
          <w:szCs w:val="23"/>
          <w:shd w:val="clear" w:color="auto" w:fill="FFFFFF"/>
        </w:rPr>
        <w:t>有关的</w:t>
      </w:r>
      <w:r>
        <w:rPr>
          <w:rFonts w:hint="eastAsia"/>
          <w:color w:val="2A2B2E"/>
          <w:sz w:val="23"/>
          <w:szCs w:val="23"/>
          <w:shd w:val="clear" w:color="auto" w:fill="FFFFFF"/>
        </w:rPr>
        <w:t>多个症状描述</w:t>
      </w:r>
      <w:r w:rsidR="008104F1" w:rsidRPr="00BC6579">
        <w:rPr>
          <w:color w:val="2A2B2E"/>
          <w:sz w:val="23"/>
          <w:szCs w:val="23"/>
          <w:shd w:val="clear" w:color="auto" w:fill="FFFFFF"/>
        </w:rPr>
        <w:t>，包括抑郁情绪这个复合症状和忧郁、情绪低沉</w:t>
      </w:r>
      <w:r w:rsidR="008104F1" w:rsidRPr="00BC6579">
        <w:rPr>
          <w:color w:val="2A2B2E"/>
          <w:sz w:val="23"/>
          <w:szCs w:val="23"/>
          <w:shd w:val="clear" w:color="auto" w:fill="FFFFFF"/>
        </w:rPr>
        <w:t>/</w:t>
      </w:r>
      <w:r w:rsidR="008104F1" w:rsidRPr="00BC6579">
        <w:rPr>
          <w:color w:val="2A2B2E"/>
          <w:sz w:val="23"/>
          <w:szCs w:val="23"/>
          <w:shd w:val="clear" w:color="auto" w:fill="FFFFFF"/>
        </w:rPr>
        <w:t>容易高兴、悲哀、痛苦这四个特殊症状</w:t>
      </w:r>
      <w:r>
        <w:rPr>
          <w:rFonts w:hint="eastAsia"/>
          <w:color w:val="2A2B2E"/>
          <w:sz w:val="23"/>
          <w:szCs w:val="23"/>
          <w:shd w:val="clear" w:color="auto" w:fill="FFFFFF"/>
        </w:rPr>
        <w:t>。</w:t>
      </w:r>
      <w:r w:rsidR="008104F1" w:rsidRPr="00BC6579">
        <w:rPr>
          <w:color w:val="2A2B2E"/>
          <w:sz w:val="23"/>
          <w:szCs w:val="23"/>
          <w:shd w:val="clear" w:color="auto" w:fill="FFFFFF"/>
        </w:rPr>
        <w:t>其中抑郁情绪出现在了</w:t>
      </w:r>
      <w:r w:rsidR="008104F1" w:rsidRPr="00BC6579">
        <w:rPr>
          <w:color w:val="2A2B2E"/>
          <w:sz w:val="23"/>
          <w:szCs w:val="23"/>
          <w:shd w:val="clear" w:color="auto" w:fill="FFFFFF"/>
        </w:rPr>
        <w:t>5</w:t>
      </w:r>
      <w:r w:rsidR="008104F1" w:rsidRPr="00BC6579">
        <w:rPr>
          <w:color w:val="2A2B2E"/>
          <w:sz w:val="23"/>
          <w:szCs w:val="23"/>
          <w:shd w:val="clear" w:color="auto" w:fill="FFFFFF"/>
        </w:rPr>
        <w:t>个量表当中，忧郁出现在</w:t>
      </w:r>
      <w:r w:rsidR="008104F1" w:rsidRPr="00BC6579">
        <w:rPr>
          <w:color w:val="2A2B2E"/>
          <w:sz w:val="23"/>
          <w:szCs w:val="23"/>
          <w:shd w:val="clear" w:color="auto" w:fill="FFFFFF"/>
        </w:rPr>
        <w:t>11</w:t>
      </w:r>
      <w:r w:rsidR="008104F1" w:rsidRPr="00BC6579">
        <w:rPr>
          <w:color w:val="2A2B2E"/>
          <w:sz w:val="23"/>
          <w:szCs w:val="23"/>
          <w:shd w:val="clear" w:color="auto" w:fill="FFFFFF"/>
        </w:rPr>
        <w:t>个量表中，情绪低沉出现在</w:t>
      </w:r>
      <w:r w:rsidR="008104F1" w:rsidRPr="00BC6579">
        <w:rPr>
          <w:color w:val="2A2B2E"/>
          <w:sz w:val="23"/>
          <w:szCs w:val="23"/>
          <w:shd w:val="clear" w:color="auto" w:fill="FFFFFF"/>
        </w:rPr>
        <w:t>16</w:t>
      </w:r>
      <w:r w:rsidR="008104F1" w:rsidRPr="00BC6579">
        <w:rPr>
          <w:color w:val="2A2B2E"/>
          <w:sz w:val="23"/>
          <w:szCs w:val="23"/>
          <w:shd w:val="clear" w:color="auto" w:fill="FFFFFF"/>
        </w:rPr>
        <w:t>个量表中，悲哀出现在</w:t>
      </w:r>
      <w:r w:rsidR="008104F1" w:rsidRPr="00BC6579">
        <w:rPr>
          <w:color w:val="2A2B2E"/>
          <w:sz w:val="23"/>
          <w:szCs w:val="23"/>
          <w:shd w:val="clear" w:color="auto" w:fill="FFFFFF"/>
        </w:rPr>
        <w:t>1</w:t>
      </w:r>
      <w:r w:rsidR="009A1041">
        <w:rPr>
          <w:color w:val="2A2B2E"/>
          <w:sz w:val="23"/>
          <w:szCs w:val="23"/>
          <w:shd w:val="clear" w:color="auto" w:fill="FFFFFF"/>
        </w:rPr>
        <w:t>3</w:t>
      </w:r>
      <w:r w:rsidR="008104F1" w:rsidRPr="00BC6579">
        <w:rPr>
          <w:color w:val="2A2B2E"/>
          <w:sz w:val="23"/>
          <w:szCs w:val="23"/>
          <w:shd w:val="clear" w:color="auto" w:fill="FFFFFF"/>
        </w:rPr>
        <w:t>个量表中，痛苦（</w:t>
      </w:r>
      <w:r w:rsidR="008104F1" w:rsidRPr="003F1B45">
        <w:rPr>
          <w:rFonts w:hint="eastAsia"/>
          <w:color w:val="2A2B2E"/>
          <w:sz w:val="23"/>
          <w:szCs w:val="23"/>
          <w:highlight w:val="yellow"/>
          <w:shd w:val="clear" w:color="auto" w:fill="FFFFFF"/>
        </w:rPr>
        <w:t>暂命名</w:t>
      </w:r>
      <w:r w:rsidR="008104F1" w:rsidRPr="00BC6579">
        <w:rPr>
          <w:color w:val="2A2B2E"/>
          <w:sz w:val="23"/>
          <w:szCs w:val="23"/>
          <w:shd w:val="clear" w:color="auto" w:fill="FFFFFF"/>
        </w:rPr>
        <w:t>）出现在</w:t>
      </w:r>
      <w:r w:rsidR="008104F1" w:rsidRPr="00BC6579">
        <w:rPr>
          <w:color w:val="2A2B2E"/>
          <w:sz w:val="23"/>
          <w:szCs w:val="23"/>
          <w:shd w:val="clear" w:color="auto" w:fill="FFFFFF"/>
        </w:rPr>
        <w:t>15</w:t>
      </w:r>
      <w:r w:rsidR="008104F1" w:rsidRPr="00BC6579">
        <w:rPr>
          <w:color w:val="2A2B2E"/>
          <w:sz w:val="23"/>
          <w:szCs w:val="23"/>
          <w:shd w:val="clear" w:color="auto" w:fill="FFFFFF"/>
        </w:rPr>
        <w:t>个量表中。</w:t>
      </w:r>
      <w:r>
        <w:rPr>
          <w:rFonts w:hint="eastAsia"/>
          <w:color w:val="2A2B2E"/>
          <w:sz w:val="23"/>
          <w:szCs w:val="23"/>
          <w:shd w:val="clear" w:color="auto" w:fill="FFFFFF"/>
        </w:rPr>
        <w:t>如</w:t>
      </w:r>
      <w:r w:rsidR="008104F1" w:rsidRPr="00BC6579">
        <w:rPr>
          <w:color w:val="2A2B2E"/>
          <w:sz w:val="23"/>
          <w:szCs w:val="23"/>
          <w:shd w:val="clear" w:color="auto" w:fill="FFFFFF"/>
        </w:rPr>
        <w:t>将</w:t>
      </w:r>
      <w:r>
        <w:rPr>
          <w:rFonts w:hint="eastAsia"/>
          <w:color w:val="2A2B2E"/>
          <w:sz w:val="23"/>
          <w:szCs w:val="23"/>
          <w:shd w:val="clear" w:color="auto" w:fill="FFFFFF"/>
        </w:rPr>
        <w:t>这些症状均合并为</w:t>
      </w:r>
      <w:r w:rsidR="008104F1">
        <w:rPr>
          <w:rFonts w:hint="eastAsia"/>
          <w:color w:val="2A2B2E"/>
          <w:sz w:val="23"/>
          <w:szCs w:val="23"/>
          <w:shd w:val="clear" w:color="auto" w:fill="FFFFFF"/>
        </w:rPr>
        <w:t>抑郁情绪，</w:t>
      </w:r>
      <w:r w:rsidR="008104F1" w:rsidRPr="00BC6579">
        <w:rPr>
          <w:color w:val="2A2B2E"/>
          <w:sz w:val="23"/>
          <w:szCs w:val="23"/>
          <w:shd w:val="clear" w:color="auto" w:fill="FFFFFF"/>
        </w:rPr>
        <w:t>则</w:t>
      </w:r>
      <w:r>
        <w:rPr>
          <w:rFonts w:hint="eastAsia"/>
          <w:color w:val="2A2B2E"/>
          <w:sz w:val="23"/>
          <w:szCs w:val="23"/>
          <w:shd w:val="clear" w:color="auto" w:fill="FFFFFF"/>
        </w:rPr>
        <w:t>该症状出现</w:t>
      </w:r>
      <w:r w:rsidR="008104F1" w:rsidRPr="00BC6579">
        <w:rPr>
          <w:color w:val="2A2B2E"/>
          <w:sz w:val="23"/>
          <w:szCs w:val="23"/>
          <w:shd w:val="clear" w:color="auto" w:fill="FFFFFF"/>
        </w:rPr>
        <w:t>2</w:t>
      </w:r>
      <w:r w:rsidR="009A1041">
        <w:rPr>
          <w:color w:val="2A2B2E"/>
          <w:sz w:val="23"/>
          <w:szCs w:val="23"/>
          <w:shd w:val="clear" w:color="auto" w:fill="FFFFFF"/>
        </w:rPr>
        <w:t>5</w:t>
      </w:r>
      <w:r w:rsidR="008104F1" w:rsidRPr="00BC6579">
        <w:rPr>
          <w:color w:val="2A2B2E"/>
          <w:sz w:val="23"/>
          <w:szCs w:val="23"/>
          <w:shd w:val="clear" w:color="auto" w:fill="FFFFFF"/>
        </w:rPr>
        <w:t>个量表当中，</w:t>
      </w:r>
      <w:r>
        <w:rPr>
          <w:rFonts w:hint="eastAsia"/>
          <w:color w:val="2A2B2E"/>
          <w:sz w:val="23"/>
          <w:szCs w:val="23"/>
          <w:shd w:val="clear" w:color="auto" w:fill="FFFFFF"/>
        </w:rPr>
        <w:t>是出现次数</w:t>
      </w:r>
      <w:r w:rsidR="008104F1" w:rsidRPr="00BC6579">
        <w:rPr>
          <w:color w:val="2A2B2E"/>
          <w:sz w:val="23"/>
          <w:szCs w:val="23"/>
          <w:shd w:val="clear" w:color="auto" w:fill="FFFFFF"/>
        </w:rPr>
        <w:t>最多的症状。表</w:t>
      </w:r>
      <w:r w:rsidR="006D519D">
        <w:rPr>
          <w:color w:val="2A2B2E"/>
          <w:sz w:val="23"/>
          <w:szCs w:val="23"/>
          <w:shd w:val="clear" w:color="auto" w:fill="FFFFFF"/>
        </w:rPr>
        <w:t>3</w:t>
      </w:r>
      <w:r w:rsidR="008104F1" w:rsidRPr="00BC6579">
        <w:rPr>
          <w:color w:val="2A2B2E"/>
          <w:sz w:val="23"/>
          <w:szCs w:val="23"/>
          <w:shd w:val="clear" w:color="auto" w:fill="FFFFFF"/>
        </w:rPr>
        <w:t>列出了症状出现在量表中的比例，例如</w:t>
      </w:r>
      <w:r w:rsidR="008104F1" w:rsidRPr="00BC6579">
        <w:rPr>
          <w:color w:val="2A2B2E"/>
          <w:sz w:val="23"/>
          <w:szCs w:val="23"/>
          <w:shd w:val="clear" w:color="auto" w:fill="FFFFFF"/>
        </w:rPr>
        <w:t>86</w:t>
      </w:r>
      <w:r w:rsidR="008104F1" w:rsidRPr="00BC6579">
        <w:rPr>
          <w:color w:val="2A2B2E"/>
          <w:sz w:val="23"/>
          <w:szCs w:val="23"/>
          <w:shd w:val="clear" w:color="auto" w:fill="FFFFFF"/>
        </w:rPr>
        <w:t>个症状中有</w:t>
      </w:r>
      <w:r w:rsidR="008104F1" w:rsidRPr="00BC6579">
        <w:rPr>
          <w:color w:val="2A2B2E"/>
          <w:sz w:val="23"/>
          <w:szCs w:val="23"/>
          <w:shd w:val="clear" w:color="auto" w:fill="FFFFFF"/>
        </w:rPr>
        <w:t>12</w:t>
      </w:r>
      <w:r w:rsidR="008104F1" w:rsidRPr="00BC6579">
        <w:rPr>
          <w:color w:val="2A2B2E"/>
          <w:sz w:val="23"/>
          <w:szCs w:val="23"/>
          <w:shd w:val="clear" w:color="auto" w:fill="FFFFFF"/>
        </w:rPr>
        <w:t>个症状出现在</w:t>
      </w:r>
      <w:r w:rsidR="008104F1" w:rsidRPr="00BC6579">
        <w:rPr>
          <w:color w:val="2A2B2E"/>
          <w:sz w:val="23"/>
          <w:szCs w:val="23"/>
          <w:shd w:val="clear" w:color="auto" w:fill="FFFFFF"/>
        </w:rPr>
        <w:t>2</w:t>
      </w:r>
      <w:r w:rsidR="008104F1" w:rsidRPr="00BC6579">
        <w:rPr>
          <w:color w:val="2A2B2E"/>
          <w:sz w:val="23"/>
          <w:szCs w:val="23"/>
          <w:shd w:val="clear" w:color="auto" w:fill="FFFFFF"/>
        </w:rPr>
        <w:t>个量表当中，占比</w:t>
      </w:r>
      <w:r w:rsidR="008A72AC">
        <w:rPr>
          <w:rFonts w:hint="eastAsia"/>
          <w:color w:val="2A2B2E"/>
          <w:sz w:val="23"/>
          <w:szCs w:val="23"/>
          <w:shd w:val="clear" w:color="auto" w:fill="FFFFFF"/>
        </w:rPr>
        <w:t>为</w:t>
      </w:r>
      <w:r w:rsidR="008A72AC">
        <w:rPr>
          <w:rFonts w:hint="eastAsia"/>
          <w:color w:val="2A2B2E"/>
          <w:sz w:val="23"/>
          <w:szCs w:val="23"/>
          <w:shd w:val="clear" w:color="auto" w:fill="FFFFFF"/>
        </w:rPr>
        <w:t>1</w:t>
      </w:r>
      <w:r w:rsidR="008A72AC">
        <w:rPr>
          <w:color w:val="2A2B2E"/>
          <w:sz w:val="23"/>
          <w:szCs w:val="23"/>
          <w:shd w:val="clear" w:color="auto" w:fill="FFFFFF"/>
        </w:rPr>
        <w:t xml:space="preserve">2/86 = </w:t>
      </w:r>
      <w:r w:rsidR="008104F1" w:rsidRPr="00BC6579">
        <w:rPr>
          <w:color w:val="2A2B2E"/>
          <w:sz w:val="23"/>
          <w:szCs w:val="23"/>
          <w:shd w:val="clear" w:color="auto" w:fill="FFFFFF"/>
        </w:rPr>
        <w:t>13.95%</w:t>
      </w:r>
      <w:r w:rsidR="008104F1" w:rsidRPr="00BC6579">
        <w:rPr>
          <w:color w:val="2A2B2E"/>
          <w:sz w:val="23"/>
          <w:szCs w:val="23"/>
          <w:shd w:val="clear" w:color="auto" w:fill="FFFFFF"/>
        </w:rPr>
        <w:t>。</w:t>
      </w:r>
    </w:p>
    <w:p w14:paraId="37CE79F2" w14:textId="77777777" w:rsidR="00301A4E" w:rsidRDefault="00301A4E" w:rsidP="008D2FF9">
      <w:pPr>
        <w:spacing w:line="360" w:lineRule="auto"/>
        <w:rPr>
          <w:color w:val="2A2B2E"/>
          <w:sz w:val="23"/>
          <w:szCs w:val="23"/>
          <w:shd w:val="clear" w:color="auto" w:fill="FFFFFF"/>
        </w:rPr>
        <w:sectPr w:rsidR="00301A4E" w:rsidSect="00301A4E">
          <w:pgSz w:w="11906" w:h="16838"/>
          <w:pgMar w:top="1440" w:right="1797" w:bottom="1440" w:left="1797" w:header="851" w:footer="992" w:gutter="0"/>
          <w:cols w:space="425"/>
          <w:docGrid w:linePitch="381"/>
        </w:sectPr>
      </w:pPr>
    </w:p>
    <w:p w14:paraId="0728FBAE" w14:textId="57B2F045" w:rsidR="00301A4E" w:rsidRDefault="008D2FF9" w:rsidP="008D2FF9">
      <w:pPr>
        <w:spacing w:line="360" w:lineRule="auto"/>
        <w:rPr>
          <w:color w:val="2A2B2E"/>
          <w:sz w:val="23"/>
          <w:szCs w:val="23"/>
          <w:shd w:val="clear" w:color="auto" w:fill="FFFFFF"/>
        </w:rPr>
      </w:pPr>
      <w:r>
        <w:rPr>
          <w:noProof/>
        </w:rPr>
        <w:lastRenderedPageBreak/>
        <w:drawing>
          <wp:inline distT="0" distB="0" distL="0" distR="0" wp14:anchorId="2DA7F487" wp14:editId="0EB52E03">
            <wp:extent cx="10181345" cy="18101152"/>
            <wp:effectExtent l="0" t="0" r="0" b="0"/>
            <wp:docPr id="20480593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248743" cy="18220976"/>
                    </a:xfrm>
                    <a:prstGeom prst="rect">
                      <a:avLst/>
                    </a:prstGeom>
                    <a:noFill/>
                    <a:ln>
                      <a:noFill/>
                    </a:ln>
                  </pic:spPr>
                </pic:pic>
              </a:graphicData>
            </a:graphic>
          </wp:inline>
        </w:drawing>
      </w:r>
      <w:r>
        <w:rPr>
          <w:rFonts w:hint="eastAsia"/>
          <w:color w:val="2A2B2E"/>
          <w:sz w:val="23"/>
          <w:szCs w:val="23"/>
          <w:shd w:val="clear" w:color="auto" w:fill="FFFFFF"/>
        </w:rPr>
        <w:t>7</w:t>
      </w:r>
      <w:r w:rsidR="00301A4E">
        <w:rPr>
          <w:color w:val="2A2B2E"/>
          <w:sz w:val="23"/>
          <w:szCs w:val="23"/>
          <w:shd w:val="clear" w:color="auto" w:fill="FFFFFF"/>
        </w:rPr>
        <w:br w:type="page"/>
      </w:r>
    </w:p>
    <w:p w14:paraId="3FC990CC" w14:textId="77777777" w:rsidR="008104F1" w:rsidRDefault="008104F1" w:rsidP="00477DDF">
      <w:pPr>
        <w:spacing w:line="360" w:lineRule="auto"/>
        <w:ind w:firstLineChars="200" w:firstLine="460"/>
        <w:rPr>
          <w:color w:val="2A2B2E"/>
          <w:sz w:val="23"/>
          <w:szCs w:val="23"/>
          <w:shd w:val="clear" w:color="auto" w:fill="FFFFFF"/>
        </w:rPr>
        <w:sectPr w:rsidR="008104F1" w:rsidSect="008D2FF9">
          <w:pgSz w:w="17106" w:h="28883" w:orient="landscape" w:code="3"/>
          <w:pgMar w:top="0" w:right="0" w:bottom="0" w:left="0" w:header="851" w:footer="992" w:gutter="0"/>
          <w:cols w:space="425"/>
          <w:docGrid w:linePitch="381"/>
        </w:sectPr>
      </w:pPr>
    </w:p>
    <w:p w14:paraId="4A4BEF9E" w14:textId="77777777" w:rsidR="008104F1" w:rsidRDefault="008104F1" w:rsidP="00477DDF">
      <w:pPr>
        <w:spacing w:line="360" w:lineRule="auto"/>
        <w:rPr>
          <w:color w:val="2A2B2E"/>
          <w:sz w:val="23"/>
          <w:szCs w:val="23"/>
          <w:shd w:val="clear" w:color="auto" w:fill="FFFFFF"/>
        </w:rPr>
      </w:pPr>
    </w:p>
    <w:p w14:paraId="5E345D15" w14:textId="00B79863" w:rsidR="008104F1" w:rsidRDefault="008104F1" w:rsidP="00BD6CEE">
      <w:pPr>
        <w:spacing w:line="360" w:lineRule="auto"/>
        <w:ind w:firstLineChars="900" w:firstLine="2070"/>
        <w:rPr>
          <w:color w:val="2A2B2E"/>
          <w:sz w:val="23"/>
          <w:szCs w:val="23"/>
          <w:shd w:val="clear" w:color="auto" w:fill="FFFFFF"/>
        </w:rPr>
      </w:pPr>
      <w:r w:rsidRPr="00B3345B">
        <w:rPr>
          <w:color w:val="2A2B2E"/>
          <w:sz w:val="23"/>
          <w:szCs w:val="23"/>
          <w:highlight w:val="yellow"/>
          <w:shd w:val="clear" w:color="auto" w:fill="FFFFFF"/>
        </w:rPr>
        <w:t xml:space="preserve">Table </w:t>
      </w:r>
      <w:r w:rsidR="006D519D">
        <w:rPr>
          <w:color w:val="2A2B2E"/>
          <w:sz w:val="23"/>
          <w:szCs w:val="23"/>
          <w:shd w:val="clear" w:color="auto" w:fill="FFFFFF"/>
        </w:rPr>
        <w:t>3</w:t>
      </w:r>
      <w:bookmarkStart w:id="38" w:name="OLE_LINK7"/>
      <w:r>
        <w:rPr>
          <w:rFonts w:hint="eastAsia"/>
          <w:color w:val="2A2B2E"/>
          <w:sz w:val="23"/>
          <w:szCs w:val="23"/>
          <w:shd w:val="clear" w:color="auto" w:fill="FFFFFF"/>
        </w:rPr>
        <w:t xml:space="preserve"> </w:t>
      </w:r>
      <w:bookmarkEnd w:id="38"/>
      <w:r w:rsidR="00BD6CEE" w:rsidRPr="00BC6579">
        <w:rPr>
          <w:color w:val="2A2B2E"/>
          <w:sz w:val="23"/>
          <w:szCs w:val="23"/>
          <w:shd w:val="clear" w:color="auto" w:fill="FFFFFF"/>
        </w:rPr>
        <w:t>症状出现在量表中的比例</w:t>
      </w:r>
    </w:p>
    <w:tbl>
      <w:tblPr>
        <w:tblStyle w:val="TableGrid"/>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8104F1" w14:paraId="33607D86" w14:textId="77777777" w:rsidTr="00AC4DB1">
        <w:tc>
          <w:tcPr>
            <w:tcW w:w="2765" w:type="dxa"/>
            <w:tcBorders>
              <w:top w:val="single" w:sz="12" w:space="0" w:color="auto"/>
              <w:bottom w:val="single" w:sz="12" w:space="0" w:color="auto"/>
            </w:tcBorders>
          </w:tcPr>
          <w:p w14:paraId="19E3E2EC" w14:textId="77777777" w:rsidR="008104F1" w:rsidRDefault="008104F1" w:rsidP="00477DDF">
            <w:pPr>
              <w:pStyle w:val="tgt"/>
              <w:spacing w:line="360" w:lineRule="auto"/>
              <w:ind w:firstLineChars="400" w:firstLine="920"/>
              <w:rPr>
                <w:rFonts w:ascii="Times New Roman" w:hAnsi="Times New Roman" w:cs="Times New Roman"/>
                <w:color w:val="2A2B2E"/>
                <w:sz w:val="23"/>
                <w:szCs w:val="23"/>
                <w:shd w:val="clear" w:color="auto" w:fill="FFFFFF"/>
              </w:rPr>
            </w:pPr>
            <w:r w:rsidRPr="00EE211A">
              <w:rPr>
                <w:rFonts w:ascii="Times New Roman" w:hAnsi="Times New Roman" w:cs="Times New Roman"/>
                <w:color w:val="2A2B2E"/>
                <w:sz w:val="23"/>
                <w:szCs w:val="23"/>
                <w:shd w:val="clear" w:color="auto" w:fill="FFFFFF"/>
              </w:rPr>
              <w:t>Symptoms</w:t>
            </w:r>
          </w:p>
        </w:tc>
        <w:tc>
          <w:tcPr>
            <w:tcW w:w="2765" w:type="dxa"/>
            <w:tcBorders>
              <w:top w:val="single" w:sz="12" w:space="0" w:color="auto"/>
              <w:bottom w:val="single" w:sz="12" w:space="0" w:color="auto"/>
            </w:tcBorders>
          </w:tcPr>
          <w:p w14:paraId="5685279D" w14:textId="77777777" w:rsidR="008104F1" w:rsidRDefault="008104F1" w:rsidP="00477DDF">
            <w:pPr>
              <w:pStyle w:val="tgt"/>
              <w:spacing w:line="360" w:lineRule="auto"/>
              <w:ind w:firstLineChars="400" w:firstLine="920"/>
              <w:rPr>
                <w:rFonts w:ascii="Times New Roman" w:hAnsi="Times New Roman" w:cs="Times New Roman"/>
                <w:color w:val="2A2B2E"/>
                <w:sz w:val="23"/>
                <w:szCs w:val="23"/>
                <w:shd w:val="clear" w:color="auto" w:fill="FFFFFF"/>
              </w:rPr>
            </w:pPr>
            <w:r w:rsidRPr="00EE211A">
              <w:rPr>
                <w:rFonts w:ascii="Times New Roman" w:hAnsi="Times New Roman" w:cs="Times New Roman"/>
                <w:color w:val="2A2B2E"/>
                <w:sz w:val="23"/>
                <w:szCs w:val="23"/>
                <w:shd w:val="clear" w:color="auto" w:fill="FFFFFF"/>
              </w:rPr>
              <w:t>Scales</w:t>
            </w:r>
          </w:p>
        </w:tc>
        <w:tc>
          <w:tcPr>
            <w:tcW w:w="2766" w:type="dxa"/>
            <w:tcBorders>
              <w:top w:val="single" w:sz="12" w:space="0" w:color="auto"/>
              <w:bottom w:val="single" w:sz="12" w:space="0" w:color="auto"/>
            </w:tcBorders>
          </w:tcPr>
          <w:p w14:paraId="4D4D8E7F" w14:textId="77777777" w:rsidR="008104F1" w:rsidRDefault="008104F1" w:rsidP="00477DDF">
            <w:pPr>
              <w:pStyle w:val="tgt"/>
              <w:spacing w:line="360" w:lineRule="auto"/>
              <w:ind w:firstLineChars="500" w:firstLine="1150"/>
              <w:rPr>
                <w:rFonts w:ascii="Times New Roman" w:hAnsi="Times New Roman" w:cs="Times New Roman"/>
                <w:color w:val="2A2B2E"/>
                <w:sz w:val="23"/>
                <w:szCs w:val="23"/>
                <w:shd w:val="clear" w:color="auto" w:fill="FFFFFF"/>
              </w:rPr>
            </w:pPr>
            <w:r w:rsidRPr="00EE211A">
              <w:rPr>
                <w:rFonts w:ascii="Times New Roman" w:hAnsi="Times New Roman" w:cs="Times New Roman"/>
                <w:color w:val="2A2B2E"/>
                <w:sz w:val="23"/>
                <w:szCs w:val="23"/>
                <w:shd w:val="clear" w:color="auto" w:fill="FFFFFF"/>
              </w:rPr>
              <w:t>%</w:t>
            </w:r>
          </w:p>
        </w:tc>
      </w:tr>
      <w:tr w:rsidR="00E6051F" w14:paraId="391A191B" w14:textId="77777777" w:rsidTr="00B95200">
        <w:tc>
          <w:tcPr>
            <w:tcW w:w="2765" w:type="dxa"/>
            <w:tcBorders>
              <w:top w:val="single" w:sz="12" w:space="0" w:color="auto"/>
            </w:tcBorders>
            <w:vAlign w:val="center"/>
          </w:tcPr>
          <w:p w14:paraId="17BC39ED" w14:textId="1E151509" w:rsidR="00E6051F" w:rsidRDefault="00E6051F" w:rsidP="008D2FF9">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20</w:t>
            </w:r>
          </w:p>
        </w:tc>
        <w:tc>
          <w:tcPr>
            <w:tcW w:w="2765" w:type="dxa"/>
            <w:tcBorders>
              <w:top w:val="single" w:sz="12" w:space="0" w:color="auto"/>
            </w:tcBorders>
            <w:vAlign w:val="center"/>
          </w:tcPr>
          <w:p w14:paraId="2B06EE13" w14:textId="042BCED2"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1</w:t>
            </w:r>
          </w:p>
        </w:tc>
        <w:tc>
          <w:tcPr>
            <w:tcW w:w="2766" w:type="dxa"/>
            <w:tcBorders>
              <w:top w:val="single" w:sz="12" w:space="0" w:color="auto"/>
            </w:tcBorders>
          </w:tcPr>
          <w:p w14:paraId="43E8127D" w14:textId="77777777" w:rsidR="00E6051F" w:rsidRDefault="00E6051F" w:rsidP="008D2FF9">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23.26</w:t>
            </w:r>
          </w:p>
        </w:tc>
      </w:tr>
      <w:tr w:rsidR="00E6051F" w14:paraId="29B595B1" w14:textId="77777777" w:rsidTr="00B95200">
        <w:tc>
          <w:tcPr>
            <w:tcW w:w="2765" w:type="dxa"/>
            <w:vAlign w:val="center"/>
          </w:tcPr>
          <w:p w14:paraId="3941F687" w14:textId="627003A6"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12</w:t>
            </w:r>
          </w:p>
        </w:tc>
        <w:tc>
          <w:tcPr>
            <w:tcW w:w="2765" w:type="dxa"/>
            <w:vAlign w:val="center"/>
          </w:tcPr>
          <w:p w14:paraId="329B6B17" w14:textId="5A45F487"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2</w:t>
            </w:r>
          </w:p>
        </w:tc>
        <w:tc>
          <w:tcPr>
            <w:tcW w:w="2766" w:type="dxa"/>
          </w:tcPr>
          <w:p w14:paraId="0F68273A" w14:textId="77777777"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13.95</w:t>
            </w:r>
          </w:p>
        </w:tc>
      </w:tr>
      <w:tr w:rsidR="00E6051F" w14:paraId="3154D041" w14:textId="77777777" w:rsidTr="00B95200">
        <w:tc>
          <w:tcPr>
            <w:tcW w:w="2765" w:type="dxa"/>
            <w:vAlign w:val="center"/>
          </w:tcPr>
          <w:p w14:paraId="363C74ED" w14:textId="4B07E48D"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7</w:t>
            </w:r>
          </w:p>
        </w:tc>
        <w:tc>
          <w:tcPr>
            <w:tcW w:w="2765" w:type="dxa"/>
            <w:vAlign w:val="center"/>
          </w:tcPr>
          <w:p w14:paraId="485E88D4" w14:textId="70D9CC2B"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3</w:t>
            </w:r>
          </w:p>
        </w:tc>
        <w:tc>
          <w:tcPr>
            <w:tcW w:w="2766" w:type="dxa"/>
          </w:tcPr>
          <w:p w14:paraId="6DB419F5" w14:textId="77777777"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8</w:t>
            </w:r>
            <w:r>
              <w:rPr>
                <w:rFonts w:ascii="Times New Roman" w:hAnsi="Times New Roman" w:cs="Times New Roman"/>
                <w:color w:val="2A2B2E"/>
                <w:sz w:val="23"/>
                <w:szCs w:val="23"/>
                <w:shd w:val="clear" w:color="auto" w:fill="FFFFFF"/>
              </w:rPr>
              <w:t>.14</w:t>
            </w:r>
          </w:p>
        </w:tc>
      </w:tr>
      <w:tr w:rsidR="00E6051F" w14:paraId="0712171A" w14:textId="77777777" w:rsidTr="00B95200">
        <w:tc>
          <w:tcPr>
            <w:tcW w:w="2765" w:type="dxa"/>
            <w:vAlign w:val="center"/>
          </w:tcPr>
          <w:p w14:paraId="1DC61805" w14:textId="5C5191E9"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6</w:t>
            </w:r>
          </w:p>
        </w:tc>
        <w:tc>
          <w:tcPr>
            <w:tcW w:w="2765" w:type="dxa"/>
            <w:vAlign w:val="center"/>
          </w:tcPr>
          <w:p w14:paraId="53943974" w14:textId="6C8EC131"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4</w:t>
            </w:r>
          </w:p>
        </w:tc>
        <w:tc>
          <w:tcPr>
            <w:tcW w:w="2766" w:type="dxa"/>
          </w:tcPr>
          <w:p w14:paraId="786CF579" w14:textId="77777777"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6.98</w:t>
            </w:r>
          </w:p>
        </w:tc>
      </w:tr>
      <w:tr w:rsidR="00E6051F" w14:paraId="5F59B03E" w14:textId="77777777" w:rsidTr="00B95200">
        <w:tc>
          <w:tcPr>
            <w:tcW w:w="2765" w:type="dxa"/>
            <w:vAlign w:val="center"/>
          </w:tcPr>
          <w:p w14:paraId="5C0CE289" w14:textId="78FC4D6F"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4</w:t>
            </w:r>
          </w:p>
        </w:tc>
        <w:tc>
          <w:tcPr>
            <w:tcW w:w="2765" w:type="dxa"/>
            <w:vAlign w:val="center"/>
          </w:tcPr>
          <w:p w14:paraId="755B9468" w14:textId="15B77D40"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5</w:t>
            </w:r>
          </w:p>
        </w:tc>
        <w:tc>
          <w:tcPr>
            <w:tcW w:w="2766" w:type="dxa"/>
          </w:tcPr>
          <w:p w14:paraId="55595689" w14:textId="77777777"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r>
              <w:rPr>
                <w:rFonts w:ascii="Times New Roman" w:hAnsi="Times New Roman" w:cs="Times New Roman"/>
                <w:color w:val="2A2B2E"/>
                <w:sz w:val="23"/>
                <w:szCs w:val="23"/>
                <w:shd w:val="clear" w:color="auto" w:fill="FFFFFF"/>
              </w:rPr>
              <w:t>.65</w:t>
            </w:r>
          </w:p>
        </w:tc>
      </w:tr>
      <w:tr w:rsidR="00E6051F" w14:paraId="28B224FA" w14:textId="77777777" w:rsidTr="00B95200">
        <w:tc>
          <w:tcPr>
            <w:tcW w:w="2765" w:type="dxa"/>
            <w:vAlign w:val="center"/>
          </w:tcPr>
          <w:p w14:paraId="0ECB18A3" w14:textId="11FC0F1E"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9</w:t>
            </w:r>
          </w:p>
        </w:tc>
        <w:tc>
          <w:tcPr>
            <w:tcW w:w="2765" w:type="dxa"/>
            <w:vAlign w:val="center"/>
          </w:tcPr>
          <w:p w14:paraId="207CDE16" w14:textId="0C15B006"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6</w:t>
            </w:r>
          </w:p>
        </w:tc>
        <w:tc>
          <w:tcPr>
            <w:tcW w:w="2766" w:type="dxa"/>
          </w:tcPr>
          <w:p w14:paraId="7160C6A9" w14:textId="77777777"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0.47</w:t>
            </w:r>
          </w:p>
        </w:tc>
      </w:tr>
      <w:tr w:rsidR="00E6051F" w14:paraId="092B5CDC" w14:textId="77777777" w:rsidTr="00B95200">
        <w:tc>
          <w:tcPr>
            <w:tcW w:w="2765" w:type="dxa"/>
            <w:vAlign w:val="center"/>
          </w:tcPr>
          <w:p w14:paraId="55414DBB" w14:textId="6872F200"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4</w:t>
            </w:r>
          </w:p>
        </w:tc>
        <w:tc>
          <w:tcPr>
            <w:tcW w:w="2765" w:type="dxa"/>
            <w:vAlign w:val="center"/>
          </w:tcPr>
          <w:p w14:paraId="454FE0A4" w14:textId="47197D4B"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7</w:t>
            </w:r>
          </w:p>
        </w:tc>
        <w:tc>
          <w:tcPr>
            <w:tcW w:w="2766" w:type="dxa"/>
          </w:tcPr>
          <w:p w14:paraId="2469C806" w14:textId="77777777"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r>
              <w:rPr>
                <w:rFonts w:ascii="Times New Roman" w:hAnsi="Times New Roman" w:cs="Times New Roman"/>
                <w:color w:val="2A2B2E"/>
                <w:sz w:val="23"/>
                <w:szCs w:val="23"/>
                <w:shd w:val="clear" w:color="auto" w:fill="FFFFFF"/>
              </w:rPr>
              <w:t>.65</w:t>
            </w:r>
          </w:p>
        </w:tc>
      </w:tr>
      <w:tr w:rsidR="00E6051F" w14:paraId="3320E3CD" w14:textId="77777777" w:rsidTr="00B95200">
        <w:tc>
          <w:tcPr>
            <w:tcW w:w="2765" w:type="dxa"/>
            <w:vAlign w:val="center"/>
          </w:tcPr>
          <w:p w14:paraId="5F960CC2" w14:textId="4653859E"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4</w:t>
            </w:r>
          </w:p>
        </w:tc>
        <w:tc>
          <w:tcPr>
            <w:tcW w:w="2765" w:type="dxa"/>
            <w:vAlign w:val="center"/>
          </w:tcPr>
          <w:p w14:paraId="1A744818" w14:textId="6E02381A"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8</w:t>
            </w:r>
          </w:p>
        </w:tc>
        <w:tc>
          <w:tcPr>
            <w:tcW w:w="2766" w:type="dxa"/>
          </w:tcPr>
          <w:p w14:paraId="79FE7D7B" w14:textId="77777777"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r>
              <w:rPr>
                <w:rFonts w:ascii="Times New Roman" w:hAnsi="Times New Roman" w:cs="Times New Roman"/>
                <w:color w:val="2A2B2E"/>
                <w:sz w:val="23"/>
                <w:szCs w:val="23"/>
                <w:shd w:val="clear" w:color="auto" w:fill="FFFFFF"/>
              </w:rPr>
              <w:t>.65</w:t>
            </w:r>
          </w:p>
        </w:tc>
      </w:tr>
      <w:tr w:rsidR="00E6051F" w14:paraId="6F5F4818" w14:textId="77777777" w:rsidTr="00B95200">
        <w:tc>
          <w:tcPr>
            <w:tcW w:w="2765" w:type="dxa"/>
            <w:vAlign w:val="center"/>
          </w:tcPr>
          <w:p w14:paraId="0FCFFCBA" w14:textId="01A1D162"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2</w:t>
            </w:r>
          </w:p>
        </w:tc>
        <w:tc>
          <w:tcPr>
            <w:tcW w:w="2765" w:type="dxa"/>
            <w:vAlign w:val="center"/>
          </w:tcPr>
          <w:p w14:paraId="391F2976" w14:textId="39BC64C0"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9</w:t>
            </w:r>
          </w:p>
        </w:tc>
        <w:tc>
          <w:tcPr>
            <w:tcW w:w="2766" w:type="dxa"/>
          </w:tcPr>
          <w:p w14:paraId="7B866F0D" w14:textId="77777777"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.33</w:t>
            </w:r>
          </w:p>
        </w:tc>
      </w:tr>
      <w:tr w:rsidR="00E6051F" w14:paraId="7CDD8FC6" w14:textId="77777777" w:rsidTr="00B95200">
        <w:tc>
          <w:tcPr>
            <w:tcW w:w="2765" w:type="dxa"/>
            <w:vAlign w:val="center"/>
          </w:tcPr>
          <w:p w14:paraId="355DC305" w14:textId="351A0967"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5</w:t>
            </w:r>
          </w:p>
        </w:tc>
        <w:tc>
          <w:tcPr>
            <w:tcW w:w="2765" w:type="dxa"/>
            <w:vAlign w:val="center"/>
          </w:tcPr>
          <w:p w14:paraId="690F6BDC" w14:textId="2BCBEE5A"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11</w:t>
            </w:r>
          </w:p>
        </w:tc>
        <w:tc>
          <w:tcPr>
            <w:tcW w:w="2766" w:type="dxa"/>
          </w:tcPr>
          <w:p w14:paraId="0FA9B6FC" w14:textId="77777777"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.81</w:t>
            </w:r>
          </w:p>
        </w:tc>
      </w:tr>
      <w:tr w:rsidR="00E6051F" w14:paraId="1BF57EC5" w14:textId="77777777" w:rsidTr="00B95200">
        <w:tc>
          <w:tcPr>
            <w:tcW w:w="2765" w:type="dxa"/>
            <w:vAlign w:val="center"/>
          </w:tcPr>
          <w:p w14:paraId="5AE1A1E7" w14:textId="46C53D1B"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3</w:t>
            </w:r>
          </w:p>
        </w:tc>
        <w:tc>
          <w:tcPr>
            <w:tcW w:w="2765" w:type="dxa"/>
            <w:vAlign w:val="center"/>
          </w:tcPr>
          <w:p w14:paraId="1D0D083E" w14:textId="5C2B84E7"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12</w:t>
            </w:r>
          </w:p>
        </w:tc>
        <w:tc>
          <w:tcPr>
            <w:tcW w:w="2766" w:type="dxa"/>
          </w:tcPr>
          <w:p w14:paraId="1801E687" w14:textId="77777777"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3</w:t>
            </w:r>
            <w:r>
              <w:rPr>
                <w:rFonts w:ascii="Times New Roman" w:hAnsi="Times New Roman" w:cs="Times New Roman"/>
                <w:color w:val="2A2B2E"/>
                <w:sz w:val="23"/>
                <w:szCs w:val="23"/>
                <w:shd w:val="clear" w:color="auto" w:fill="FFFFFF"/>
              </w:rPr>
              <w:t>.49</w:t>
            </w:r>
          </w:p>
        </w:tc>
      </w:tr>
      <w:tr w:rsidR="00E6051F" w14:paraId="4AD1B780" w14:textId="77777777" w:rsidTr="00B95200">
        <w:tc>
          <w:tcPr>
            <w:tcW w:w="2765" w:type="dxa"/>
            <w:vAlign w:val="center"/>
          </w:tcPr>
          <w:p w14:paraId="340D081C" w14:textId="26FE4785"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2</w:t>
            </w:r>
          </w:p>
        </w:tc>
        <w:tc>
          <w:tcPr>
            <w:tcW w:w="2765" w:type="dxa"/>
            <w:vAlign w:val="center"/>
          </w:tcPr>
          <w:p w14:paraId="72FCEB04" w14:textId="040F47DD"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13</w:t>
            </w:r>
          </w:p>
        </w:tc>
        <w:tc>
          <w:tcPr>
            <w:tcW w:w="2766" w:type="dxa"/>
          </w:tcPr>
          <w:p w14:paraId="6BD0F847" w14:textId="7E013E01"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.33</w:t>
            </w:r>
          </w:p>
        </w:tc>
      </w:tr>
      <w:tr w:rsidR="00E6051F" w14:paraId="752C38F1" w14:textId="77777777" w:rsidTr="00B95200">
        <w:tc>
          <w:tcPr>
            <w:tcW w:w="2765" w:type="dxa"/>
            <w:vAlign w:val="center"/>
          </w:tcPr>
          <w:p w14:paraId="6A797F24" w14:textId="1F21D7BD"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3</w:t>
            </w:r>
          </w:p>
        </w:tc>
        <w:tc>
          <w:tcPr>
            <w:tcW w:w="2765" w:type="dxa"/>
            <w:vAlign w:val="center"/>
          </w:tcPr>
          <w:p w14:paraId="520F7985" w14:textId="3A19012C"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14</w:t>
            </w:r>
          </w:p>
        </w:tc>
        <w:tc>
          <w:tcPr>
            <w:tcW w:w="2766" w:type="dxa"/>
          </w:tcPr>
          <w:p w14:paraId="36B5BD4E" w14:textId="09ACCE4A"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3</w:t>
            </w:r>
            <w:r>
              <w:rPr>
                <w:rFonts w:ascii="Times New Roman" w:hAnsi="Times New Roman" w:cs="Times New Roman"/>
                <w:color w:val="2A2B2E"/>
                <w:sz w:val="23"/>
                <w:szCs w:val="23"/>
                <w:shd w:val="clear" w:color="auto" w:fill="FFFFFF"/>
              </w:rPr>
              <w:t>.49</w:t>
            </w:r>
          </w:p>
        </w:tc>
      </w:tr>
      <w:tr w:rsidR="00E6051F" w14:paraId="32C862BE" w14:textId="77777777" w:rsidTr="00B95200">
        <w:tc>
          <w:tcPr>
            <w:tcW w:w="2765" w:type="dxa"/>
            <w:vAlign w:val="center"/>
          </w:tcPr>
          <w:p w14:paraId="3C916D10" w14:textId="69910633"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2</w:t>
            </w:r>
          </w:p>
        </w:tc>
        <w:tc>
          <w:tcPr>
            <w:tcW w:w="2765" w:type="dxa"/>
            <w:vAlign w:val="center"/>
          </w:tcPr>
          <w:p w14:paraId="3211CDDD" w14:textId="27E554DE"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15</w:t>
            </w:r>
          </w:p>
        </w:tc>
        <w:tc>
          <w:tcPr>
            <w:tcW w:w="2766" w:type="dxa"/>
          </w:tcPr>
          <w:p w14:paraId="701362F6" w14:textId="77777777"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.33</w:t>
            </w:r>
          </w:p>
        </w:tc>
      </w:tr>
      <w:tr w:rsidR="00E6051F" w14:paraId="79FC1A83" w14:textId="77777777" w:rsidTr="00B95200">
        <w:tc>
          <w:tcPr>
            <w:tcW w:w="2765" w:type="dxa"/>
            <w:vAlign w:val="center"/>
          </w:tcPr>
          <w:p w14:paraId="4C80D1BD" w14:textId="6D160697"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1</w:t>
            </w:r>
          </w:p>
        </w:tc>
        <w:tc>
          <w:tcPr>
            <w:tcW w:w="2765" w:type="dxa"/>
            <w:vAlign w:val="center"/>
          </w:tcPr>
          <w:p w14:paraId="04FB1AC7" w14:textId="1E7648F8"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16</w:t>
            </w:r>
          </w:p>
        </w:tc>
        <w:tc>
          <w:tcPr>
            <w:tcW w:w="2766" w:type="dxa"/>
          </w:tcPr>
          <w:p w14:paraId="303EF2F9" w14:textId="77777777"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.16</w:t>
            </w:r>
          </w:p>
        </w:tc>
      </w:tr>
      <w:tr w:rsidR="00E6051F" w14:paraId="0737B244" w14:textId="77777777" w:rsidTr="00B95200">
        <w:tc>
          <w:tcPr>
            <w:tcW w:w="2765" w:type="dxa"/>
            <w:vAlign w:val="center"/>
          </w:tcPr>
          <w:p w14:paraId="57920E8C" w14:textId="21F5D757"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1</w:t>
            </w:r>
          </w:p>
        </w:tc>
        <w:tc>
          <w:tcPr>
            <w:tcW w:w="2765" w:type="dxa"/>
            <w:vAlign w:val="center"/>
          </w:tcPr>
          <w:p w14:paraId="1944ED8C" w14:textId="59D7FAEA"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18</w:t>
            </w:r>
          </w:p>
        </w:tc>
        <w:tc>
          <w:tcPr>
            <w:tcW w:w="2766" w:type="dxa"/>
          </w:tcPr>
          <w:p w14:paraId="0459E1CA" w14:textId="77777777"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.16</w:t>
            </w:r>
          </w:p>
        </w:tc>
      </w:tr>
      <w:tr w:rsidR="00E6051F" w14:paraId="7A55C98A" w14:textId="77777777" w:rsidTr="00B95200">
        <w:tc>
          <w:tcPr>
            <w:tcW w:w="2765" w:type="dxa"/>
            <w:vAlign w:val="center"/>
          </w:tcPr>
          <w:p w14:paraId="7EBE90CC" w14:textId="589D1646"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1</w:t>
            </w:r>
          </w:p>
        </w:tc>
        <w:tc>
          <w:tcPr>
            <w:tcW w:w="2765" w:type="dxa"/>
            <w:vAlign w:val="center"/>
          </w:tcPr>
          <w:p w14:paraId="6FC5E7DB" w14:textId="2064B53E"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22</w:t>
            </w:r>
          </w:p>
        </w:tc>
        <w:tc>
          <w:tcPr>
            <w:tcW w:w="2766" w:type="dxa"/>
          </w:tcPr>
          <w:p w14:paraId="165C9F3E" w14:textId="77777777"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.16</w:t>
            </w:r>
          </w:p>
        </w:tc>
      </w:tr>
    </w:tbl>
    <w:p w14:paraId="48219FEE" w14:textId="0FD8311F" w:rsidR="008104F1" w:rsidRDefault="000334B8" w:rsidP="00477DDF">
      <w:pPr>
        <w:pStyle w:val="tgt"/>
        <w:shd w:val="clear" w:color="auto" w:fill="FCFDFE"/>
        <w:spacing w:line="360" w:lineRule="auto"/>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 xml:space="preserve">3.3 </w:t>
      </w:r>
      <w:r>
        <w:rPr>
          <w:rFonts w:ascii="Times New Roman" w:hAnsi="Times New Roman" w:cs="Times New Roman" w:hint="eastAsia"/>
          <w:color w:val="2A2B2E"/>
          <w:sz w:val="23"/>
          <w:szCs w:val="23"/>
          <w:shd w:val="clear" w:color="auto" w:fill="FFFFFF"/>
        </w:rPr>
        <w:t>各量表中症状数量的分析</w:t>
      </w:r>
    </w:p>
    <w:p w14:paraId="26801145" w14:textId="20FCE05A" w:rsidR="006D519D" w:rsidRDefault="008104F1" w:rsidP="006D519D">
      <w:pPr>
        <w:pStyle w:val="tgt"/>
        <w:shd w:val="clear" w:color="auto" w:fill="FCFDFE"/>
        <w:spacing w:line="360" w:lineRule="auto"/>
        <w:ind w:firstLineChars="200" w:firstLine="460"/>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表</w:t>
      </w:r>
      <w:r w:rsidR="006D519D">
        <w:rPr>
          <w:rFonts w:ascii="Times New Roman" w:hAnsi="Times New Roman" w:cs="Times New Roman"/>
          <w:color w:val="2A2B2E"/>
          <w:sz w:val="23"/>
          <w:szCs w:val="23"/>
          <w:shd w:val="clear" w:color="auto" w:fill="FFFFFF"/>
        </w:rPr>
        <w:t>4</w:t>
      </w:r>
      <w:r>
        <w:rPr>
          <w:rFonts w:ascii="Times New Roman" w:hAnsi="Times New Roman" w:cs="Times New Roman" w:hint="eastAsia"/>
          <w:color w:val="2A2B2E"/>
          <w:sz w:val="23"/>
          <w:szCs w:val="23"/>
          <w:shd w:val="clear" w:color="auto" w:fill="FFFFFF"/>
        </w:rPr>
        <w:t>总结了每个</w:t>
      </w:r>
      <w:bookmarkStart w:id="39" w:name="OLE_LINK5"/>
      <w:r>
        <w:rPr>
          <w:rFonts w:ascii="Times New Roman" w:hAnsi="Times New Roman" w:cs="Times New Roman" w:hint="eastAsia"/>
          <w:color w:val="2A2B2E"/>
          <w:sz w:val="23"/>
          <w:szCs w:val="23"/>
          <w:shd w:val="clear" w:color="auto" w:fill="FFFFFF"/>
        </w:rPr>
        <w:t>量表中包含了症状的数量</w:t>
      </w:r>
      <w:bookmarkEnd w:id="39"/>
      <w:r>
        <w:rPr>
          <w:rFonts w:ascii="Times New Roman" w:hAnsi="Times New Roman" w:cs="Times New Roman" w:hint="eastAsia"/>
          <w:color w:val="2A2B2E"/>
          <w:sz w:val="23"/>
          <w:szCs w:val="23"/>
          <w:shd w:val="clear" w:color="auto" w:fill="FFFFFF"/>
        </w:rPr>
        <w:t>、调整后的量表长度、</w:t>
      </w:r>
      <w:r w:rsidR="006D519D">
        <w:rPr>
          <w:rFonts w:ascii="Times New Roman" w:hAnsi="Times New Roman" w:cs="Times New Roman" w:hint="eastAsia"/>
          <w:color w:val="2A2B2E"/>
          <w:sz w:val="23"/>
          <w:szCs w:val="23"/>
          <w:shd w:val="clear" w:color="auto" w:fill="FFFFFF"/>
        </w:rPr>
        <w:t>独特症状</w:t>
      </w:r>
      <w:r>
        <w:rPr>
          <w:rFonts w:ascii="Times New Roman" w:hAnsi="Times New Roman" w:cs="Times New Roman" w:hint="eastAsia"/>
          <w:color w:val="2A2B2E"/>
          <w:sz w:val="23"/>
          <w:szCs w:val="23"/>
          <w:shd w:val="clear" w:color="auto" w:fill="FFFFFF"/>
        </w:rPr>
        <w:t>的数量，以及复合症状和特殊症状各自的比例。大部分</w:t>
      </w:r>
      <w:r>
        <w:rPr>
          <w:rFonts w:ascii="Times New Roman" w:hAnsi="Times New Roman" w:cs="Times New Roman" w:hint="eastAsia"/>
          <w:color w:val="2A2B2E"/>
          <w:sz w:val="23"/>
          <w:szCs w:val="23"/>
          <w:shd w:val="clear" w:color="auto" w:fill="FFFFFF"/>
        </w:rPr>
        <w:t>(</w:t>
      </w:r>
      <w:r>
        <w:rPr>
          <w:rFonts w:ascii="Times New Roman" w:hAnsi="Times New Roman" w:cs="Times New Roman"/>
          <w:color w:val="2A2B2E"/>
          <w:sz w:val="23"/>
          <w:szCs w:val="23"/>
          <w:shd w:val="clear" w:color="auto" w:fill="FFFFFF"/>
        </w:rPr>
        <w:t>18</w:t>
      </w:r>
      <w:r>
        <w:rPr>
          <w:rFonts w:ascii="Times New Roman" w:hAnsi="Times New Roman" w:cs="Times New Roman" w:hint="eastAsia"/>
          <w:color w:val="2A2B2E"/>
          <w:sz w:val="23"/>
          <w:szCs w:val="23"/>
          <w:shd w:val="clear" w:color="auto" w:fill="FFFFFF"/>
        </w:rPr>
        <w:t>)</w:t>
      </w:r>
      <w:r>
        <w:rPr>
          <w:rFonts w:ascii="Times New Roman" w:hAnsi="Times New Roman" w:cs="Times New Roman" w:hint="eastAsia"/>
          <w:color w:val="2A2B2E"/>
          <w:sz w:val="23"/>
          <w:szCs w:val="23"/>
          <w:shd w:val="clear" w:color="auto" w:fill="FFFFFF"/>
        </w:rPr>
        <w:t>个量表不包含</w:t>
      </w:r>
      <w:r w:rsidR="005A242B">
        <w:rPr>
          <w:rFonts w:ascii="Times New Roman" w:hAnsi="Times New Roman" w:cs="Times New Roman" w:hint="eastAsia"/>
          <w:color w:val="2A2B2E"/>
          <w:sz w:val="23"/>
          <w:szCs w:val="23"/>
          <w:shd w:val="clear" w:color="auto" w:fill="FFFFFF"/>
        </w:rPr>
        <w:t>独特症状</w:t>
      </w:r>
      <w:r>
        <w:rPr>
          <w:rFonts w:ascii="Times New Roman" w:hAnsi="Times New Roman" w:cs="Times New Roman" w:hint="eastAsia"/>
          <w:color w:val="2A2B2E"/>
          <w:sz w:val="23"/>
          <w:szCs w:val="23"/>
          <w:shd w:val="clear" w:color="auto" w:fill="FFFFFF"/>
        </w:rPr>
        <w:t>，</w:t>
      </w:r>
      <w:r w:rsidRPr="00AA1C4A">
        <w:rPr>
          <w:rFonts w:ascii="Times New Roman" w:hAnsi="Times New Roman" w:cs="Times New Roman"/>
          <w:color w:val="000000"/>
          <w:sz w:val="22"/>
          <w:szCs w:val="22"/>
        </w:rPr>
        <w:t>CSSMHS</w:t>
      </w:r>
      <w:r>
        <w:rPr>
          <w:rFonts w:ascii="Times New Roman" w:hAnsi="Times New Roman" w:cs="Times New Roman" w:hint="eastAsia"/>
          <w:color w:val="2A2B2E"/>
          <w:sz w:val="23"/>
          <w:szCs w:val="23"/>
          <w:shd w:val="clear" w:color="auto" w:fill="FFFFFF"/>
        </w:rPr>
        <w:t>包含的</w:t>
      </w:r>
      <w:r w:rsidR="006D519D">
        <w:rPr>
          <w:rFonts w:ascii="Times New Roman" w:hAnsi="Times New Roman" w:cs="Times New Roman" w:hint="eastAsia"/>
          <w:color w:val="2A2B2E"/>
          <w:sz w:val="23"/>
          <w:szCs w:val="23"/>
          <w:highlight w:val="yellow"/>
          <w:shd w:val="clear" w:color="auto" w:fill="FFFFFF"/>
        </w:rPr>
        <w:t>独特症状</w:t>
      </w:r>
      <w:r>
        <w:rPr>
          <w:rFonts w:ascii="Times New Roman" w:hAnsi="Times New Roman" w:cs="Times New Roman" w:hint="eastAsia"/>
          <w:color w:val="2A2B2E"/>
          <w:sz w:val="23"/>
          <w:szCs w:val="23"/>
          <w:shd w:val="clear" w:color="auto" w:fill="FFFFFF"/>
        </w:rPr>
        <w:t>比例最</w:t>
      </w:r>
      <w:r w:rsidR="006D519D">
        <w:rPr>
          <w:rFonts w:ascii="Times New Roman" w:hAnsi="Times New Roman" w:cs="Times New Roman" w:hint="eastAsia"/>
          <w:color w:val="2A2B2E"/>
          <w:sz w:val="23"/>
          <w:szCs w:val="23"/>
          <w:shd w:val="clear" w:color="auto" w:fill="FFFFFF"/>
        </w:rPr>
        <w:t>高，为</w:t>
      </w:r>
      <w:r>
        <w:rPr>
          <w:rFonts w:ascii="Times New Roman" w:hAnsi="Times New Roman" w:cs="Times New Roman" w:hint="eastAsia"/>
          <w:color w:val="2A2B2E"/>
          <w:sz w:val="23"/>
          <w:szCs w:val="23"/>
          <w:shd w:val="clear" w:color="auto" w:fill="FFFFFF"/>
        </w:rPr>
        <w:t>(</w:t>
      </w:r>
      <w:r>
        <w:rPr>
          <w:rFonts w:ascii="Times New Roman" w:hAnsi="Times New Roman" w:cs="Times New Roman"/>
          <w:color w:val="2A2B2E"/>
          <w:sz w:val="23"/>
          <w:szCs w:val="23"/>
          <w:shd w:val="clear" w:color="auto" w:fill="FFFFFF"/>
        </w:rPr>
        <w:t>22.22%)</w:t>
      </w:r>
      <w:r>
        <w:rPr>
          <w:rFonts w:ascii="Times New Roman" w:hAnsi="Times New Roman" w:cs="Times New Roman" w:hint="eastAsia"/>
          <w:color w:val="2A2B2E"/>
          <w:sz w:val="23"/>
          <w:szCs w:val="23"/>
          <w:shd w:val="clear" w:color="auto" w:fill="FFFFFF"/>
        </w:rPr>
        <w:t>，其余量表包含</w:t>
      </w:r>
      <w:r w:rsidR="006D519D">
        <w:rPr>
          <w:rFonts w:ascii="Times New Roman" w:hAnsi="Times New Roman" w:cs="Times New Roman" w:hint="eastAsia"/>
          <w:color w:val="2A2B2E"/>
          <w:sz w:val="23"/>
          <w:szCs w:val="23"/>
          <w:shd w:val="clear" w:color="auto" w:fill="FFFFFF"/>
        </w:rPr>
        <w:t>独特症状</w:t>
      </w:r>
      <w:r>
        <w:rPr>
          <w:rFonts w:ascii="Times New Roman" w:hAnsi="Times New Roman" w:cs="Times New Roman" w:hint="eastAsia"/>
          <w:color w:val="2A2B2E"/>
          <w:sz w:val="23"/>
          <w:szCs w:val="23"/>
          <w:shd w:val="clear" w:color="auto" w:fill="FFFFFF"/>
        </w:rPr>
        <w:t>的比例在</w:t>
      </w:r>
      <w:r>
        <w:rPr>
          <w:rFonts w:ascii="Times New Roman" w:hAnsi="Times New Roman" w:cs="Times New Roman" w:hint="eastAsia"/>
          <w:color w:val="2A2B2E"/>
          <w:sz w:val="23"/>
          <w:szCs w:val="23"/>
          <w:shd w:val="clear" w:color="auto" w:fill="FFFFFF"/>
        </w:rPr>
        <w:t>3</w:t>
      </w:r>
      <w:r>
        <w:rPr>
          <w:rFonts w:ascii="Times New Roman" w:hAnsi="Times New Roman" w:cs="Times New Roman"/>
          <w:color w:val="2A2B2E"/>
          <w:sz w:val="23"/>
          <w:szCs w:val="23"/>
          <w:shd w:val="clear" w:color="auto" w:fill="FFFFFF"/>
        </w:rPr>
        <w:t>.84%-12.5%</w:t>
      </w:r>
      <w:r>
        <w:rPr>
          <w:rFonts w:ascii="Times New Roman" w:hAnsi="Times New Roman" w:cs="Times New Roman" w:hint="eastAsia"/>
          <w:color w:val="2A2B2E"/>
          <w:sz w:val="23"/>
          <w:szCs w:val="23"/>
          <w:shd w:val="clear" w:color="auto" w:fill="FFFFFF"/>
        </w:rPr>
        <w:t>。有</w:t>
      </w: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1</w:t>
      </w:r>
      <w:r>
        <w:rPr>
          <w:rFonts w:ascii="Times New Roman" w:hAnsi="Times New Roman" w:cs="Times New Roman" w:hint="eastAsia"/>
          <w:color w:val="2A2B2E"/>
          <w:sz w:val="23"/>
          <w:szCs w:val="23"/>
          <w:shd w:val="clear" w:color="auto" w:fill="FFFFFF"/>
        </w:rPr>
        <w:t>个量表不包换复合症状，其他量表复合症状的比例在</w:t>
      </w:r>
      <w:r>
        <w:rPr>
          <w:rFonts w:ascii="Times New Roman" w:hAnsi="Times New Roman" w:cs="Times New Roman"/>
          <w:color w:val="2A2B2E"/>
          <w:sz w:val="23"/>
          <w:szCs w:val="23"/>
          <w:shd w:val="clear" w:color="auto" w:fill="FFFFFF"/>
        </w:rPr>
        <w:t>4.35%-47.37%</w:t>
      </w:r>
      <w:r>
        <w:rPr>
          <w:rFonts w:ascii="Times New Roman" w:hAnsi="Times New Roman" w:cs="Times New Roman" w:hint="eastAsia"/>
          <w:color w:val="2A2B2E"/>
          <w:sz w:val="23"/>
          <w:szCs w:val="23"/>
          <w:shd w:val="clear" w:color="auto" w:fill="FFFFFF"/>
        </w:rPr>
        <w:t>之间。</w:t>
      </w:r>
    </w:p>
    <w:p w14:paraId="55DFAC9B" w14:textId="77777777" w:rsidR="006D519D" w:rsidRDefault="006D519D" w:rsidP="006D519D">
      <w:pPr>
        <w:pStyle w:val="tgt"/>
        <w:shd w:val="clear" w:color="auto" w:fill="FCFDFE"/>
        <w:spacing w:line="360" w:lineRule="auto"/>
        <w:ind w:firstLineChars="200" w:firstLine="460"/>
        <w:rPr>
          <w:rFonts w:ascii="Times New Roman" w:hAnsi="Times New Roman" w:cs="Times New Roman"/>
          <w:color w:val="2A2B2E"/>
          <w:sz w:val="23"/>
          <w:szCs w:val="23"/>
          <w:shd w:val="clear" w:color="auto" w:fill="FFFFFF"/>
        </w:rPr>
      </w:pPr>
    </w:p>
    <w:p w14:paraId="3438B98E" w14:textId="77777777" w:rsidR="006D519D" w:rsidRDefault="006D519D" w:rsidP="006D519D">
      <w:pPr>
        <w:pStyle w:val="tgt"/>
        <w:shd w:val="clear" w:color="auto" w:fill="FCFDFE"/>
        <w:spacing w:line="360" w:lineRule="auto"/>
        <w:ind w:firstLineChars="200" w:firstLine="460"/>
        <w:rPr>
          <w:rFonts w:ascii="Times New Roman" w:hAnsi="Times New Roman" w:cs="Times New Roman"/>
          <w:color w:val="2A2B2E"/>
          <w:sz w:val="23"/>
          <w:szCs w:val="23"/>
          <w:shd w:val="clear" w:color="auto" w:fill="FFFFFF"/>
        </w:rPr>
      </w:pPr>
    </w:p>
    <w:p w14:paraId="6FBE0E50" w14:textId="77777777" w:rsidR="006D519D" w:rsidRDefault="006D519D" w:rsidP="006D519D">
      <w:pPr>
        <w:pStyle w:val="tgt"/>
        <w:shd w:val="clear" w:color="auto" w:fill="FCFDFE"/>
        <w:spacing w:line="360" w:lineRule="auto"/>
        <w:ind w:firstLineChars="200" w:firstLine="460"/>
        <w:rPr>
          <w:rFonts w:ascii="Times New Roman" w:hAnsi="Times New Roman" w:cs="Times New Roman"/>
          <w:color w:val="2A2B2E"/>
          <w:sz w:val="23"/>
          <w:szCs w:val="23"/>
          <w:shd w:val="clear" w:color="auto" w:fill="FFFFFF"/>
        </w:rPr>
      </w:pPr>
    </w:p>
    <w:p w14:paraId="2370D5AE" w14:textId="77777777" w:rsidR="006D519D" w:rsidRDefault="006D519D" w:rsidP="006D519D">
      <w:pPr>
        <w:pStyle w:val="tgt"/>
        <w:shd w:val="clear" w:color="auto" w:fill="FCFDFE"/>
        <w:spacing w:line="360" w:lineRule="auto"/>
        <w:ind w:firstLineChars="200" w:firstLine="460"/>
        <w:rPr>
          <w:rFonts w:ascii="Times New Roman" w:hAnsi="Times New Roman" w:cs="Times New Roman"/>
          <w:color w:val="2A2B2E"/>
          <w:sz w:val="23"/>
          <w:szCs w:val="23"/>
          <w:shd w:val="clear" w:color="auto" w:fill="FFFFFF"/>
        </w:rPr>
      </w:pPr>
    </w:p>
    <w:p w14:paraId="46A1128C" w14:textId="675BFF76" w:rsidR="006D519D" w:rsidRDefault="006D519D" w:rsidP="006D519D">
      <w:pPr>
        <w:pStyle w:val="tgt"/>
        <w:shd w:val="clear" w:color="auto" w:fill="FCFDFE"/>
        <w:spacing w:line="360" w:lineRule="auto"/>
        <w:ind w:firstLineChars="700" w:firstLine="1610"/>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lastRenderedPageBreak/>
        <w:t>表</w:t>
      </w:r>
      <w:r>
        <w:rPr>
          <w:rFonts w:ascii="Times New Roman" w:hAnsi="Times New Roman" w:cs="Times New Roman" w:hint="eastAsia"/>
          <w:color w:val="2A2B2E"/>
          <w:sz w:val="23"/>
          <w:szCs w:val="23"/>
          <w:shd w:val="clear" w:color="auto" w:fill="FFFFFF"/>
        </w:rPr>
        <w:t>4</w:t>
      </w:r>
      <w:r w:rsidR="00BD6CEE">
        <w:rPr>
          <w:rFonts w:ascii="Times New Roman" w:hAnsi="Times New Roman" w:cs="Times New Roman"/>
          <w:color w:val="2A2B2E"/>
          <w:sz w:val="23"/>
          <w:szCs w:val="23"/>
          <w:shd w:val="clear" w:color="auto" w:fill="FFFFFF"/>
        </w:rPr>
        <w:t xml:space="preserve"> </w:t>
      </w:r>
      <w:r w:rsidR="00070CB5">
        <w:rPr>
          <w:rFonts w:ascii="Times New Roman" w:hAnsi="Times New Roman" w:cs="Times New Roman" w:hint="eastAsia"/>
          <w:color w:val="2A2B2E"/>
          <w:sz w:val="23"/>
          <w:szCs w:val="23"/>
          <w:shd w:val="clear" w:color="auto" w:fill="FFFFFF"/>
        </w:rPr>
        <w:t>各</w:t>
      </w:r>
      <w:r w:rsidR="00BD6CEE">
        <w:rPr>
          <w:rFonts w:ascii="Times New Roman" w:hAnsi="Times New Roman" w:cs="Times New Roman" w:hint="eastAsia"/>
          <w:color w:val="2A2B2E"/>
          <w:sz w:val="23"/>
          <w:szCs w:val="23"/>
          <w:shd w:val="clear" w:color="auto" w:fill="FFFFFF"/>
        </w:rPr>
        <w:t>量表</w:t>
      </w:r>
      <w:r w:rsidR="00070CB5">
        <w:rPr>
          <w:rFonts w:ascii="Times New Roman" w:hAnsi="Times New Roman" w:cs="Times New Roman" w:hint="eastAsia"/>
          <w:color w:val="2A2B2E"/>
          <w:sz w:val="23"/>
          <w:szCs w:val="23"/>
          <w:shd w:val="clear" w:color="auto" w:fill="FFFFFF"/>
        </w:rPr>
        <w:t>的</w:t>
      </w:r>
      <w:r w:rsidR="00BD6CEE">
        <w:rPr>
          <w:rFonts w:ascii="Times New Roman" w:hAnsi="Times New Roman" w:cs="Times New Roman" w:hint="eastAsia"/>
          <w:color w:val="2A2B2E"/>
          <w:sz w:val="23"/>
          <w:szCs w:val="23"/>
          <w:shd w:val="clear" w:color="auto" w:fill="FFFFFF"/>
        </w:rPr>
        <w:t>特性和特殊症状、独特症状</w:t>
      </w:r>
      <w:r w:rsidR="00070CB5">
        <w:rPr>
          <w:rFonts w:ascii="Times New Roman" w:hAnsi="Times New Roman" w:cs="Times New Roman" w:hint="eastAsia"/>
          <w:color w:val="2A2B2E"/>
          <w:sz w:val="23"/>
          <w:szCs w:val="23"/>
          <w:shd w:val="clear" w:color="auto" w:fill="FFFFFF"/>
        </w:rPr>
        <w:t>的</w:t>
      </w:r>
      <w:r w:rsidR="00BD6CEE">
        <w:rPr>
          <w:rFonts w:ascii="Times New Roman" w:hAnsi="Times New Roman" w:cs="Times New Roman" w:hint="eastAsia"/>
          <w:color w:val="2A2B2E"/>
          <w:sz w:val="23"/>
          <w:szCs w:val="23"/>
          <w:shd w:val="clear" w:color="auto" w:fill="FFFFFF"/>
        </w:rPr>
        <w:t>比例</w:t>
      </w:r>
    </w:p>
    <w:tbl>
      <w:tblPr>
        <w:tblStyle w:val="TableGrid"/>
        <w:tblW w:w="0" w:type="auto"/>
        <w:tblInd w:w="-431"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808"/>
        <w:gridCol w:w="1377"/>
        <w:gridCol w:w="1374"/>
        <w:gridCol w:w="1417"/>
        <w:gridCol w:w="1372"/>
        <w:gridCol w:w="1379"/>
      </w:tblGrid>
      <w:tr w:rsidR="008104F1" w14:paraId="3BA3155C" w14:textId="77777777" w:rsidTr="00AC4DB1">
        <w:trPr>
          <w:trHeight w:val="2198"/>
        </w:trPr>
        <w:tc>
          <w:tcPr>
            <w:tcW w:w="1808" w:type="dxa"/>
          </w:tcPr>
          <w:p w14:paraId="439DB7B7" w14:textId="77777777" w:rsidR="008104F1" w:rsidRDefault="008104F1" w:rsidP="00477DDF">
            <w:pPr>
              <w:pStyle w:val="tgt"/>
              <w:spacing w:line="360" w:lineRule="auto"/>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S</w:t>
            </w:r>
            <w:r>
              <w:rPr>
                <w:rFonts w:ascii="Times New Roman" w:hAnsi="Times New Roman" w:cs="Times New Roman" w:hint="eastAsia"/>
                <w:color w:val="2A2B2E"/>
                <w:sz w:val="23"/>
                <w:szCs w:val="23"/>
                <w:shd w:val="clear" w:color="auto" w:fill="FFFFFF"/>
              </w:rPr>
              <w:t>cale</w:t>
            </w:r>
          </w:p>
        </w:tc>
        <w:tc>
          <w:tcPr>
            <w:tcW w:w="1377" w:type="dxa"/>
          </w:tcPr>
          <w:p w14:paraId="149DC7C4" w14:textId="77777777" w:rsidR="008104F1" w:rsidRPr="00C44AF8" w:rsidRDefault="008104F1" w:rsidP="00477DDF">
            <w:pPr>
              <w:pStyle w:val="tgt"/>
              <w:spacing w:line="360" w:lineRule="auto"/>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Symptoms</w:t>
            </w:r>
          </w:p>
          <w:p w14:paraId="04056D58" w14:textId="77777777" w:rsidR="008104F1" w:rsidRPr="00C44AF8" w:rsidRDefault="008104F1" w:rsidP="00477DDF">
            <w:pPr>
              <w:pStyle w:val="tgt"/>
              <w:spacing w:line="360" w:lineRule="auto"/>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captured</w:t>
            </w:r>
          </w:p>
          <w:p w14:paraId="5F4072DA"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(No.)</w:t>
            </w:r>
          </w:p>
        </w:tc>
        <w:tc>
          <w:tcPr>
            <w:tcW w:w="1374" w:type="dxa"/>
          </w:tcPr>
          <w:p w14:paraId="468303A4" w14:textId="77777777" w:rsidR="008104F1" w:rsidRPr="00C44AF8" w:rsidRDefault="008104F1" w:rsidP="00477DDF">
            <w:pPr>
              <w:pStyle w:val="tgt"/>
              <w:spacing w:line="360" w:lineRule="auto"/>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Adjusted</w:t>
            </w:r>
          </w:p>
          <w:p w14:paraId="2B2F7A61" w14:textId="77777777" w:rsidR="008104F1" w:rsidRPr="00C44AF8" w:rsidRDefault="008104F1" w:rsidP="00477DDF">
            <w:pPr>
              <w:pStyle w:val="tgt"/>
              <w:spacing w:line="360" w:lineRule="auto"/>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scale</w:t>
            </w:r>
          </w:p>
          <w:p w14:paraId="57769FDF" w14:textId="77777777" w:rsidR="008104F1" w:rsidRPr="00C44AF8" w:rsidRDefault="008104F1" w:rsidP="00477DDF">
            <w:pPr>
              <w:pStyle w:val="tgt"/>
              <w:spacing w:line="360" w:lineRule="auto"/>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length</w:t>
            </w:r>
          </w:p>
          <w:p w14:paraId="7CE01689"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(No.)</w:t>
            </w:r>
          </w:p>
        </w:tc>
        <w:tc>
          <w:tcPr>
            <w:tcW w:w="1417" w:type="dxa"/>
          </w:tcPr>
          <w:p w14:paraId="3BCD6E85" w14:textId="77777777" w:rsidR="008104F1" w:rsidRPr="00C44AF8" w:rsidRDefault="008104F1" w:rsidP="00477DDF">
            <w:pPr>
              <w:pStyle w:val="tgt"/>
              <w:spacing w:line="360" w:lineRule="auto"/>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Idiosyncratic</w:t>
            </w:r>
          </w:p>
          <w:p w14:paraId="5315BBC2"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items (%)</w:t>
            </w:r>
          </w:p>
        </w:tc>
        <w:tc>
          <w:tcPr>
            <w:tcW w:w="1372" w:type="dxa"/>
          </w:tcPr>
          <w:p w14:paraId="03D0DA58" w14:textId="77777777" w:rsidR="008104F1" w:rsidRPr="00C44AF8" w:rsidRDefault="008104F1" w:rsidP="00477DDF">
            <w:pPr>
              <w:pStyle w:val="tgt"/>
              <w:spacing w:line="360" w:lineRule="auto"/>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Specific</w:t>
            </w:r>
          </w:p>
          <w:p w14:paraId="7E5525C6" w14:textId="77777777" w:rsidR="008104F1" w:rsidRPr="00C44AF8" w:rsidRDefault="008104F1" w:rsidP="00477DDF">
            <w:pPr>
              <w:pStyle w:val="tgt"/>
              <w:spacing w:line="360" w:lineRule="auto"/>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items</w:t>
            </w:r>
          </w:p>
          <w:p w14:paraId="23972BE5" w14:textId="77777777" w:rsidR="008104F1" w:rsidRDefault="008104F1" w:rsidP="00477DDF">
            <w:pPr>
              <w:pStyle w:val="tgt"/>
              <w:spacing w:line="360" w:lineRule="auto"/>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w:t>
            </w:r>
          </w:p>
        </w:tc>
        <w:tc>
          <w:tcPr>
            <w:tcW w:w="1379" w:type="dxa"/>
          </w:tcPr>
          <w:p w14:paraId="797BB98B" w14:textId="77777777" w:rsidR="008104F1" w:rsidRPr="00C44AF8" w:rsidRDefault="008104F1" w:rsidP="00477DDF">
            <w:pPr>
              <w:pStyle w:val="tgt"/>
              <w:spacing w:line="360" w:lineRule="auto"/>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Compound</w:t>
            </w:r>
          </w:p>
          <w:p w14:paraId="1A8A0308" w14:textId="77777777" w:rsidR="008104F1" w:rsidRDefault="008104F1" w:rsidP="00477DDF">
            <w:pPr>
              <w:pStyle w:val="tgt"/>
              <w:spacing w:line="360" w:lineRule="auto"/>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items (%)</w:t>
            </w:r>
          </w:p>
        </w:tc>
      </w:tr>
      <w:tr w:rsidR="008104F1" w14:paraId="47B93335" w14:textId="77777777" w:rsidTr="00AC4DB1">
        <w:tc>
          <w:tcPr>
            <w:tcW w:w="1808" w:type="dxa"/>
          </w:tcPr>
          <w:p w14:paraId="7A7740E3" w14:textId="77777777" w:rsidR="008104F1" w:rsidRPr="00C44AF8" w:rsidRDefault="008104F1" w:rsidP="00477DDF">
            <w:pPr>
              <w:widowControl/>
              <w:spacing w:line="360" w:lineRule="auto"/>
              <w:rPr>
                <w:color w:val="000000"/>
                <w:sz w:val="22"/>
                <w:szCs w:val="22"/>
              </w:rPr>
            </w:pPr>
            <w:r>
              <w:rPr>
                <w:rFonts w:hint="eastAsia"/>
                <w:color w:val="000000"/>
                <w:sz w:val="22"/>
                <w:szCs w:val="22"/>
              </w:rPr>
              <w:t>S</w:t>
            </w:r>
            <w:r>
              <w:rPr>
                <w:color w:val="000000"/>
                <w:sz w:val="22"/>
                <w:szCs w:val="22"/>
              </w:rPr>
              <w:t>DS</w:t>
            </w:r>
          </w:p>
        </w:tc>
        <w:tc>
          <w:tcPr>
            <w:tcW w:w="1377" w:type="dxa"/>
          </w:tcPr>
          <w:p w14:paraId="4C0135D5"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6</w:t>
            </w:r>
          </w:p>
        </w:tc>
        <w:tc>
          <w:tcPr>
            <w:tcW w:w="1374" w:type="dxa"/>
          </w:tcPr>
          <w:p w14:paraId="657AFF79"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0</w:t>
            </w:r>
          </w:p>
        </w:tc>
        <w:tc>
          <w:tcPr>
            <w:tcW w:w="1417" w:type="dxa"/>
          </w:tcPr>
          <w:p w14:paraId="3AA7AFA8"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372" w:type="dxa"/>
          </w:tcPr>
          <w:p w14:paraId="4E0A8CAF" w14:textId="77777777" w:rsidR="008104F1" w:rsidRPr="00A07B6F" w:rsidRDefault="008104F1" w:rsidP="00477DDF">
            <w:pPr>
              <w:pStyle w:val="tgt"/>
              <w:spacing w:line="360" w:lineRule="auto"/>
              <w:jc w:val="center"/>
              <w:rPr>
                <w:rFonts w:ascii="Times New Roman" w:hAnsi="Times New Roman" w:cs="Times New Roman"/>
                <w:color w:val="2A2B2E"/>
                <w:sz w:val="23"/>
                <w:szCs w:val="23"/>
                <w:shd w:val="clear" w:color="auto" w:fill="FFFFFF"/>
              </w:rPr>
            </w:pPr>
            <w:r w:rsidRPr="00A07B6F">
              <w:rPr>
                <w:rFonts w:ascii="Times New Roman" w:hAnsi="Times New Roman" w:cs="Times New Roman" w:hint="eastAsia"/>
                <w:color w:val="2A2B2E"/>
                <w:sz w:val="23"/>
                <w:szCs w:val="23"/>
                <w:shd w:val="clear" w:color="auto" w:fill="FFFFFF"/>
              </w:rPr>
              <w:t>7</w:t>
            </w:r>
            <w:r w:rsidRPr="00A07B6F">
              <w:rPr>
                <w:rFonts w:ascii="Times New Roman" w:hAnsi="Times New Roman" w:cs="Times New Roman"/>
                <w:color w:val="2A2B2E"/>
                <w:sz w:val="23"/>
                <w:szCs w:val="23"/>
                <w:shd w:val="clear" w:color="auto" w:fill="FFFFFF"/>
              </w:rPr>
              <w:t>3.08</w:t>
            </w:r>
          </w:p>
        </w:tc>
        <w:tc>
          <w:tcPr>
            <w:tcW w:w="1379" w:type="dxa"/>
          </w:tcPr>
          <w:p w14:paraId="05C3E873"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6.92</w:t>
            </w:r>
          </w:p>
        </w:tc>
      </w:tr>
      <w:tr w:rsidR="008104F1" w14:paraId="18604AE5" w14:textId="77777777" w:rsidTr="00AC4DB1">
        <w:tc>
          <w:tcPr>
            <w:tcW w:w="1808" w:type="dxa"/>
          </w:tcPr>
          <w:p w14:paraId="26EE5145" w14:textId="77777777" w:rsidR="008104F1" w:rsidRPr="00C44AF8" w:rsidRDefault="008104F1" w:rsidP="00477DDF">
            <w:pPr>
              <w:widowControl/>
              <w:spacing w:line="360" w:lineRule="auto"/>
              <w:jc w:val="left"/>
              <w:rPr>
                <w:color w:val="000000"/>
                <w:sz w:val="22"/>
                <w:szCs w:val="22"/>
              </w:rPr>
            </w:pPr>
            <w:r>
              <w:rPr>
                <w:rFonts w:hint="eastAsia"/>
                <w:color w:val="000000"/>
                <w:sz w:val="22"/>
                <w:szCs w:val="22"/>
              </w:rPr>
              <w:t>S</w:t>
            </w:r>
            <w:r>
              <w:rPr>
                <w:color w:val="000000"/>
                <w:sz w:val="22"/>
                <w:szCs w:val="22"/>
              </w:rPr>
              <w:t>CL-90</w:t>
            </w:r>
          </w:p>
        </w:tc>
        <w:tc>
          <w:tcPr>
            <w:tcW w:w="1377" w:type="dxa"/>
          </w:tcPr>
          <w:p w14:paraId="1FB095D1"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3</w:t>
            </w:r>
          </w:p>
        </w:tc>
        <w:tc>
          <w:tcPr>
            <w:tcW w:w="1374" w:type="dxa"/>
          </w:tcPr>
          <w:p w14:paraId="54702CEB"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3</w:t>
            </w:r>
          </w:p>
        </w:tc>
        <w:tc>
          <w:tcPr>
            <w:tcW w:w="1417" w:type="dxa"/>
          </w:tcPr>
          <w:p w14:paraId="6E7823D6"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1372" w:type="dxa"/>
          </w:tcPr>
          <w:p w14:paraId="1203BB3C"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100</w:t>
            </w:r>
          </w:p>
        </w:tc>
        <w:tc>
          <w:tcPr>
            <w:tcW w:w="1379" w:type="dxa"/>
          </w:tcPr>
          <w:p w14:paraId="3432B541"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r>
      <w:tr w:rsidR="008104F1" w14:paraId="510DF7D7" w14:textId="77777777" w:rsidTr="00AC4DB1">
        <w:tc>
          <w:tcPr>
            <w:tcW w:w="1808" w:type="dxa"/>
          </w:tcPr>
          <w:p w14:paraId="4125E338" w14:textId="77777777" w:rsidR="008104F1" w:rsidRPr="00C44AF8" w:rsidRDefault="008104F1" w:rsidP="00477DDF">
            <w:pPr>
              <w:widowControl/>
              <w:spacing w:line="360" w:lineRule="auto"/>
              <w:jc w:val="left"/>
              <w:rPr>
                <w:color w:val="000000"/>
                <w:sz w:val="22"/>
                <w:szCs w:val="22"/>
              </w:rPr>
            </w:pPr>
            <w:r>
              <w:rPr>
                <w:rFonts w:hint="eastAsia"/>
                <w:color w:val="000000"/>
                <w:sz w:val="22"/>
                <w:szCs w:val="22"/>
              </w:rPr>
              <w:t>C</w:t>
            </w:r>
            <w:r>
              <w:rPr>
                <w:color w:val="000000"/>
                <w:sz w:val="22"/>
                <w:szCs w:val="22"/>
              </w:rPr>
              <w:t>ES-D</w:t>
            </w:r>
          </w:p>
        </w:tc>
        <w:tc>
          <w:tcPr>
            <w:tcW w:w="1377" w:type="dxa"/>
          </w:tcPr>
          <w:p w14:paraId="658AC5BD"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19</w:t>
            </w:r>
          </w:p>
        </w:tc>
        <w:tc>
          <w:tcPr>
            <w:tcW w:w="1374" w:type="dxa"/>
          </w:tcPr>
          <w:p w14:paraId="17D0E12B"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20</w:t>
            </w:r>
          </w:p>
        </w:tc>
        <w:tc>
          <w:tcPr>
            <w:tcW w:w="1417" w:type="dxa"/>
          </w:tcPr>
          <w:p w14:paraId="435AEB9D"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372" w:type="dxa"/>
          </w:tcPr>
          <w:p w14:paraId="120DBA55"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8</w:t>
            </w:r>
            <w:r>
              <w:rPr>
                <w:rFonts w:ascii="Times New Roman" w:hAnsi="Times New Roman" w:cs="Times New Roman"/>
                <w:color w:val="2A2B2E"/>
                <w:sz w:val="23"/>
                <w:szCs w:val="23"/>
                <w:shd w:val="clear" w:color="auto" w:fill="FFFFFF"/>
              </w:rPr>
              <w:t>9.47</w:t>
            </w:r>
          </w:p>
        </w:tc>
        <w:tc>
          <w:tcPr>
            <w:tcW w:w="1379" w:type="dxa"/>
          </w:tcPr>
          <w:p w14:paraId="33B20F9E"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10.53</w:t>
            </w:r>
          </w:p>
        </w:tc>
      </w:tr>
      <w:tr w:rsidR="008104F1" w14:paraId="51D8E9DF" w14:textId="77777777" w:rsidTr="00AC4DB1">
        <w:tc>
          <w:tcPr>
            <w:tcW w:w="1808" w:type="dxa"/>
          </w:tcPr>
          <w:p w14:paraId="1FE9CBF9" w14:textId="77777777" w:rsidR="008104F1" w:rsidRPr="00C44AF8" w:rsidRDefault="008104F1" w:rsidP="00477DDF">
            <w:pPr>
              <w:widowControl/>
              <w:spacing w:line="360" w:lineRule="auto"/>
              <w:jc w:val="left"/>
              <w:rPr>
                <w:color w:val="000000"/>
                <w:sz w:val="24"/>
                <w:szCs w:val="24"/>
              </w:rPr>
            </w:pPr>
            <w:bookmarkStart w:id="40" w:name="_Hlk136543099"/>
            <w:r>
              <w:rPr>
                <w:color w:val="000000"/>
                <w:sz w:val="24"/>
                <w:szCs w:val="24"/>
              </w:rPr>
              <w:t>CDI</w:t>
            </w:r>
          </w:p>
        </w:tc>
        <w:tc>
          <w:tcPr>
            <w:tcW w:w="1377" w:type="dxa"/>
          </w:tcPr>
          <w:p w14:paraId="6742D344"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32</w:t>
            </w:r>
          </w:p>
        </w:tc>
        <w:tc>
          <w:tcPr>
            <w:tcW w:w="1374" w:type="dxa"/>
          </w:tcPr>
          <w:p w14:paraId="09AFC04F" w14:textId="77777777" w:rsidR="008104F1" w:rsidRDefault="008104F1" w:rsidP="008D2FF9">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27</w:t>
            </w:r>
          </w:p>
        </w:tc>
        <w:tc>
          <w:tcPr>
            <w:tcW w:w="1417" w:type="dxa"/>
          </w:tcPr>
          <w:p w14:paraId="367139B1"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2.5</w:t>
            </w:r>
          </w:p>
        </w:tc>
        <w:tc>
          <w:tcPr>
            <w:tcW w:w="1372" w:type="dxa"/>
          </w:tcPr>
          <w:p w14:paraId="30BF0E79"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75</w:t>
            </w:r>
          </w:p>
        </w:tc>
        <w:tc>
          <w:tcPr>
            <w:tcW w:w="1379" w:type="dxa"/>
          </w:tcPr>
          <w:p w14:paraId="2C9B0343"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25</w:t>
            </w:r>
          </w:p>
        </w:tc>
      </w:tr>
      <w:tr w:rsidR="008104F1" w14:paraId="401AF0F1" w14:textId="77777777" w:rsidTr="00AC4DB1">
        <w:tc>
          <w:tcPr>
            <w:tcW w:w="1808" w:type="dxa"/>
          </w:tcPr>
          <w:p w14:paraId="0990E343" w14:textId="77777777" w:rsidR="008104F1" w:rsidRPr="00C44AF8" w:rsidRDefault="008104F1" w:rsidP="00477DDF">
            <w:pPr>
              <w:widowControl/>
              <w:spacing w:line="360" w:lineRule="auto"/>
              <w:jc w:val="left"/>
              <w:rPr>
                <w:color w:val="000000"/>
                <w:sz w:val="22"/>
                <w:szCs w:val="22"/>
              </w:rPr>
            </w:pPr>
            <w:r>
              <w:rPr>
                <w:color w:val="000000"/>
                <w:sz w:val="22"/>
                <w:szCs w:val="22"/>
              </w:rPr>
              <w:t>DSRSC</w:t>
            </w:r>
          </w:p>
        </w:tc>
        <w:tc>
          <w:tcPr>
            <w:tcW w:w="1377" w:type="dxa"/>
          </w:tcPr>
          <w:p w14:paraId="166B2D40"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20</w:t>
            </w:r>
          </w:p>
        </w:tc>
        <w:tc>
          <w:tcPr>
            <w:tcW w:w="1374" w:type="dxa"/>
          </w:tcPr>
          <w:p w14:paraId="28B3B4A9"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18</w:t>
            </w:r>
          </w:p>
        </w:tc>
        <w:tc>
          <w:tcPr>
            <w:tcW w:w="1417" w:type="dxa"/>
          </w:tcPr>
          <w:p w14:paraId="11268B05"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5</w:t>
            </w:r>
          </w:p>
        </w:tc>
        <w:tc>
          <w:tcPr>
            <w:tcW w:w="1372" w:type="dxa"/>
          </w:tcPr>
          <w:p w14:paraId="0EAFE735"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5</w:t>
            </w:r>
          </w:p>
        </w:tc>
        <w:tc>
          <w:tcPr>
            <w:tcW w:w="1379" w:type="dxa"/>
          </w:tcPr>
          <w:p w14:paraId="0D458C10"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5</w:t>
            </w:r>
          </w:p>
        </w:tc>
      </w:tr>
      <w:tr w:rsidR="008104F1" w14:paraId="6B4AF4EF" w14:textId="77777777" w:rsidTr="00AC4DB1">
        <w:tc>
          <w:tcPr>
            <w:tcW w:w="1808" w:type="dxa"/>
          </w:tcPr>
          <w:p w14:paraId="649A310E" w14:textId="77777777" w:rsidR="008104F1" w:rsidRDefault="008104F1" w:rsidP="00477DDF">
            <w:pPr>
              <w:pStyle w:val="tgt"/>
              <w:spacing w:line="360" w:lineRule="auto"/>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B</w:t>
            </w:r>
            <w:r>
              <w:rPr>
                <w:rFonts w:ascii="Times New Roman" w:hAnsi="Times New Roman" w:cs="Times New Roman"/>
                <w:color w:val="2A2B2E"/>
                <w:sz w:val="23"/>
                <w:szCs w:val="23"/>
                <w:shd w:val="clear" w:color="auto" w:fill="FFFFFF"/>
              </w:rPr>
              <w:t>DI-</w:t>
            </w:r>
            <w:r>
              <w:rPr>
                <w:rFonts w:ascii="Times New Roman" w:hAnsi="Times New Roman" w:cs="Times New Roman" w:hint="eastAsia"/>
                <w:color w:val="2A2B2E"/>
                <w:sz w:val="23"/>
                <w:szCs w:val="23"/>
                <w:shd w:val="clear" w:color="auto" w:fill="FFFFFF"/>
              </w:rPr>
              <w:t>I</w:t>
            </w:r>
          </w:p>
        </w:tc>
        <w:tc>
          <w:tcPr>
            <w:tcW w:w="1377" w:type="dxa"/>
          </w:tcPr>
          <w:p w14:paraId="0A58C852"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23</w:t>
            </w:r>
          </w:p>
        </w:tc>
        <w:tc>
          <w:tcPr>
            <w:tcW w:w="1374" w:type="dxa"/>
          </w:tcPr>
          <w:p w14:paraId="0B09AA4A"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20</w:t>
            </w:r>
          </w:p>
        </w:tc>
        <w:tc>
          <w:tcPr>
            <w:tcW w:w="1417" w:type="dxa"/>
          </w:tcPr>
          <w:p w14:paraId="0CD68AB7"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372" w:type="dxa"/>
          </w:tcPr>
          <w:p w14:paraId="1D9439F1"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9</w:t>
            </w:r>
            <w:r>
              <w:rPr>
                <w:rFonts w:ascii="Times New Roman" w:hAnsi="Times New Roman" w:cs="Times New Roman"/>
                <w:color w:val="2A2B2E"/>
                <w:sz w:val="23"/>
                <w:szCs w:val="23"/>
                <w:shd w:val="clear" w:color="auto" w:fill="FFFFFF"/>
              </w:rPr>
              <w:t>5.65</w:t>
            </w:r>
          </w:p>
        </w:tc>
        <w:tc>
          <w:tcPr>
            <w:tcW w:w="1379" w:type="dxa"/>
          </w:tcPr>
          <w:p w14:paraId="5A7F9383"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4.35</w:t>
            </w:r>
          </w:p>
        </w:tc>
      </w:tr>
      <w:tr w:rsidR="008104F1" w14:paraId="4C7AE458" w14:textId="77777777" w:rsidTr="00AC4DB1">
        <w:tc>
          <w:tcPr>
            <w:tcW w:w="1808" w:type="dxa"/>
          </w:tcPr>
          <w:p w14:paraId="35A367B1" w14:textId="77777777" w:rsidR="008104F1" w:rsidRDefault="008104F1" w:rsidP="00477DDF">
            <w:pPr>
              <w:pStyle w:val="tgt"/>
              <w:spacing w:line="360" w:lineRule="auto"/>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M</w:t>
            </w:r>
            <w:r>
              <w:rPr>
                <w:rFonts w:ascii="Times New Roman" w:hAnsi="Times New Roman" w:cs="Times New Roman"/>
                <w:color w:val="2A2B2E"/>
                <w:sz w:val="23"/>
                <w:szCs w:val="23"/>
                <w:shd w:val="clear" w:color="auto" w:fill="FFFFFF"/>
              </w:rPr>
              <w:t>SSMHS</w:t>
            </w:r>
          </w:p>
        </w:tc>
        <w:tc>
          <w:tcPr>
            <w:tcW w:w="1377" w:type="dxa"/>
          </w:tcPr>
          <w:p w14:paraId="58CDB64F"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374" w:type="dxa"/>
          </w:tcPr>
          <w:p w14:paraId="66D7D9B3"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5</w:t>
            </w:r>
          </w:p>
        </w:tc>
        <w:tc>
          <w:tcPr>
            <w:tcW w:w="1417" w:type="dxa"/>
          </w:tcPr>
          <w:p w14:paraId="01C7A28A"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1372" w:type="dxa"/>
          </w:tcPr>
          <w:p w14:paraId="62B33AEF"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79" w:type="dxa"/>
          </w:tcPr>
          <w:p w14:paraId="10E8C283"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r>
      <w:tr w:rsidR="008104F1" w14:paraId="0CCD3EF7" w14:textId="77777777" w:rsidTr="00AC4DB1">
        <w:tc>
          <w:tcPr>
            <w:tcW w:w="1808" w:type="dxa"/>
          </w:tcPr>
          <w:p w14:paraId="2196EC1F" w14:textId="77777777" w:rsidR="008104F1" w:rsidRDefault="008104F1" w:rsidP="00477DDF">
            <w:pPr>
              <w:pStyle w:val="tgt"/>
              <w:spacing w:line="360" w:lineRule="auto"/>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BDI-II</w:t>
            </w:r>
          </w:p>
        </w:tc>
        <w:tc>
          <w:tcPr>
            <w:tcW w:w="1377" w:type="dxa"/>
          </w:tcPr>
          <w:p w14:paraId="35ED272C"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23</w:t>
            </w:r>
          </w:p>
        </w:tc>
        <w:tc>
          <w:tcPr>
            <w:tcW w:w="1374" w:type="dxa"/>
          </w:tcPr>
          <w:p w14:paraId="66048884"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20</w:t>
            </w:r>
          </w:p>
        </w:tc>
        <w:tc>
          <w:tcPr>
            <w:tcW w:w="1417" w:type="dxa"/>
          </w:tcPr>
          <w:p w14:paraId="56F61F5F"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1372" w:type="dxa"/>
          </w:tcPr>
          <w:p w14:paraId="3B1E5D2C"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8</w:t>
            </w:r>
            <w:r>
              <w:rPr>
                <w:rFonts w:ascii="Times New Roman" w:hAnsi="Times New Roman" w:cs="Times New Roman"/>
                <w:color w:val="2A2B2E"/>
                <w:sz w:val="23"/>
                <w:szCs w:val="23"/>
                <w:shd w:val="clear" w:color="auto" w:fill="FFFFFF"/>
              </w:rPr>
              <w:t>6.96</w:t>
            </w:r>
          </w:p>
        </w:tc>
        <w:tc>
          <w:tcPr>
            <w:tcW w:w="1379" w:type="dxa"/>
          </w:tcPr>
          <w:p w14:paraId="16E93CC6"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3.04</w:t>
            </w:r>
          </w:p>
        </w:tc>
      </w:tr>
      <w:tr w:rsidR="008104F1" w14:paraId="1A2521DF" w14:textId="77777777" w:rsidTr="00AC4DB1">
        <w:tc>
          <w:tcPr>
            <w:tcW w:w="1808" w:type="dxa"/>
          </w:tcPr>
          <w:p w14:paraId="38F544B3" w14:textId="77777777" w:rsidR="008104F1" w:rsidRPr="00C44AF8" w:rsidRDefault="008104F1" w:rsidP="00477DDF">
            <w:pPr>
              <w:pStyle w:val="tgt"/>
              <w:spacing w:line="360" w:lineRule="auto"/>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PHQ-9</w:t>
            </w:r>
          </w:p>
        </w:tc>
        <w:tc>
          <w:tcPr>
            <w:tcW w:w="1377" w:type="dxa"/>
          </w:tcPr>
          <w:p w14:paraId="34595EFF"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19</w:t>
            </w:r>
          </w:p>
        </w:tc>
        <w:tc>
          <w:tcPr>
            <w:tcW w:w="1374" w:type="dxa"/>
          </w:tcPr>
          <w:p w14:paraId="639E198D"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9</w:t>
            </w:r>
          </w:p>
        </w:tc>
        <w:tc>
          <w:tcPr>
            <w:tcW w:w="1417" w:type="dxa"/>
          </w:tcPr>
          <w:p w14:paraId="434729E9"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372" w:type="dxa"/>
          </w:tcPr>
          <w:p w14:paraId="1C1FBADF"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2.63</w:t>
            </w:r>
          </w:p>
        </w:tc>
        <w:tc>
          <w:tcPr>
            <w:tcW w:w="1379" w:type="dxa"/>
          </w:tcPr>
          <w:p w14:paraId="0850ADB8"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47.37</w:t>
            </w:r>
          </w:p>
        </w:tc>
      </w:tr>
      <w:tr w:rsidR="008104F1" w14:paraId="25016E69" w14:textId="77777777" w:rsidTr="00AC4DB1">
        <w:tc>
          <w:tcPr>
            <w:tcW w:w="1808" w:type="dxa"/>
          </w:tcPr>
          <w:p w14:paraId="1D911A11" w14:textId="77777777" w:rsidR="008104F1" w:rsidRPr="00C44AF8" w:rsidRDefault="008104F1" w:rsidP="00477DDF">
            <w:pPr>
              <w:pStyle w:val="tgt"/>
              <w:spacing w:line="360" w:lineRule="auto"/>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D</w:t>
            </w:r>
            <w:r>
              <w:rPr>
                <w:rFonts w:ascii="Times New Roman" w:hAnsi="Times New Roman" w:cs="Times New Roman"/>
                <w:color w:val="2A2B2E"/>
                <w:sz w:val="23"/>
                <w:szCs w:val="23"/>
                <w:shd w:val="clear" w:color="auto" w:fill="FFFFFF"/>
              </w:rPr>
              <w:t>ASS-21</w:t>
            </w:r>
          </w:p>
        </w:tc>
        <w:tc>
          <w:tcPr>
            <w:tcW w:w="1377" w:type="dxa"/>
          </w:tcPr>
          <w:p w14:paraId="62A1BE8A"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8</w:t>
            </w:r>
          </w:p>
        </w:tc>
        <w:tc>
          <w:tcPr>
            <w:tcW w:w="1374" w:type="dxa"/>
          </w:tcPr>
          <w:p w14:paraId="72178F18"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417" w:type="dxa"/>
          </w:tcPr>
          <w:p w14:paraId="0CD97931"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12</w:t>
            </w:r>
            <w:r>
              <w:rPr>
                <w:rFonts w:ascii="Times New Roman" w:hAnsi="Times New Roman" w:cs="Times New Roman" w:hint="eastAsia"/>
                <w:color w:val="2A2B2E"/>
                <w:sz w:val="23"/>
                <w:szCs w:val="23"/>
                <w:shd w:val="clear" w:color="auto" w:fill="FFFFFF"/>
              </w:rPr>
              <w:t>.</w:t>
            </w:r>
            <w:r>
              <w:rPr>
                <w:rFonts w:ascii="Times New Roman" w:hAnsi="Times New Roman" w:cs="Times New Roman"/>
                <w:color w:val="2A2B2E"/>
                <w:sz w:val="23"/>
                <w:szCs w:val="23"/>
                <w:shd w:val="clear" w:color="auto" w:fill="FFFFFF"/>
              </w:rPr>
              <w:t>5</w:t>
            </w:r>
          </w:p>
        </w:tc>
        <w:tc>
          <w:tcPr>
            <w:tcW w:w="1372" w:type="dxa"/>
          </w:tcPr>
          <w:p w14:paraId="0E0B0ED1"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79" w:type="dxa"/>
          </w:tcPr>
          <w:p w14:paraId="59441C60"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r>
      <w:tr w:rsidR="008104F1" w14:paraId="458B5351" w14:textId="77777777" w:rsidTr="00AC4DB1">
        <w:tc>
          <w:tcPr>
            <w:tcW w:w="1808" w:type="dxa"/>
          </w:tcPr>
          <w:p w14:paraId="42F57C53" w14:textId="77777777" w:rsidR="008104F1" w:rsidRPr="00C44AF8" w:rsidRDefault="008104F1" w:rsidP="00477DDF">
            <w:pPr>
              <w:pStyle w:val="tgt"/>
              <w:spacing w:line="360" w:lineRule="auto"/>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C</w:t>
            </w:r>
            <w:r>
              <w:rPr>
                <w:rFonts w:ascii="Times New Roman" w:hAnsi="Times New Roman" w:cs="Times New Roman"/>
                <w:color w:val="2A2B2E"/>
                <w:sz w:val="23"/>
                <w:szCs w:val="23"/>
                <w:shd w:val="clear" w:color="auto" w:fill="FFFFFF"/>
              </w:rPr>
              <w:t>BCL_boy</w:t>
            </w:r>
          </w:p>
        </w:tc>
        <w:tc>
          <w:tcPr>
            <w:tcW w:w="1377" w:type="dxa"/>
          </w:tcPr>
          <w:p w14:paraId="5EAF4F3F"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22</w:t>
            </w:r>
          </w:p>
        </w:tc>
        <w:tc>
          <w:tcPr>
            <w:tcW w:w="1374" w:type="dxa"/>
          </w:tcPr>
          <w:p w14:paraId="06800E97"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16</w:t>
            </w:r>
          </w:p>
        </w:tc>
        <w:tc>
          <w:tcPr>
            <w:tcW w:w="1417" w:type="dxa"/>
          </w:tcPr>
          <w:p w14:paraId="79BC5D24"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4.55</w:t>
            </w:r>
          </w:p>
        </w:tc>
        <w:tc>
          <w:tcPr>
            <w:tcW w:w="1372" w:type="dxa"/>
          </w:tcPr>
          <w:p w14:paraId="4A4E2750"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6</w:t>
            </w:r>
            <w:r>
              <w:rPr>
                <w:rFonts w:ascii="Times New Roman" w:hAnsi="Times New Roman" w:cs="Times New Roman"/>
                <w:color w:val="2A2B2E"/>
                <w:sz w:val="23"/>
                <w:szCs w:val="23"/>
                <w:shd w:val="clear" w:color="auto" w:fill="FFFFFF"/>
              </w:rPr>
              <w:t>8.18</w:t>
            </w:r>
          </w:p>
        </w:tc>
        <w:tc>
          <w:tcPr>
            <w:tcW w:w="1379" w:type="dxa"/>
          </w:tcPr>
          <w:p w14:paraId="3346FE02"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31.82</w:t>
            </w:r>
          </w:p>
        </w:tc>
      </w:tr>
      <w:tr w:rsidR="008104F1" w14:paraId="46BE3137" w14:textId="77777777" w:rsidTr="00AC4DB1">
        <w:tc>
          <w:tcPr>
            <w:tcW w:w="1808" w:type="dxa"/>
          </w:tcPr>
          <w:p w14:paraId="0D0813EF" w14:textId="77777777" w:rsidR="008104F1" w:rsidRPr="002455B8" w:rsidRDefault="008104F1" w:rsidP="00477DDF">
            <w:pPr>
              <w:widowControl/>
              <w:spacing w:line="360" w:lineRule="auto"/>
              <w:jc w:val="left"/>
              <w:rPr>
                <w:color w:val="000000"/>
                <w:sz w:val="22"/>
                <w:szCs w:val="22"/>
              </w:rPr>
            </w:pPr>
            <w:r>
              <w:rPr>
                <w:rFonts w:hint="eastAsia"/>
                <w:color w:val="000000"/>
                <w:sz w:val="22"/>
                <w:szCs w:val="22"/>
              </w:rPr>
              <w:t>CBCL</w:t>
            </w:r>
            <w:r>
              <w:rPr>
                <w:color w:val="000000"/>
                <w:sz w:val="22"/>
                <w:szCs w:val="22"/>
              </w:rPr>
              <w:t>_g</w:t>
            </w:r>
            <w:r>
              <w:rPr>
                <w:rFonts w:hint="eastAsia"/>
                <w:color w:val="000000"/>
                <w:sz w:val="22"/>
                <w:szCs w:val="22"/>
              </w:rPr>
              <w:t>irl</w:t>
            </w:r>
          </w:p>
        </w:tc>
        <w:tc>
          <w:tcPr>
            <w:tcW w:w="1377" w:type="dxa"/>
          </w:tcPr>
          <w:p w14:paraId="09F17292"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24</w:t>
            </w:r>
          </w:p>
        </w:tc>
        <w:tc>
          <w:tcPr>
            <w:tcW w:w="1374" w:type="dxa"/>
          </w:tcPr>
          <w:p w14:paraId="0EC50E1A"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18</w:t>
            </w:r>
          </w:p>
        </w:tc>
        <w:tc>
          <w:tcPr>
            <w:tcW w:w="1417" w:type="dxa"/>
          </w:tcPr>
          <w:p w14:paraId="38BAC4BA"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8.33</w:t>
            </w:r>
          </w:p>
        </w:tc>
        <w:tc>
          <w:tcPr>
            <w:tcW w:w="1372" w:type="dxa"/>
          </w:tcPr>
          <w:p w14:paraId="7019DFC5"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0.83</w:t>
            </w:r>
          </w:p>
        </w:tc>
        <w:tc>
          <w:tcPr>
            <w:tcW w:w="1379" w:type="dxa"/>
          </w:tcPr>
          <w:p w14:paraId="2BAA7E5B"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29.17</w:t>
            </w:r>
          </w:p>
        </w:tc>
      </w:tr>
      <w:tr w:rsidR="008104F1" w14:paraId="74BD3A6B" w14:textId="77777777" w:rsidTr="00AC4DB1">
        <w:tc>
          <w:tcPr>
            <w:tcW w:w="1808" w:type="dxa"/>
          </w:tcPr>
          <w:p w14:paraId="0972E1C0" w14:textId="77777777" w:rsidR="008104F1" w:rsidRPr="002455B8" w:rsidRDefault="008104F1" w:rsidP="00477DDF">
            <w:pPr>
              <w:widowControl/>
              <w:spacing w:line="360" w:lineRule="auto"/>
              <w:jc w:val="left"/>
              <w:rPr>
                <w:color w:val="000000"/>
                <w:sz w:val="22"/>
                <w:szCs w:val="22"/>
              </w:rPr>
            </w:pPr>
            <w:r>
              <w:rPr>
                <w:color w:val="000000"/>
                <w:sz w:val="22"/>
                <w:szCs w:val="22"/>
              </w:rPr>
              <w:t>MFQ-C</w:t>
            </w:r>
          </w:p>
        </w:tc>
        <w:tc>
          <w:tcPr>
            <w:tcW w:w="1377" w:type="dxa"/>
          </w:tcPr>
          <w:p w14:paraId="174B4344"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26</w:t>
            </w:r>
          </w:p>
        </w:tc>
        <w:tc>
          <w:tcPr>
            <w:tcW w:w="1374" w:type="dxa"/>
          </w:tcPr>
          <w:p w14:paraId="3D604A3D"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27</w:t>
            </w:r>
          </w:p>
        </w:tc>
        <w:tc>
          <w:tcPr>
            <w:tcW w:w="1417" w:type="dxa"/>
          </w:tcPr>
          <w:p w14:paraId="320CEB64"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3.84</w:t>
            </w:r>
          </w:p>
        </w:tc>
        <w:tc>
          <w:tcPr>
            <w:tcW w:w="1372" w:type="dxa"/>
          </w:tcPr>
          <w:p w14:paraId="34AF1E04"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79" w:type="dxa"/>
          </w:tcPr>
          <w:p w14:paraId="3D1F4C41"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r>
      <w:tr w:rsidR="008104F1" w14:paraId="19B79071" w14:textId="77777777" w:rsidTr="00AC4DB1">
        <w:tc>
          <w:tcPr>
            <w:tcW w:w="1808" w:type="dxa"/>
          </w:tcPr>
          <w:p w14:paraId="1A770ECA" w14:textId="77777777" w:rsidR="008104F1" w:rsidRPr="002455B8" w:rsidRDefault="008104F1" w:rsidP="00477DDF">
            <w:pPr>
              <w:widowControl/>
              <w:spacing w:line="360" w:lineRule="auto"/>
              <w:jc w:val="left"/>
              <w:rPr>
                <w:color w:val="000000"/>
                <w:sz w:val="22"/>
                <w:szCs w:val="22"/>
              </w:rPr>
            </w:pPr>
            <w:r>
              <w:rPr>
                <w:rFonts w:hint="eastAsia"/>
                <w:color w:val="000000"/>
                <w:sz w:val="22"/>
                <w:szCs w:val="22"/>
              </w:rPr>
              <w:t>C</w:t>
            </w:r>
            <w:r>
              <w:rPr>
                <w:color w:val="000000"/>
                <w:sz w:val="22"/>
                <w:szCs w:val="22"/>
              </w:rPr>
              <w:t>SSDS</w:t>
            </w:r>
          </w:p>
        </w:tc>
        <w:tc>
          <w:tcPr>
            <w:tcW w:w="1377" w:type="dxa"/>
          </w:tcPr>
          <w:p w14:paraId="647F0EDB"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18</w:t>
            </w:r>
          </w:p>
        </w:tc>
        <w:tc>
          <w:tcPr>
            <w:tcW w:w="1374" w:type="dxa"/>
          </w:tcPr>
          <w:p w14:paraId="7969DF97"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19</w:t>
            </w:r>
          </w:p>
        </w:tc>
        <w:tc>
          <w:tcPr>
            <w:tcW w:w="1417" w:type="dxa"/>
          </w:tcPr>
          <w:p w14:paraId="6DB3A39B"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372" w:type="dxa"/>
          </w:tcPr>
          <w:p w14:paraId="1F9865F9"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7.78</w:t>
            </w:r>
          </w:p>
        </w:tc>
        <w:tc>
          <w:tcPr>
            <w:tcW w:w="1379" w:type="dxa"/>
          </w:tcPr>
          <w:p w14:paraId="348CD441"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22.22</w:t>
            </w:r>
          </w:p>
        </w:tc>
      </w:tr>
      <w:tr w:rsidR="008104F1" w14:paraId="7FAFD48C" w14:textId="77777777" w:rsidTr="00AC4DB1">
        <w:tc>
          <w:tcPr>
            <w:tcW w:w="1808" w:type="dxa"/>
          </w:tcPr>
          <w:p w14:paraId="322CF5D3" w14:textId="77777777" w:rsidR="008104F1" w:rsidRDefault="008104F1" w:rsidP="00477DDF">
            <w:pPr>
              <w:widowControl/>
              <w:spacing w:line="360" w:lineRule="auto"/>
              <w:jc w:val="left"/>
              <w:rPr>
                <w:color w:val="000000"/>
                <w:sz w:val="22"/>
                <w:szCs w:val="22"/>
              </w:rPr>
            </w:pPr>
            <w:r>
              <w:rPr>
                <w:rFonts w:hint="eastAsia"/>
                <w:color w:val="000000"/>
                <w:sz w:val="22"/>
                <w:szCs w:val="22"/>
              </w:rPr>
              <w:t>C</w:t>
            </w:r>
            <w:r>
              <w:rPr>
                <w:color w:val="000000"/>
                <w:sz w:val="22"/>
                <w:szCs w:val="22"/>
              </w:rPr>
              <w:t>ES-D-C</w:t>
            </w:r>
          </w:p>
        </w:tc>
        <w:tc>
          <w:tcPr>
            <w:tcW w:w="1377" w:type="dxa"/>
          </w:tcPr>
          <w:p w14:paraId="01DF7107"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7</w:t>
            </w:r>
          </w:p>
        </w:tc>
        <w:tc>
          <w:tcPr>
            <w:tcW w:w="1374" w:type="dxa"/>
          </w:tcPr>
          <w:p w14:paraId="73FFD70E"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19</w:t>
            </w:r>
          </w:p>
        </w:tc>
        <w:tc>
          <w:tcPr>
            <w:tcW w:w="1417" w:type="dxa"/>
          </w:tcPr>
          <w:p w14:paraId="38EA3929"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.88</w:t>
            </w:r>
          </w:p>
        </w:tc>
        <w:tc>
          <w:tcPr>
            <w:tcW w:w="1372" w:type="dxa"/>
          </w:tcPr>
          <w:p w14:paraId="0C9FBB3B"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79" w:type="dxa"/>
          </w:tcPr>
          <w:p w14:paraId="66DE7809"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r>
      <w:tr w:rsidR="008104F1" w14:paraId="1235EF42" w14:textId="77777777" w:rsidTr="00AC4DB1">
        <w:tc>
          <w:tcPr>
            <w:tcW w:w="1808" w:type="dxa"/>
          </w:tcPr>
          <w:p w14:paraId="1779F28D" w14:textId="77777777" w:rsidR="008104F1" w:rsidRDefault="008104F1" w:rsidP="00477DDF">
            <w:pPr>
              <w:widowControl/>
              <w:spacing w:line="360" w:lineRule="auto"/>
              <w:jc w:val="left"/>
              <w:rPr>
                <w:color w:val="000000"/>
                <w:sz w:val="22"/>
                <w:szCs w:val="22"/>
              </w:rPr>
            </w:pPr>
            <w:r>
              <w:rPr>
                <w:rFonts w:hint="eastAsia"/>
                <w:color w:val="000000"/>
                <w:sz w:val="22"/>
                <w:szCs w:val="22"/>
              </w:rPr>
              <w:t>A</w:t>
            </w:r>
            <w:r>
              <w:rPr>
                <w:color w:val="000000"/>
                <w:sz w:val="22"/>
                <w:szCs w:val="22"/>
              </w:rPr>
              <w:t>DI</w:t>
            </w:r>
          </w:p>
        </w:tc>
        <w:tc>
          <w:tcPr>
            <w:tcW w:w="1377" w:type="dxa"/>
          </w:tcPr>
          <w:p w14:paraId="3C5AD015"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35</w:t>
            </w:r>
          </w:p>
        </w:tc>
        <w:tc>
          <w:tcPr>
            <w:tcW w:w="1374" w:type="dxa"/>
          </w:tcPr>
          <w:p w14:paraId="02ED8CB3"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30</w:t>
            </w:r>
          </w:p>
        </w:tc>
        <w:tc>
          <w:tcPr>
            <w:tcW w:w="1417" w:type="dxa"/>
          </w:tcPr>
          <w:p w14:paraId="6E3B650C"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.71</w:t>
            </w:r>
          </w:p>
        </w:tc>
        <w:tc>
          <w:tcPr>
            <w:tcW w:w="1372" w:type="dxa"/>
          </w:tcPr>
          <w:p w14:paraId="77A07C23"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8</w:t>
            </w:r>
            <w:r>
              <w:rPr>
                <w:rFonts w:ascii="Times New Roman" w:hAnsi="Times New Roman" w:cs="Times New Roman"/>
                <w:color w:val="2A2B2E"/>
                <w:sz w:val="23"/>
                <w:szCs w:val="23"/>
                <w:shd w:val="clear" w:color="auto" w:fill="FFFFFF"/>
              </w:rPr>
              <w:t>2.86</w:t>
            </w:r>
          </w:p>
        </w:tc>
        <w:tc>
          <w:tcPr>
            <w:tcW w:w="1379" w:type="dxa"/>
          </w:tcPr>
          <w:p w14:paraId="62C74885"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17.14</w:t>
            </w:r>
          </w:p>
        </w:tc>
      </w:tr>
      <w:tr w:rsidR="008104F1" w14:paraId="63038780" w14:textId="77777777" w:rsidTr="00AC4DB1">
        <w:tc>
          <w:tcPr>
            <w:tcW w:w="1808" w:type="dxa"/>
          </w:tcPr>
          <w:p w14:paraId="3A2881C1" w14:textId="77777777" w:rsidR="008104F1" w:rsidRDefault="008104F1" w:rsidP="00477DDF">
            <w:pPr>
              <w:widowControl/>
              <w:spacing w:line="360" w:lineRule="auto"/>
              <w:jc w:val="left"/>
              <w:rPr>
                <w:color w:val="000000"/>
                <w:sz w:val="22"/>
                <w:szCs w:val="22"/>
              </w:rPr>
            </w:pPr>
            <w:r>
              <w:rPr>
                <w:color w:val="000000"/>
                <w:sz w:val="22"/>
                <w:szCs w:val="22"/>
              </w:rPr>
              <w:t>BSRS-5</w:t>
            </w:r>
          </w:p>
        </w:tc>
        <w:tc>
          <w:tcPr>
            <w:tcW w:w="1377" w:type="dxa"/>
          </w:tcPr>
          <w:p w14:paraId="3F06AD98"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374" w:type="dxa"/>
          </w:tcPr>
          <w:p w14:paraId="7E3E69F2"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417" w:type="dxa"/>
          </w:tcPr>
          <w:p w14:paraId="3B735EED"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372" w:type="dxa"/>
          </w:tcPr>
          <w:p w14:paraId="540D873C"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79" w:type="dxa"/>
          </w:tcPr>
          <w:p w14:paraId="2609DA2C"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r>
      <w:tr w:rsidR="008104F1" w14:paraId="782565C7" w14:textId="77777777" w:rsidTr="00AC4DB1">
        <w:tc>
          <w:tcPr>
            <w:tcW w:w="1808" w:type="dxa"/>
          </w:tcPr>
          <w:p w14:paraId="19721836" w14:textId="77777777" w:rsidR="008104F1" w:rsidRPr="002455B8" w:rsidRDefault="008104F1" w:rsidP="00477DDF">
            <w:pPr>
              <w:widowControl/>
              <w:spacing w:line="360" w:lineRule="auto"/>
              <w:jc w:val="left"/>
              <w:rPr>
                <w:color w:val="000000"/>
                <w:sz w:val="22"/>
                <w:szCs w:val="22"/>
              </w:rPr>
            </w:pPr>
            <w:r>
              <w:rPr>
                <w:color w:val="000000"/>
                <w:sz w:val="22"/>
                <w:szCs w:val="22"/>
              </w:rPr>
              <w:t>CES-D-13</w:t>
            </w:r>
          </w:p>
        </w:tc>
        <w:tc>
          <w:tcPr>
            <w:tcW w:w="1377" w:type="dxa"/>
          </w:tcPr>
          <w:p w14:paraId="491799DF"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w:t>
            </w:r>
          </w:p>
        </w:tc>
        <w:tc>
          <w:tcPr>
            <w:tcW w:w="1374" w:type="dxa"/>
          </w:tcPr>
          <w:p w14:paraId="2976DA14"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13</w:t>
            </w:r>
          </w:p>
        </w:tc>
        <w:tc>
          <w:tcPr>
            <w:tcW w:w="1417" w:type="dxa"/>
          </w:tcPr>
          <w:p w14:paraId="4F98F17B"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372" w:type="dxa"/>
          </w:tcPr>
          <w:p w14:paraId="3974C8B6"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79" w:type="dxa"/>
          </w:tcPr>
          <w:p w14:paraId="5044BD77"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r>
      <w:tr w:rsidR="008104F1" w14:paraId="16C8D4B8" w14:textId="77777777" w:rsidTr="00AC4DB1">
        <w:tc>
          <w:tcPr>
            <w:tcW w:w="1808" w:type="dxa"/>
          </w:tcPr>
          <w:p w14:paraId="4DBE848B" w14:textId="77777777" w:rsidR="008104F1" w:rsidRPr="002455B8" w:rsidRDefault="008104F1" w:rsidP="00477DDF">
            <w:pPr>
              <w:widowControl/>
              <w:spacing w:line="360" w:lineRule="auto"/>
              <w:jc w:val="left"/>
              <w:rPr>
                <w:color w:val="000000"/>
                <w:sz w:val="22"/>
                <w:szCs w:val="22"/>
              </w:rPr>
            </w:pPr>
            <w:r>
              <w:rPr>
                <w:rFonts w:hint="eastAsia"/>
                <w:color w:val="000000"/>
                <w:sz w:val="22"/>
                <w:szCs w:val="22"/>
              </w:rPr>
              <w:t>C</w:t>
            </w:r>
            <w:r>
              <w:rPr>
                <w:color w:val="000000"/>
                <w:sz w:val="22"/>
                <w:szCs w:val="22"/>
              </w:rPr>
              <w:t>EPS</w:t>
            </w:r>
          </w:p>
        </w:tc>
        <w:tc>
          <w:tcPr>
            <w:tcW w:w="1377" w:type="dxa"/>
          </w:tcPr>
          <w:p w14:paraId="20EFAF13"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p>
        </w:tc>
        <w:tc>
          <w:tcPr>
            <w:tcW w:w="1374" w:type="dxa"/>
          </w:tcPr>
          <w:p w14:paraId="261C38EE"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4</w:t>
            </w:r>
          </w:p>
        </w:tc>
        <w:tc>
          <w:tcPr>
            <w:tcW w:w="1417" w:type="dxa"/>
          </w:tcPr>
          <w:p w14:paraId="23C0D1D0"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372" w:type="dxa"/>
          </w:tcPr>
          <w:p w14:paraId="373DD9C0"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79" w:type="dxa"/>
          </w:tcPr>
          <w:p w14:paraId="5AD775A3"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r>
      <w:tr w:rsidR="008104F1" w14:paraId="007E1090" w14:textId="77777777" w:rsidTr="00AC4DB1">
        <w:tc>
          <w:tcPr>
            <w:tcW w:w="1808" w:type="dxa"/>
          </w:tcPr>
          <w:p w14:paraId="31955CE7" w14:textId="77777777" w:rsidR="008104F1" w:rsidRPr="002455B8" w:rsidRDefault="008104F1" w:rsidP="00477DDF">
            <w:pPr>
              <w:widowControl/>
              <w:spacing w:line="360" w:lineRule="auto"/>
              <w:jc w:val="left"/>
              <w:rPr>
                <w:color w:val="000000"/>
                <w:sz w:val="22"/>
                <w:szCs w:val="22"/>
              </w:rPr>
            </w:pPr>
            <w:r>
              <w:rPr>
                <w:rFonts w:hint="eastAsia"/>
                <w:color w:val="000000"/>
                <w:sz w:val="22"/>
                <w:szCs w:val="22"/>
              </w:rPr>
              <w:t>D</w:t>
            </w:r>
            <w:r>
              <w:rPr>
                <w:color w:val="000000"/>
                <w:sz w:val="22"/>
                <w:szCs w:val="22"/>
              </w:rPr>
              <w:t>SI</w:t>
            </w:r>
          </w:p>
        </w:tc>
        <w:tc>
          <w:tcPr>
            <w:tcW w:w="1377" w:type="dxa"/>
          </w:tcPr>
          <w:p w14:paraId="4A19DD63"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9</w:t>
            </w:r>
          </w:p>
        </w:tc>
        <w:tc>
          <w:tcPr>
            <w:tcW w:w="1374" w:type="dxa"/>
          </w:tcPr>
          <w:p w14:paraId="5D4F0624"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20</w:t>
            </w:r>
          </w:p>
        </w:tc>
        <w:tc>
          <w:tcPr>
            <w:tcW w:w="1417" w:type="dxa"/>
          </w:tcPr>
          <w:p w14:paraId="3BAB717D"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372" w:type="dxa"/>
          </w:tcPr>
          <w:p w14:paraId="3B2D9D28"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6</w:t>
            </w:r>
            <w:r>
              <w:rPr>
                <w:rFonts w:ascii="Times New Roman" w:hAnsi="Times New Roman" w:cs="Times New Roman"/>
                <w:color w:val="2A2B2E"/>
                <w:sz w:val="23"/>
                <w:szCs w:val="23"/>
                <w:shd w:val="clear" w:color="auto" w:fill="FFFFFF"/>
              </w:rPr>
              <w:t>8.97</w:t>
            </w:r>
          </w:p>
        </w:tc>
        <w:tc>
          <w:tcPr>
            <w:tcW w:w="1379" w:type="dxa"/>
          </w:tcPr>
          <w:p w14:paraId="5FF2CBB7"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31.03</w:t>
            </w:r>
          </w:p>
        </w:tc>
      </w:tr>
      <w:tr w:rsidR="008104F1" w14:paraId="34F62F5E" w14:textId="77777777" w:rsidTr="00AC4DB1">
        <w:tc>
          <w:tcPr>
            <w:tcW w:w="1808" w:type="dxa"/>
          </w:tcPr>
          <w:p w14:paraId="7F919CBC" w14:textId="77777777" w:rsidR="008104F1" w:rsidRPr="002455B8" w:rsidRDefault="008104F1" w:rsidP="00477DDF">
            <w:pPr>
              <w:widowControl/>
              <w:spacing w:line="360" w:lineRule="auto"/>
              <w:jc w:val="left"/>
              <w:rPr>
                <w:color w:val="000000"/>
                <w:sz w:val="22"/>
                <w:szCs w:val="22"/>
              </w:rPr>
            </w:pPr>
            <w:r>
              <w:rPr>
                <w:color w:val="000000"/>
                <w:sz w:val="22"/>
                <w:szCs w:val="22"/>
              </w:rPr>
              <w:t>HADS</w:t>
            </w:r>
          </w:p>
        </w:tc>
        <w:tc>
          <w:tcPr>
            <w:tcW w:w="1377" w:type="dxa"/>
          </w:tcPr>
          <w:p w14:paraId="1036DF40"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4</w:t>
            </w:r>
          </w:p>
        </w:tc>
        <w:tc>
          <w:tcPr>
            <w:tcW w:w="1374" w:type="dxa"/>
          </w:tcPr>
          <w:p w14:paraId="241F438A"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417" w:type="dxa"/>
          </w:tcPr>
          <w:p w14:paraId="5E6EBBD4"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372" w:type="dxa"/>
          </w:tcPr>
          <w:p w14:paraId="5928A4C8"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79" w:type="dxa"/>
          </w:tcPr>
          <w:p w14:paraId="074674A9"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r>
      <w:tr w:rsidR="008104F1" w14:paraId="67890A15" w14:textId="77777777" w:rsidTr="00AC4DB1">
        <w:tc>
          <w:tcPr>
            <w:tcW w:w="1808" w:type="dxa"/>
          </w:tcPr>
          <w:p w14:paraId="6383F6EC" w14:textId="77777777" w:rsidR="008104F1" w:rsidRPr="002455B8" w:rsidRDefault="008104F1" w:rsidP="00477DDF">
            <w:pPr>
              <w:widowControl/>
              <w:spacing w:line="360" w:lineRule="auto"/>
              <w:jc w:val="left"/>
              <w:rPr>
                <w:color w:val="000000"/>
                <w:sz w:val="22"/>
                <w:szCs w:val="22"/>
              </w:rPr>
            </w:pPr>
            <w:r>
              <w:rPr>
                <w:color w:val="000000"/>
                <w:sz w:val="22"/>
                <w:szCs w:val="22"/>
              </w:rPr>
              <w:t>HAMD</w:t>
            </w:r>
          </w:p>
        </w:tc>
        <w:tc>
          <w:tcPr>
            <w:tcW w:w="1377" w:type="dxa"/>
          </w:tcPr>
          <w:p w14:paraId="58A4AA67"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33</w:t>
            </w:r>
          </w:p>
        </w:tc>
        <w:tc>
          <w:tcPr>
            <w:tcW w:w="1374" w:type="dxa"/>
          </w:tcPr>
          <w:p w14:paraId="402A161F"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24</w:t>
            </w:r>
          </w:p>
        </w:tc>
        <w:tc>
          <w:tcPr>
            <w:tcW w:w="1417" w:type="dxa"/>
          </w:tcPr>
          <w:p w14:paraId="299F81E6"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12.12</w:t>
            </w:r>
          </w:p>
        </w:tc>
        <w:tc>
          <w:tcPr>
            <w:tcW w:w="1372" w:type="dxa"/>
          </w:tcPr>
          <w:p w14:paraId="674717D7"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5.76</w:t>
            </w:r>
          </w:p>
        </w:tc>
        <w:tc>
          <w:tcPr>
            <w:tcW w:w="1379" w:type="dxa"/>
          </w:tcPr>
          <w:p w14:paraId="2D6A714B"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24.24</w:t>
            </w:r>
          </w:p>
        </w:tc>
      </w:tr>
      <w:tr w:rsidR="008104F1" w14:paraId="7D1668C3" w14:textId="77777777" w:rsidTr="00AC4DB1">
        <w:tc>
          <w:tcPr>
            <w:tcW w:w="1808" w:type="dxa"/>
          </w:tcPr>
          <w:p w14:paraId="0F54BE8B" w14:textId="77777777" w:rsidR="008104F1" w:rsidRDefault="008104F1" w:rsidP="00477DDF">
            <w:pPr>
              <w:widowControl/>
              <w:spacing w:line="360" w:lineRule="auto"/>
              <w:jc w:val="left"/>
              <w:rPr>
                <w:color w:val="000000"/>
                <w:sz w:val="22"/>
                <w:szCs w:val="22"/>
              </w:rPr>
            </w:pPr>
            <w:r>
              <w:rPr>
                <w:rFonts w:hint="cs"/>
                <w:color w:val="000000"/>
                <w:sz w:val="22"/>
                <w:szCs w:val="22"/>
              </w:rPr>
              <w:t>J</w:t>
            </w:r>
            <w:r>
              <w:rPr>
                <w:rFonts w:hint="eastAsia"/>
                <w:color w:val="000000"/>
                <w:sz w:val="22"/>
                <w:szCs w:val="22"/>
              </w:rPr>
              <w:t>i_</w:t>
            </w:r>
            <w:r>
              <w:rPr>
                <w:color w:val="000000"/>
                <w:sz w:val="22"/>
                <w:szCs w:val="22"/>
              </w:rPr>
              <w:t>2005</w:t>
            </w:r>
          </w:p>
        </w:tc>
        <w:tc>
          <w:tcPr>
            <w:tcW w:w="1377" w:type="dxa"/>
          </w:tcPr>
          <w:p w14:paraId="411E9816"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p>
        </w:tc>
        <w:tc>
          <w:tcPr>
            <w:tcW w:w="1374" w:type="dxa"/>
          </w:tcPr>
          <w:p w14:paraId="4DBD69AB"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p>
        </w:tc>
        <w:tc>
          <w:tcPr>
            <w:tcW w:w="1417" w:type="dxa"/>
          </w:tcPr>
          <w:p w14:paraId="768BB19D"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372" w:type="dxa"/>
          </w:tcPr>
          <w:p w14:paraId="6829D4D6"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79" w:type="dxa"/>
          </w:tcPr>
          <w:p w14:paraId="27D6F8E0"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r>
      <w:tr w:rsidR="008104F1" w14:paraId="418FBAF8" w14:textId="77777777" w:rsidTr="00AC4DB1">
        <w:tc>
          <w:tcPr>
            <w:tcW w:w="1808" w:type="dxa"/>
          </w:tcPr>
          <w:p w14:paraId="5FBDF44E" w14:textId="77777777" w:rsidR="008104F1" w:rsidRDefault="008104F1" w:rsidP="00477DDF">
            <w:pPr>
              <w:widowControl/>
              <w:spacing w:line="360" w:lineRule="auto"/>
              <w:jc w:val="left"/>
              <w:rPr>
                <w:color w:val="000000"/>
                <w:sz w:val="22"/>
                <w:szCs w:val="22"/>
              </w:rPr>
            </w:pPr>
            <w:r>
              <w:rPr>
                <w:color w:val="000000"/>
                <w:sz w:val="22"/>
                <w:szCs w:val="22"/>
              </w:rPr>
              <w:t>KADS-11</w:t>
            </w:r>
          </w:p>
        </w:tc>
        <w:tc>
          <w:tcPr>
            <w:tcW w:w="1377" w:type="dxa"/>
          </w:tcPr>
          <w:p w14:paraId="15522ABB"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1</w:t>
            </w:r>
          </w:p>
        </w:tc>
        <w:tc>
          <w:tcPr>
            <w:tcW w:w="1374" w:type="dxa"/>
          </w:tcPr>
          <w:p w14:paraId="0C3E0BF9"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1</w:t>
            </w:r>
          </w:p>
        </w:tc>
        <w:tc>
          <w:tcPr>
            <w:tcW w:w="1417" w:type="dxa"/>
          </w:tcPr>
          <w:p w14:paraId="435E003C"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372" w:type="dxa"/>
          </w:tcPr>
          <w:p w14:paraId="083BE128"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7.14</w:t>
            </w:r>
          </w:p>
        </w:tc>
        <w:tc>
          <w:tcPr>
            <w:tcW w:w="1379" w:type="dxa"/>
          </w:tcPr>
          <w:p w14:paraId="7C396975"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r>
              <w:rPr>
                <w:rFonts w:ascii="Times New Roman" w:hAnsi="Times New Roman" w:cs="Times New Roman"/>
                <w:color w:val="2A2B2E"/>
                <w:sz w:val="23"/>
                <w:szCs w:val="23"/>
                <w:shd w:val="clear" w:color="auto" w:fill="FFFFFF"/>
              </w:rPr>
              <w:t>2.86</w:t>
            </w:r>
          </w:p>
        </w:tc>
      </w:tr>
      <w:tr w:rsidR="008104F1" w14:paraId="4EAAD7A4" w14:textId="77777777" w:rsidTr="00AC4DB1">
        <w:tc>
          <w:tcPr>
            <w:tcW w:w="1808" w:type="dxa"/>
          </w:tcPr>
          <w:p w14:paraId="42049389" w14:textId="77777777" w:rsidR="008104F1" w:rsidRDefault="008104F1" w:rsidP="00477DDF">
            <w:pPr>
              <w:widowControl/>
              <w:spacing w:line="360" w:lineRule="auto"/>
              <w:rPr>
                <w:color w:val="000000"/>
                <w:sz w:val="22"/>
                <w:szCs w:val="22"/>
              </w:rPr>
            </w:pPr>
            <w:r>
              <w:rPr>
                <w:rFonts w:hint="eastAsia"/>
                <w:color w:val="000000"/>
                <w:sz w:val="22"/>
                <w:szCs w:val="22"/>
              </w:rPr>
              <w:t>S</w:t>
            </w:r>
            <w:r>
              <w:rPr>
                <w:color w:val="000000"/>
                <w:sz w:val="22"/>
                <w:szCs w:val="22"/>
              </w:rPr>
              <w:t>akuma_2010</w:t>
            </w:r>
          </w:p>
        </w:tc>
        <w:tc>
          <w:tcPr>
            <w:tcW w:w="1377" w:type="dxa"/>
          </w:tcPr>
          <w:p w14:paraId="449CC7A2"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p>
        </w:tc>
        <w:tc>
          <w:tcPr>
            <w:tcW w:w="1374" w:type="dxa"/>
          </w:tcPr>
          <w:p w14:paraId="4DA37C06"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p>
        </w:tc>
        <w:tc>
          <w:tcPr>
            <w:tcW w:w="1417" w:type="dxa"/>
          </w:tcPr>
          <w:p w14:paraId="13D9DAC8"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372" w:type="dxa"/>
          </w:tcPr>
          <w:p w14:paraId="27AAF403"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7.41</w:t>
            </w:r>
          </w:p>
        </w:tc>
        <w:tc>
          <w:tcPr>
            <w:tcW w:w="1379" w:type="dxa"/>
          </w:tcPr>
          <w:p w14:paraId="645FEA42"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r>
              <w:rPr>
                <w:rFonts w:ascii="Times New Roman" w:hAnsi="Times New Roman" w:cs="Times New Roman"/>
                <w:color w:val="2A2B2E"/>
                <w:sz w:val="23"/>
                <w:szCs w:val="23"/>
                <w:shd w:val="clear" w:color="auto" w:fill="FFFFFF"/>
              </w:rPr>
              <w:t>2.86</w:t>
            </w:r>
          </w:p>
        </w:tc>
      </w:tr>
      <w:tr w:rsidR="008104F1" w14:paraId="1E1C362D" w14:textId="77777777" w:rsidTr="00AC4DB1">
        <w:tc>
          <w:tcPr>
            <w:tcW w:w="1808" w:type="dxa"/>
          </w:tcPr>
          <w:p w14:paraId="0B1F9D7A" w14:textId="77777777" w:rsidR="008104F1" w:rsidRDefault="008104F1" w:rsidP="00477DDF">
            <w:pPr>
              <w:widowControl/>
              <w:spacing w:line="360" w:lineRule="auto"/>
              <w:rPr>
                <w:color w:val="000000"/>
                <w:sz w:val="22"/>
                <w:szCs w:val="22"/>
              </w:rPr>
            </w:pPr>
            <w:r>
              <w:rPr>
                <w:rFonts w:hint="eastAsia"/>
                <w:color w:val="000000"/>
                <w:sz w:val="22"/>
                <w:szCs w:val="22"/>
              </w:rPr>
              <w:t>S</w:t>
            </w:r>
            <w:r>
              <w:rPr>
                <w:color w:val="000000"/>
                <w:sz w:val="22"/>
                <w:szCs w:val="22"/>
              </w:rPr>
              <w:t>MFQ</w:t>
            </w:r>
          </w:p>
        </w:tc>
        <w:tc>
          <w:tcPr>
            <w:tcW w:w="1377" w:type="dxa"/>
          </w:tcPr>
          <w:p w14:paraId="56E8FE34"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13</w:t>
            </w:r>
          </w:p>
        </w:tc>
        <w:tc>
          <w:tcPr>
            <w:tcW w:w="1374" w:type="dxa"/>
          </w:tcPr>
          <w:p w14:paraId="436CE329"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3</w:t>
            </w:r>
          </w:p>
        </w:tc>
        <w:tc>
          <w:tcPr>
            <w:tcW w:w="1417" w:type="dxa"/>
          </w:tcPr>
          <w:p w14:paraId="435386AB"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372" w:type="dxa"/>
          </w:tcPr>
          <w:p w14:paraId="766221BD"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9</w:t>
            </w:r>
            <w:r>
              <w:rPr>
                <w:rFonts w:ascii="Times New Roman" w:hAnsi="Times New Roman" w:cs="Times New Roman"/>
                <w:color w:val="2A2B2E"/>
                <w:sz w:val="23"/>
                <w:szCs w:val="23"/>
                <w:shd w:val="clear" w:color="auto" w:fill="FFFFFF"/>
              </w:rPr>
              <w:t>2.31</w:t>
            </w:r>
          </w:p>
        </w:tc>
        <w:tc>
          <w:tcPr>
            <w:tcW w:w="1379" w:type="dxa"/>
          </w:tcPr>
          <w:p w14:paraId="2DB544C6"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.69</w:t>
            </w:r>
          </w:p>
        </w:tc>
      </w:tr>
      <w:tr w:rsidR="008104F1" w14:paraId="64A44941" w14:textId="77777777" w:rsidTr="00AC4DB1">
        <w:tc>
          <w:tcPr>
            <w:tcW w:w="1808" w:type="dxa"/>
          </w:tcPr>
          <w:p w14:paraId="3B571272" w14:textId="77777777" w:rsidR="008104F1" w:rsidRDefault="008104F1" w:rsidP="00477DDF">
            <w:pPr>
              <w:widowControl/>
              <w:spacing w:line="360" w:lineRule="auto"/>
              <w:rPr>
                <w:color w:val="000000"/>
                <w:sz w:val="22"/>
                <w:szCs w:val="22"/>
              </w:rPr>
            </w:pPr>
            <w:r>
              <w:rPr>
                <w:rFonts w:hint="eastAsia"/>
                <w:color w:val="000000"/>
                <w:sz w:val="22"/>
                <w:szCs w:val="22"/>
              </w:rPr>
              <w:t>U</w:t>
            </w:r>
            <w:r>
              <w:rPr>
                <w:color w:val="000000"/>
                <w:sz w:val="22"/>
                <w:szCs w:val="22"/>
              </w:rPr>
              <w:t>PI</w:t>
            </w:r>
          </w:p>
        </w:tc>
        <w:tc>
          <w:tcPr>
            <w:tcW w:w="1377" w:type="dxa"/>
          </w:tcPr>
          <w:p w14:paraId="166B7ECD"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5</w:t>
            </w:r>
          </w:p>
        </w:tc>
        <w:tc>
          <w:tcPr>
            <w:tcW w:w="1374" w:type="dxa"/>
          </w:tcPr>
          <w:p w14:paraId="34EC3AB7"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1</w:t>
            </w:r>
          </w:p>
        </w:tc>
        <w:tc>
          <w:tcPr>
            <w:tcW w:w="1417" w:type="dxa"/>
          </w:tcPr>
          <w:p w14:paraId="659559D1"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6.67</w:t>
            </w:r>
          </w:p>
        </w:tc>
        <w:tc>
          <w:tcPr>
            <w:tcW w:w="1372" w:type="dxa"/>
          </w:tcPr>
          <w:p w14:paraId="2DA390E0"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3.33</w:t>
            </w:r>
          </w:p>
        </w:tc>
        <w:tc>
          <w:tcPr>
            <w:tcW w:w="1379" w:type="dxa"/>
          </w:tcPr>
          <w:p w14:paraId="76F9B511"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6.67</w:t>
            </w:r>
          </w:p>
        </w:tc>
      </w:tr>
      <w:tr w:rsidR="008104F1" w14:paraId="68702E76" w14:textId="77777777" w:rsidTr="00AC4DB1">
        <w:tc>
          <w:tcPr>
            <w:tcW w:w="1808" w:type="dxa"/>
          </w:tcPr>
          <w:p w14:paraId="0D9B3B07" w14:textId="77777777" w:rsidR="008104F1" w:rsidRDefault="008104F1" w:rsidP="00477DDF">
            <w:pPr>
              <w:widowControl/>
              <w:spacing w:line="360" w:lineRule="auto"/>
              <w:rPr>
                <w:color w:val="000000"/>
                <w:sz w:val="22"/>
                <w:szCs w:val="22"/>
              </w:rPr>
            </w:pPr>
            <w:r>
              <w:rPr>
                <w:rFonts w:hint="eastAsia"/>
                <w:color w:val="000000"/>
                <w:sz w:val="22"/>
                <w:szCs w:val="22"/>
              </w:rPr>
              <w:lastRenderedPageBreak/>
              <w:t>C</w:t>
            </w:r>
            <w:r>
              <w:rPr>
                <w:color w:val="000000"/>
                <w:sz w:val="22"/>
                <w:szCs w:val="22"/>
              </w:rPr>
              <w:t>SSMHS</w:t>
            </w:r>
          </w:p>
        </w:tc>
        <w:tc>
          <w:tcPr>
            <w:tcW w:w="1377" w:type="dxa"/>
          </w:tcPr>
          <w:p w14:paraId="17342B0D"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9</w:t>
            </w:r>
          </w:p>
        </w:tc>
        <w:tc>
          <w:tcPr>
            <w:tcW w:w="1374" w:type="dxa"/>
          </w:tcPr>
          <w:p w14:paraId="47644B58"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8</w:t>
            </w:r>
          </w:p>
        </w:tc>
        <w:tc>
          <w:tcPr>
            <w:tcW w:w="1417" w:type="dxa"/>
          </w:tcPr>
          <w:p w14:paraId="6DAB3C98"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22.22</w:t>
            </w:r>
          </w:p>
        </w:tc>
        <w:tc>
          <w:tcPr>
            <w:tcW w:w="1372" w:type="dxa"/>
          </w:tcPr>
          <w:p w14:paraId="5D4073F3"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7.78</w:t>
            </w:r>
          </w:p>
        </w:tc>
        <w:tc>
          <w:tcPr>
            <w:tcW w:w="1379" w:type="dxa"/>
          </w:tcPr>
          <w:p w14:paraId="0CAD1E4D" w14:textId="77777777" w:rsidR="008104F1" w:rsidRDefault="008104F1" w:rsidP="00477DDF">
            <w:pPr>
              <w:pStyle w:val="tgt"/>
              <w:tabs>
                <w:tab w:val="left" w:pos="85"/>
              </w:tabs>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22.22</w:t>
            </w:r>
          </w:p>
        </w:tc>
      </w:tr>
    </w:tbl>
    <w:bookmarkEnd w:id="40"/>
    <w:p w14:paraId="589E6A99" w14:textId="1E0485C2" w:rsidR="002B3C2C" w:rsidRDefault="008104F1" w:rsidP="002B3C2C">
      <w:pPr>
        <w:pStyle w:val="tgt"/>
        <w:shd w:val="clear" w:color="auto" w:fill="FCFDFE"/>
        <w:spacing w:line="360" w:lineRule="auto"/>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w:t>
      </w:r>
      <w:r w:rsidR="00BD0402">
        <w:rPr>
          <w:rFonts w:ascii="Times New Roman" w:hAnsi="Times New Roman" w:cs="Times New Roman"/>
          <w:color w:val="2A2B2E"/>
          <w:sz w:val="23"/>
          <w:szCs w:val="23"/>
          <w:shd w:val="clear" w:color="auto" w:fill="FFFFFF"/>
        </w:rPr>
        <w:t xml:space="preserve">4 </w:t>
      </w:r>
      <w:r w:rsidR="00BD0402">
        <w:rPr>
          <w:rFonts w:ascii="Times New Roman" w:hAnsi="Times New Roman" w:cs="Times New Roman" w:hint="eastAsia"/>
          <w:color w:val="2A2B2E"/>
          <w:sz w:val="23"/>
          <w:szCs w:val="23"/>
          <w:shd w:val="clear" w:color="auto" w:fill="FFFFFF"/>
        </w:rPr>
        <w:t>问卷间条目的重叠度</w:t>
      </w:r>
    </w:p>
    <w:p w14:paraId="4DC4420B" w14:textId="287B2505" w:rsidR="008A22C9" w:rsidRPr="008A22C9" w:rsidRDefault="008A22C9" w:rsidP="008A22C9">
      <w:pPr>
        <w:spacing w:line="360" w:lineRule="auto"/>
        <w:ind w:firstLineChars="200" w:firstLine="460"/>
        <w:rPr>
          <w:color w:val="2A2B2E"/>
          <w:kern w:val="0"/>
          <w:sz w:val="23"/>
          <w:szCs w:val="23"/>
          <w:shd w:val="clear" w:color="auto" w:fill="FFFFFF"/>
        </w:rPr>
      </w:pPr>
      <w:r w:rsidRPr="008A22C9">
        <w:rPr>
          <w:rFonts w:hint="eastAsia"/>
          <w:color w:val="2A2B2E"/>
          <w:kern w:val="0"/>
          <w:sz w:val="23"/>
          <w:szCs w:val="23"/>
          <w:shd w:val="clear" w:color="auto" w:fill="FFFFFF"/>
        </w:rPr>
        <w:t>通过</w:t>
      </w:r>
      <w:r w:rsidRPr="008A22C9">
        <w:rPr>
          <w:rFonts w:hint="eastAsia"/>
          <w:color w:val="2A2B2E"/>
          <w:kern w:val="0"/>
          <w:sz w:val="23"/>
          <w:szCs w:val="23"/>
          <w:shd w:val="clear" w:color="auto" w:fill="FFFFFF"/>
        </w:rPr>
        <w:t>Jaccard</w:t>
      </w:r>
      <w:r w:rsidRPr="008A22C9">
        <w:rPr>
          <w:rFonts w:hint="eastAsia"/>
          <w:color w:val="2A2B2E"/>
          <w:kern w:val="0"/>
          <w:sz w:val="23"/>
          <w:szCs w:val="23"/>
          <w:shd w:val="clear" w:color="auto" w:fill="FFFFFF"/>
        </w:rPr>
        <w:t>系数计算了量表之间的重叠程度。所有量表的平均重叠度是</w:t>
      </w:r>
      <w:r w:rsidRPr="008A22C9">
        <w:rPr>
          <w:rFonts w:hint="eastAsia"/>
          <w:color w:val="2A2B2E"/>
          <w:kern w:val="0"/>
          <w:sz w:val="23"/>
          <w:szCs w:val="23"/>
          <w:shd w:val="clear" w:color="auto" w:fill="FFFFFF"/>
        </w:rPr>
        <w:t>0.186</w:t>
      </w:r>
      <w:r w:rsidRPr="008A22C9">
        <w:rPr>
          <w:rFonts w:hint="eastAsia"/>
          <w:color w:val="2A2B2E"/>
          <w:kern w:val="0"/>
          <w:sz w:val="23"/>
          <w:szCs w:val="23"/>
          <w:shd w:val="clear" w:color="auto" w:fill="FFFFFF"/>
        </w:rPr>
        <w:t>，意味着这些量表之间的相似性非常低。具体各个量表之间的重叠程度以及各个量表和其他量表之间的平均重叠程度见</w:t>
      </w:r>
      <w:r w:rsidR="00D0229E">
        <w:rPr>
          <w:rFonts w:hint="eastAsia"/>
          <w:color w:val="2A2B2E"/>
          <w:kern w:val="0"/>
          <w:sz w:val="23"/>
          <w:szCs w:val="23"/>
          <w:shd w:val="clear" w:color="auto" w:fill="FFFFFF"/>
        </w:rPr>
        <w:t>图</w:t>
      </w:r>
      <w:r w:rsidR="00D0229E">
        <w:rPr>
          <w:rFonts w:hint="eastAsia"/>
          <w:color w:val="2A2B2E"/>
          <w:kern w:val="0"/>
          <w:sz w:val="23"/>
          <w:szCs w:val="23"/>
          <w:shd w:val="clear" w:color="auto" w:fill="FFFFFF"/>
        </w:rPr>
        <w:t>2</w:t>
      </w:r>
      <w:r w:rsidRPr="008A22C9">
        <w:rPr>
          <w:rFonts w:hint="eastAsia"/>
          <w:color w:val="2A2B2E"/>
          <w:kern w:val="0"/>
          <w:sz w:val="23"/>
          <w:szCs w:val="23"/>
          <w:shd w:val="clear" w:color="auto" w:fill="FFFFFF"/>
        </w:rPr>
        <w:t>。</w:t>
      </w:r>
    </w:p>
    <w:p w14:paraId="39F7FE7B" w14:textId="4301CE11" w:rsidR="005E7F96" w:rsidRPr="00A82EA2" w:rsidRDefault="008A22C9" w:rsidP="008A22C9">
      <w:pPr>
        <w:spacing w:line="360" w:lineRule="auto"/>
        <w:ind w:firstLineChars="200" w:firstLine="460"/>
        <w:rPr>
          <w:color w:val="2A2B2E"/>
          <w:kern w:val="0"/>
          <w:sz w:val="23"/>
          <w:szCs w:val="23"/>
          <w:shd w:val="clear" w:color="auto" w:fill="FFFFFF"/>
        </w:rPr>
      </w:pPr>
      <w:r w:rsidRPr="00B3345B">
        <w:rPr>
          <w:rFonts w:hint="eastAsia"/>
          <w:color w:val="2A2B2E"/>
          <w:kern w:val="0"/>
          <w:sz w:val="23"/>
          <w:szCs w:val="23"/>
          <w:highlight w:val="yellow"/>
          <w:shd w:val="clear" w:color="auto" w:fill="FFFFFF"/>
        </w:rPr>
        <w:t>没有任何一个量表与其他量表之间的平均重叠程度</w:t>
      </w:r>
      <w:r w:rsidR="00B84450">
        <w:rPr>
          <w:rFonts w:hint="eastAsia"/>
          <w:color w:val="2A2B2E"/>
          <w:kern w:val="0"/>
          <w:sz w:val="23"/>
          <w:szCs w:val="23"/>
          <w:highlight w:val="yellow"/>
          <w:shd w:val="clear" w:color="auto" w:fill="FFFFFF"/>
        </w:rPr>
        <w:t>（</w:t>
      </w:r>
      <w:r w:rsidR="00B84450" w:rsidRPr="00B84450">
        <w:rPr>
          <w:color w:val="2A2B2E"/>
          <w:kern w:val="0"/>
          <w:sz w:val="23"/>
          <w:szCs w:val="23"/>
          <w:shd w:val="clear" w:color="auto" w:fill="FFFFFF"/>
        </w:rPr>
        <w:t>Mean overlap</w:t>
      </w:r>
      <w:r w:rsidR="00B84450">
        <w:rPr>
          <w:rFonts w:hint="eastAsia"/>
          <w:color w:val="2A2B2E"/>
          <w:kern w:val="0"/>
          <w:sz w:val="23"/>
          <w:szCs w:val="23"/>
          <w:highlight w:val="yellow"/>
          <w:shd w:val="clear" w:color="auto" w:fill="FFFFFF"/>
        </w:rPr>
        <w:t>）</w:t>
      </w:r>
      <w:r w:rsidRPr="00B3345B">
        <w:rPr>
          <w:rFonts w:hint="eastAsia"/>
          <w:color w:val="2A2B2E"/>
          <w:kern w:val="0"/>
          <w:sz w:val="23"/>
          <w:szCs w:val="23"/>
          <w:highlight w:val="yellow"/>
          <w:shd w:val="clear" w:color="auto" w:fill="FFFFFF"/>
        </w:rPr>
        <w:t>到达中等水平</w:t>
      </w:r>
      <w:r w:rsidRPr="008A22C9">
        <w:rPr>
          <w:rFonts w:hint="eastAsia"/>
          <w:color w:val="2A2B2E"/>
          <w:kern w:val="0"/>
          <w:sz w:val="23"/>
          <w:szCs w:val="23"/>
          <w:shd w:val="clear" w:color="auto" w:fill="FFFFFF"/>
        </w:rPr>
        <w:t>（</w:t>
      </w:r>
      <w:r w:rsidRPr="008A22C9">
        <w:rPr>
          <w:rFonts w:hint="eastAsia"/>
          <w:color w:val="2A2B2E"/>
          <w:kern w:val="0"/>
          <w:sz w:val="23"/>
          <w:szCs w:val="23"/>
          <w:shd w:val="clear" w:color="auto" w:fill="FFFFFF"/>
        </w:rPr>
        <w:t>0.40</w:t>
      </w:r>
      <w:r w:rsidRPr="008A22C9">
        <w:rPr>
          <w:rFonts w:hint="eastAsia"/>
          <w:color w:val="2A2B2E"/>
          <w:kern w:val="0"/>
          <w:sz w:val="23"/>
          <w:szCs w:val="23"/>
          <w:shd w:val="clear" w:color="auto" w:fill="FFFFFF"/>
        </w:rPr>
        <w:t>–</w:t>
      </w:r>
      <w:r w:rsidRPr="008A22C9">
        <w:rPr>
          <w:rFonts w:hint="eastAsia"/>
          <w:color w:val="2A2B2E"/>
          <w:kern w:val="0"/>
          <w:sz w:val="23"/>
          <w:szCs w:val="23"/>
          <w:shd w:val="clear" w:color="auto" w:fill="FFFFFF"/>
        </w:rPr>
        <w:t>0.59</w:t>
      </w:r>
      <w:r w:rsidRPr="008A22C9">
        <w:rPr>
          <w:rFonts w:hint="eastAsia"/>
          <w:color w:val="2A2B2E"/>
          <w:kern w:val="0"/>
          <w:sz w:val="23"/>
          <w:szCs w:val="23"/>
          <w:shd w:val="clear" w:color="auto" w:fill="FFFFFF"/>
        </w:rPr>
        <w:t>）。</w:t>
      </w:r>
      <w:r w:rsidRPr="008A22C9">
        <w:rPr>
          <w:rFonts w:hint="eastAsia"/>
          <w:color w:val="2A2B2E"/>
          <w:kern w:val="0"/>
          <w:sz w:val="23"/>
          <w:szCs w:val="23"/>
          <w:shd w:val="clear" w:color="auto" w:fill="FFFFFF"/>
        </w:rPr>
        <w:t>CES-D</w:t>
      </w:r>
      <w:r w:rsidRPr="008A22C9">
        <w:rPr>
          <w:rFonts w:hint="eastAsia"/>
          <w:color w:val="2A2B2E"/>
          <w:kern w:val="0"/>
          <w:sz w:val="23"/>
          <w:szCs w:val="23"/>
          <w:shd w:val="clear" w:color="auto" w:fill="FFFFFF"/>
        </w:rPr>
        <w:t>与其他量表的平均重叠程度最高，为</w:t>
      </w:r>
      <w:r w:rsidRPr="008A22C9">
        <w:rPr>
          <w:rFonts w:hint="eastAsia"/>
          <w:color w:val="2A2B2E"/>
          <w:kern w:val="0"/>
          <w:sz w:val="23"/>
          <w:szCs w:val="23"/>
          <w:shd w:val="clear" w:color="auto" w:fill="FFFFFF"/>
        </w:rPr>
        <w:t>0.25</w:t>
      </w:r>
      <w:r w:rsidRPr="008A22C9">
        <w:rPr>
          <w:rFonts w:hint="eastAsia"/>
          <w:color w:val="2A2B2E"/>
          <w:kern w:val="0"/>
          <w:sz w:val="23"/>
          <w:szCs w:val="23"/>
          <w:shd w:val="clear" w:color="auto" w:fill="FFFFFF"/>
        </w:rPr>
        <w:t>，其他量表的平均重叠程度在</w:t>
      </w:r>
      <w:r w:rsidRPr="008A22C9">
        <w:rPr>
          <w:rFonts w:hint="eastAsia"/>
          <w:color w:val="2A2B2E"/>
          <w:kern w:val="0"/>
          <w:sz w:val="23"/>
          <w:szCs w:val="23"/>
          <w:shd w:val="clear" w:color="auto" w:fill="FFFFFF"/>
        </w:rPr>
        <w:t>0.10-0.24</w:t>
      </w:r>
      <w:r w:rsidRPr="008A22C9">
        <w:rPr>
          <w:rFonts w:hint="eastAsia"/>
          <w:color w:val="2A2B2E"/>
          <w:kern w:val="0"/>
          <w:sz w:val="23"/>
          <w:szCs w:val="23"/>
          <w:shd w:val="clear" w:color="auto" w:fill="FFFFFF"/>
        </w:rPr>
        <w:t>之间。</w:t>
      </w:r>
      <w:r w:rsidR="00EA4A7B" w:rsidRPr="00A82EA2">
        <w:rPr>
          <w:color w:val="2A2B2E"/>
          <w:kern w:val="0"/>
          <w:sz w:val="23"/>
          <w:szCs w:val="23"/>
          <w:shd w:val="clear" w:color="auto" w:fill="FFFFFF"/>
        </w:rPr>
        <w:t>重叠度最高的两个量表是</w:t>
      </w:r>
      <w:r w:rsidR="00477DDF" w:rsidRPr="00A82EA2">
        <w:rPr>
          <w:color w:val="2A2B2E"/>
          <w:kern w:val="0"/>
          <w:sz w:val="23"/>
          <w:szCs w:val="23"/>
          <w:shd w:val="clear" w:color="auto" w:fill="FFFFFF"/>
        </w:rPr>
        <w:t>DSI</w:t>
      </w:r>
      <w:r w:rsidR="00477DDF" w:rsidRPr="00A82EA2">
        <w:rPr>
          <w:color w:val="2A2B2E"/>
          <w:kern w:val="0"/>
          <w:sz w:val="23"/>
          <w:szCs w:val="23"/>
          <w:shd w:val="clear" w:color="auto" w:fill="FFFFFF"/>
        </w:rPr>
        <w:t>和</w:t>
      </w:r>
      <w:r w:rsidR="00477DDF" w:rsidRPr="00A82EA2">
        <w:rPr>
          <w:color w:val="2A2B2E"/>
          <w:kern w:val="0"/>
          <w:sz w:val="23"/>
          <w:szCs w:val="23"/>
          <w:shd w:val="clear" w:color="auto" w:fill="FFFFFF"/>
        </w:rPr>
        <w:t>SDS</w:t>
      </w:r>
      <w:r w:rsidR="007A73F5">
        <w:rPr>
          <w:rFonts w:hint="eastAsia"/>
          <w:color w:val="2A2B2E"/>
          <w:kern w:val="0"/>
          <w:sz w:val="23"/>
          <w:szCs w:val="23"/>
          <w:shd w:val="clear" w:color="auto" w:fill="FFFFFF"/>
        </w:rPr>
        <w:t>，为</w:t>
      </w:r>
      <w:r w:rsidR="00B84450">
        <w:rPr>
          <w:rFonts w:hint="eastAsia"/>
          <w:color w:val="2A2B2E"/>
          <w:kern w:val="0"/>
          <w:sz w:val="23"/>
          <w:szCs w:val="23"/>
          <w:shd w:val="clear" w:color="auto" w:fill="FFFFFF"/>
        </w:rPr>
        <w:t>0</w:t>
      </w:r>
      <w:r w:rsidR="00B84450">
        <w:rPr>
          <w:color w:val="2A2B2E"/>
          <w:kern w:val="0"/>
          <w:sz w:val="23"/>
          <w:szCs w:val="23"/>
          <w:shd w:val="clear" w:color="auto" w:fill="FFFFFF"/>
        </w:rPr>
        <w:t>.72</w:t>
      </w:r>
      <w:r w:rsidR="00477DDF" w:rsidRPr="00A82EA2">
        <w:rPr>
          <w:color w:val="2A2B2E"/>
          <w:kern w:val="0"/>
          <w:sz w:val="23"/>
          <w:szCs w:val="23"/>
          <w:shd w:val="clear" w:color="auto" w:fill="FFFFFF"/>
        </w:rPr>
        <w:t>。</w:t>
      </w:r>
    </w:p>
    <w:p w14:paraId="314A4961" w14:textId="3802C76D" w:rsidR="004943C5" w:rsidRPr="00A82EA2" w:rsidRDefault="00477DDF" w:rsidP="008A22C9">
      <w:pPr>
        <w:spacing w:line="360" w:lineRule="auto"/>
        <w:ind w:firstLineChars="200" w:firstLine="460"/>
        <w:rPr>
          <w:color w:val="2A2B2E"/>
          <w:kern w:val="0"/>
          <w:sz w:val="23"/>
          <w:szCs w:val="23"/>
          <w:shd w:val="clear" w:color="auto" w:fill="FFFFFF"/>
        </w:rPr>
      </w:pPr>
      <w:r w:rsidRPr="00A82EA2">
        <w:rPr>
          <w:color w:val="2A2B2E"/>
          <w:kern w:val="0"/>
          <w:sz w:val="23"/>
          <w:szCs w:val="23"/>
          <w:shd w:val="clear" w:color="auto" w:fill="FFFFFF"/>
        </w:rPr>
        <w:t>有很多量表之间重叠度为</w:t>
      </w:r>
      <w:r w:rsidRPr="00A82EA2">
        <w:rPr>
          <w:color w:val="2A2B2E"/>
          <w:kern w:val="0"/>
          <w:sz w:val="23"/>
          <w:szCs w:val="23"/>
          <w:shd w:val="clear" w:color="auto" w:fill="FFFFFF"/>
        </w:rPr>
        <w:t>0</w:t>
      </w:r>
      <w:r w:rsidRPr="00A82EA2">
        <w:rPr>
          <w:color w:val="2A2B2E"/>
          <w:kern w:val="0"/>
          <w:sz w:val="23"/>
          <w:szCs w:val="23"/>
          <w:shd w:val="clear" w:color="auto" w:fill="FFFFFF"/>
        </w:rPr>
        <w:t>，即他们之间所测量内容完全无关。具体包括：</w:t>
      </w:r>
      <w:r w:rsidRPr="00A82EA2">
        <w:rPr>
          <w:color w:val="2A2B2E"/>
          <w:kern w:val="0"/>
          <w:sz w:val="23"/>
          <w:szCs w:val="23"/>
          <w:shd w:val="clear" w:color="auto" w:fill="FFFFFF"/>
        </w:rPr>
        <w:t>MSSMHS</w:t>
      </w:r>
      <w:r w:rsidR="00CB7BB1">
        <w:rPr>
          <w:rFonts w:hint="eastAsia"/>
          <w:color w:val="2A2B2E"/>
          <w:kern w:val="0"/>
          <w:sz w:val="23"/>
          <w:szCs w:val="23"/>
          <w:shd w:val="clear" w:color="auto" w:fill="FFFFFF"/>
        </w:rPr>
        <w:t>与</w:t>
      </w:r>
      <w:r w:rsidRPr="00A82EA2">
        <w:rPr>
          <w:color w:val="2A2B2E"/>
          <w:kern w:val="0"/>
          <w:sz w:val="23"/>
          <w:szCs w:val="23"/>
          <w:shd w:val="clear" w:color="auto" w:fill="FFFFFF"/>
        </w:rPr>
        <w:t>CEPS</w:t>
      </w:r>
      <w:r w:rsidR="006B7733">
        <w:rPr>
          <w:rFonts w:hint="eastAsia"/>
          <w:color w:val="2A2B2E"/>
          <w:kern w:val="0"/>
          <w:sz w:val="23"/>
          <w:szCs w:val="23"/>
          <w:shd w:val="clear" w:color="auto" w:fill="FFFFFF"/>
        </w:rPr>
        <w:t>无重叠</w:t>
      </w:r>
      <w:r w:rsidRPr="00A82EA2">
        <w:rPr>
          <w:color w:val="2A2B2E"/>
          <w:kern w:val="0"/>
          <w:sz w:val="23"/>
          <w:szCs w:val="23"/>
          <w:shd w:val="clear" w:color="auto" w:fill="FFFFFF"/>
        </w:rPr>
        <w:t>；</w:t>
      </w:r>
      <w:r w:rsidRPr="00A82EA2">
        <w:rPr>
          <w:color w:val="2A2B2E"/>
          <w:kern w:val="0"/>
          <w:sz w:val="23"/>
          <w:szCs w:val="23"/>
          <w:shd w:val="clear" w:color="auto" w:fill="FFFFFF"/>
        </w:rPr>
        <w:t>PHQ-9</w:t>
      </w:r>
      <w:r w:rsidR="00CB7BB1">
        <w:rPr>
          <w:rFonts w:hint="eastAsia"/>
          <w:color w:val="2A2B2E"/>
          <w:kern w:val="0"/>
          <w:sz w:val="23"/>
          <w:szCs w:val="23"/>
          <w:shd w:val="clear" w:color="auto" w:fill="FFFFFF"/>
        </w:rPr>
        <w:t>与</w:t>
      </w:r>
      <w:r w:rsidRPr="00A82EA2">
        <w:rPr>
          <w:color w:val="2A2B2E"/>
          <w:kern w:val="0"/>
          <w:sz w:val="23"/>
          <w:szCs w:val="23"/>
          <w:shd w:val="clear" w:color="auto" w:fill="FFFFFF"/>
        </w:rPr>
        <w:t>CEPS</w:t>
      </w:r>
      <w:r w:rsidR="00CB7BB1">
        <w:rPr>
          <w:rFonts w:hint="eastAsia"/>
          <w:color w:val="2A2B2E"/>
          <w:kern w:val="0"/>
          <w:sz w:val="23"/>
          <w:szCs w:val="23"/>
          <w:shd w:val="clear" w:color="auto" w:fill="FFFFFF"/>
        </w:rPr>
        <w:t>和</w:t>
      </w:r>
      <w:r w:rsidRPr="00A82EA2">
        <w:rPr>
          <w:color w:val="2A2B2E"/>
          <w:kern w:val="0"/>
          <w:sz w:val="23"/>
          <w:szCs w:val="23"/>
          <w:shd w:val="clear" w:color="auto" w:fill="FFFFFF"/>
        </w:rPr>
        <w:t>Ji_2005</w:t>
      </w:r>
      <w:r w:rsidR="006B7733">
        <w:rPr>
          <w:rFonts w:hint="eastAsia"/>
          <w:color w:val="2A2B2E"/>
          <w:kern w:val="0"/>
          <w:sz w:val="23"/>
          <w:szCs w:val="23"/>
          <w:shd w:val="clear" w:color="auto" w:fill="FFFFFF"/>
        </w:rPr>
        <w:t>这两个</w:t>
      </w:r>
      <w:r w:rsidR="00CB7BB1">
        <w:rPr>
          <w:rFonts w:hint="eastAsia"/>
          <w:color w:val="2A2B2E"/>
          <w:kern w:val="0"/>
          <w:sz w:val="23"/>
          <w:szCs w:val="23"/>
          <w:shd w:val="clear" w:color="auto" w:fill="FFFFFF"/>
        </w:rPr>
        <w:t>问卷均无重叠</w:t>
      </w:r>
      <w:r w:rsidRPr="00A82EA2">
        <w:rPr>
          <w:color w:val="2A2B2E"/>
          <w:kern w:val="0"/>
          <w:sz w:val="23"/>
          <w:szCs w:val="23"/>
          <w:shd w:val="clear" w:color="auto" w:fill="FFFFFF"/>
        </w:rPr>
        <w:t>；</w:t>
      </w:r>
      <w:r w:rsidRPr="00A82EA2">
        <w:rPr>
          <w:color w:val="2A2B2E"/>
          <w:kern w:val="0"/>
          <w:sz w:val="23"/>
          <w:szCs w:val="23"/>
          <w:shd w:val="clear" w:color="auto" w:fill="FFFFFF"/>
        </w:rPr>
        <w:t>CSSDS</w:t>
      </w:r>
      <w:r w:rsidR="00CB7BB1">
        <w:rPr>
          <w:rFonts w:hint="eastAsia"/>
          <w:color w:val="2A2B2E"/>
          <w:kern w:val="0"/>
          <w:sz w:val="23"/>
          <w:szCs w:val="23"/>
          <w:shd w:val="clear" w:color="auto" w:fill="FFFFFF"/>
        </w:rPr>
        <w:t>与</w:t>
      </w:r>
      <w:r w:rsidRPr="00A82EA2">
        <w:rPr>
          <w:color w:val="2A2B2E"/>
          <w:kern w:val="0"/>
          <w:sz w:val="23"/>
          <w:szCs w:val="23"/>
          <w:shd w:val="clear" w:color="auto" w:fill="FFFFFF"/>
        </w:rPr>
        <w:t>CEPS</w:t>
      </w:r>
      <w:r w:rsidR="006B7733">
        <w:rPr>
          <w:rFonts w:hint="eastAsia"/>
          <w:color w:val="2A2B2E"/>
          <w:kern w:val="0"/>
          <w:sz w:val="23"/>
          <w:szCs w:val="23"/>
          <w:shd w:val="clear" w:color="auto" w:fill="FFFFFF"/>
        </w:rPr>
        <w:t>无重叠</w:t>
      </w:r>
      <w:r w:rsidRPr="00A82EA2">
        <w:rPr>
          <w:color w:val="2A2B2E"/>
          <w:kern w:val="0"/>
          <w:sz w:val="23"/>
          <w:szCs w:val="23"/>
          <w:shd w:val="clear" w:color="auto" w:fill="FFFFFF"/>
        </w:rPr>
        <w:t>；</w:t>
      </w:r>
      <w:r w:rsidRPr="00A82EA2">
        <w:rPr>
          <w:color w:val="2A2B2E"/>
          <w:kern w:val="0"/>
          <w:sz w:val="23"/>
          <w:szCs w:val="23"/>
          <w:shd w:val="clear" w:color="auto" w:fill="FFFFFF"/>
        </w:rPr>
        <w:t>CEPS</w:t>
      </w:r>
      <w:r w:rsidR="00CB7BB1">
        <w:rPr>
          <w:rFonts w:hint="eastAsia"/>
          <w:color w:val="2A2B2E"/>
          <w:kern w:val="0"/>
          <w:sz w:val="23"/>
          <w:szCs w:val="23"/>
          <w:shd w:val="clear" w:color="auto" w:fill="FFFFFF"/>
        </w:rPr>
        <w:t>与</w:t>
      </w:r>
      <w:r w:rsidRPr="00A82EA2">
        <w:rPr>
          <w:color w:val="2A2B2E"/>
          <w:kern w:val="0"/>
          <w:sz w:val="23"/>
          <w:szCs w:val="23"/>
          <w:shd w:val="clear" w:color="auto" w:fill="FFFFFF"/>
        </w:rPr>
        <w:t>SMFQ</w:t>
      </w:r>
      <w:r w:rsidR="006B7733">
        <w:rPr>
          <w:rFonts w:hint="eastAsia"/>
          <w:color w:val="2A2B2E"/>
          <w:kern w:val="0"/>
          <w:sz w:val="23"/>
          <w:szCs w:val="23"/>
          <w:shd w:val="clear" w:color="auto" w:fill="FFFFFF"/>
        </w:rPr>
        <w:t>和</w:t>
      </w:r>
      <w:r w:rsidR="006B7733" w:rsidRPr="00A82EA2">
        <w:rPr>
          <w:color w:val="2A2B2E"/>
          <w:kern w:val="0"/>
          <w:sz w:val="23"/>
          <w:szCs w:val="23"/>
          <w:shd w:val="clear" w:color="auto" w:fill="FFFFFF"/>
        </w:rPr>
        <w:t xml:space="preserve"> </w:t>
      </w:r>
      <w:r w:rsidRPr="00A82EA2">
        <w:rPr>
          <w:color w:val="2A2B2E"/>
          <w:kern w:val="0"/>
          <w:sz w:val="23"/>
          <w:szCs w:val="23"/>
          <w:shd w:val="clear" w:color="auto" w:fill="FFFFFF"/>
        </w:rPr>
        <w:t>CSSMHS</w:t>
      </w:r>
      <w:r w:rsidR="006B7733">
        <w:rPr>
          <w:rFonts w:hint="eastAsia"/>
          <w:color w:val="2A2B2E"/>
          <w:kern w:val="0"/>
          <w:sz w:val="23"/>
          <w:szCs w:val="23"/>
          <w:shd w:val="clear" w:color="auto" w:fill="FFFFFF"/>
        </w:rPr>
        <w:t>这个问卷无重叠</w:t>
      </w:r>
      <w:r w:rsidRPr="00A82EA2">
        <w:rPr>
          <w:color w:val="2A2B2E"/>
          <w:kern w:val="0"/>
          <w:sz w:val="23"/>
          <w:szCs w:val="23"/>
          <w:shd w:val="clear" w:color="auto" w:fill="FFFFFF"/>
        </w:rPr>
        <w:t>；</w:t>
      </w:r>
      <w:r w:rsidRPr="00A82EA2">
        <w:rPr>
          <w:color w:val="2A2B2E"/>
          <w:kern w:val="0"/>
          <w:sz w:val="23"/>
          <w:szCs w:val="23"/>
          <w:shd w:val="clear" w:color="auto" w:fill="FFFFFF"/>
        </w:rPr>
        <w:t>Ji_2005</w:t>
      </w:r>
      <w:r w:rsidR="00CB7BB1">
        <w:rPr>
          <w:rFonts w:hint="eastAsia"/>
          <w:color w:val="2A2B2E"/>
          <w:kern w:val="0"/>
          <w:sz w:val="23"/>
          <w:szCs w:val="23"/>
          <w:shd w:val="clear" w:color="auto" w:fill="FFFFFF"/>
        </w:rPr>
        <w:t>与</w:t>
      </w:r>
      <w:r w:rsidRPr="00A82EA2">
        <w:rPr>
          <w:color w:val="2A2B2E"/>
          <w:kern w:val="0"/>
          <w:sz w:val="23"/>
          <w:szCs w:val="23"/>
          <w:shd w:val="clear" w:color="auto" w:fill="FFFFFF"/>
        </w:rPr>
        <w:t>KADS-11</w:t>
      </w:r>
      <w:r w:rsidR="006B7733">
        <w:rPr>
          <w:rFonts w:hint="eastAsia"/>
          <w:color w:val="2A2B2E"/>
          <w:kern w:val="0"/>
          <w:sz w:val="23"/>
          <w:szCs w:val="23"/>
          <w:shd w:val="clear" w:color="auto" w:fill="FFFFFF"/>
        </w:rPr>
        <w:t>无重叠。</w:t>
      </w:r>
    </w:p>
    <w:p w14:paraId="1FF35235" w14:textId="54A5879B" w:rsidR="00BB1AA1" w:rsidRPr="00A82EA2" w:rsidRDefault="00EA4A7B" w:rsidP="008A22C9">
      <w:pPr>
        <w:spacing w:line="360" w:lineRule="auto"/>
        <w:ind w:firstLineChars="200" w:firstLine="460"/>
        <w:rPr>
          <w:color w:val="2A2B2E"/>
          <w:kern w:val="0"/>
          <w:sz w:val="23"/>
          <w:szCs w:val="23"/>
          <w:shd w:val="clear" w:color="auto" w:fill="FFFFFF"/>
        </w:rPr>
        <w:sectPr w:rsidR="00BB1AA1" w:rsidRPr="00A82EA2" w:rsidSect="00301A4E">
          <w:pgSz w:w="11906" w:h="16838"/>
          <w:pgMar w:top="1440" w:right="1797" w:bottom="1440" w:left="1797" w:header="851" w:footer="992" w:gutter="0"/>
          <w:cols w:space="425"/>
          <w:docGrid w:linePitch="381"/>
        </w:sectPr>
      </w:pPr>
      <w:r w:rsidRPr="00A82EA2">
        <w:rPr>
          <w:color w:val="2A2B2E"/>
          <w:kern w:val="0"/>
          <w:sz w:val="23"/>
          <w:szCs w:val="23"/>
          <w:shd w:val="clear" w:color="auto" w:fill="FFFFFF"/>
        </w:rPr>
        <w:t>各个量表和其他量表之间的平均重叠程度与量表中包含了症状的数量的相关系数为</w:t>
      </w:r>
      <w:r w:rsidRPr="00A82EA2">
        <w:rPr>
          <w:color w:val="2A2B2E"/>
          <w:kern w:val="0"/>
          <w:sz w:val="23"/>
          <w:szCs w:val="23"/>
          <w:shd w:val="clear" w:color="auto" w:fill="FFFFFF"/>
        </w:rPr>
        <w:t>0.612</w:t>
      </w:r>
      <w:r w:rsidRPr="00A82EA2">
        <w:rPr>
          <w:color w:val="2A2B2E"/>
          <w:kern w:val="0"/>
          <w:sz w:val="23"/>
          <w:szCs w:val="23"/>
          <w:shd w:val="clear" w:color="auto" w:fill="FFFFFF"/>
        </w:rPr>
        <w:t>，与调整后的长度相关系数为</w:t>
      </w:r>
      <w:r w:rsidRPr="00A82EA2">
        <w:rPr>
          <w:color w:val="2A2B2E"/>
          <w:kern w:val="0"/>
          <w:sz w:val="23"/>
          <w:szCs w:val="23"/>
          <w:shd w:val="clear" w:color="auto" w:fill="FFFFFF"/>
        </w:rPr>
        <w:t>0.624</w:t>
      </w:r>
      <w:r w:rsidRPr="00A82EA2">
        <w:rPr>
          <w:color w:val="2A2B2E"/>
          <w:kern w:val="0"/>
          <w:sz w:val="23"/>
          <w:szCs w:val="23"/>
          <w:shd w:val="clear" w:color="auto" w:fill="FFFFFF"/>
        </w:rPr>
        <w:t>。这表明了较长的量表与其他的量表重叠度较高，因此具有较强的代表性。</w:t>
      </w:r>
    </w:p>
    <w:p w14:paraId="0F865153" w14:textId="49666938" w:rsidR="00BB1AA1" w:rsidRDefault="00BD6CEE" w:rsidP="00BB1AA1">
      <w:pPr>
        <w:pStyle w:val="tgt"/>
        <w:shd w:val="clear" w:color="auto" w:fill="FCFDFE"/>
        <w:spacing w:line="360" w:lineRule="atLeast"/>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lastRenderedPageBreak/>
        <w:t xml:space="preserve"> </w:t>
      </w:r>
      <w:r>
        <w:rPr>
          <w:rFonts w:ascii="Times New Roman" w:hAnsi="Times New Roman" w:cs="Times New Roman"/>
          <w:color w:val="2A2B2E"/>
          <w:sz w:val="23"/>
          <w:szCs w:val="23"/>
          <w:shd w:val="clear" w:color="auto" w:fill="FFFFFF"/>
        </w:rPr>
        <w:t xml:space="preserve">                                                          </w:t>
      </w:r>
      <w:r w:rsidR="003F1B45">
        <w:rPr>
          <w:rFonts w:ascii="Times New Roman" w:hAnsi="Times New Roman" w:cs="Times New Roman" w:hint="eastAsia"/>
          <w:color w:val="2A2B2E"/>
          <w:sz w:val="23"/>
          <w:szCs w:val="23"/>
          <w:shd w:val="clear" w:color="auto" w:fill="FFFFFF"/>
        </w:rPr>
        <w:t>图</w:t>
      </w:r>
      <w:r w:rsidR="00D0229E">
        <w:rPr>
          <w:rFonts w:ascii="Times New Roman" w:hAnsi="Times New Roman" w:cs="Times New Roman"/>
          <w:color w:val="2A2B2E"/>
          <w:sz w:val="23"/>
          <w:szCs w:val="23"/>
          <w:shd w:val="clear" w:color="auto" w:fill="FFFFFF"/>
        </w:rPr>
        <w:t>2</w:t>
      </w:r>
      <w:r w:rsidR="003F1B45">
        <w:rPr>
          <w:rFonts w:ascii="Times New Roman" w:hAnsi="Times New Roman" w:cs="Times New Roman"/>
          <w:color w:val="2A2B2E"/>
          <w:sz w:val="23"/>
          <w:szCs w:val="23"/>
          <w:shd w:val="clear" w:color="auto" w:fill="FFFFFF"/>
        </w:rPr>
        <w:t xml:space="preserve"> </w:t>
      </w:r>
      <w:r>
        <w:rPr>
          <w:rFonts w:ascii="Times New Roman" w:hAnsi="Times New Roman" w:cs="Times New Roman"/>
          <w:color w:val="2A2B2E"/>
          <w:sz w:val="23"/>
          <w:szCs w:val="23"/>
          <w:shd w:val="clear" w:color="auto" w:fill="FFFFFF"/>
        </w:rPr>
        <w:t xml:space="preserve"> 2</w:t>
      </w:r>
      <w:r w:rsidR="009A1041">
        <w:rPr>
          <w:rFonts w:ascii="Times New Roman" w:hAnsi="Times New Roman" w:cs="Times New Roman"/>
          <w:color w:val="2A2B2E"/>
          <w:sz w:val="23"/>
          <w:szCs w:val="23"/>
          <w:shd w:val="clear" w:color="auto" w:fill="FFFFFF"/>
        </w:rPr>
        <w:t>7</w:t>
      </w:r>
      <w:r>
        <w:rPr>
          <w:rFonts w:ascii="Times New Roman" w:hAnsi="Times New Roman" w:cs="Times New Roman" w:hint="eastAsia"/>
          <w:color w:val="2A2B2E"/>
          <w:sz w:val="23"/>
          <w:szCs w:val="23"/>
          <w:shd w:val="clear" w:color="auto" w:fill="FFFFFF"/>
        </w:rPr>
        <w:t>个抑郁量表条目的重叠度</w:t>
      </w:r>
    </w:p>
    <w:p w14:paraId="7FA716A7" w14:textId="77777777" w:rsidR="003F1B45" w:rsidRDefault="003F1B45" w:rsidP="00BB1AA1">
      <w:pPr>
        <w:pStyle w:val="tgt"/>
        <w:shd w:val="clear" w:color="auto" w:fill="FCFDFE"/>
        <w:spacing w:line="360" w:lineRule="atLeast"/>
        <w:rPr>
          <w:rFonts w:ascii="Times New Roman" w:hAnsi="Times New Roman" w:cs="Times New Roman"/>
          <w:color w:val="2A2B2E"/>
          <w:sz w:val="23"/>
          <w:szCs w:val="23"/>
          <w:shd w:val="clear" w:color="auto" w:fill="FFFFFF"/>
        </w:rPr>
      </w:pPr>
    </w:p>
    <w:p w14:paraId="3962403B" w14:textId="4D449F62" w:rsidR="00393157" w:rsidRPr="00393157" w:rsidRDefault="00393157" w:rsidP="00BB1AA1">
      <w:pPr>
        <w:pStyle w:val="tgt"/>
        <w:shd w:val="clear" w:color="auto" w:fill="FCFDFE"/>
        <w:spacing w:line="360" w:lineRule="atLeast"/>
        <w:rPr>
          <w:rFonts w:ascii="Times New Roman" w:hAnsi="Times New Roman" w:cs="Times New Roman"/>
          <w:color w:val="2A2B2E"/>
          <w:sz w:val="23"/>
          <w:szCs w:val="23"/>
          <w:shd w:val="clear" w:color="auto" w:fill="FFFFFF"/>
        </w:rPr>
        <w:sectPr w:rsidR="00393157" w:rsidRPr="00393157" w:rsidSect="00BB1AA1">
          <w:pgSz w:w="22680" w:h="22680" w:orient="landscape"/>
          <w:pgMar w:top="1797" w:right="1440" w:bottom="1797" w:left="1440" w:header="851" w:footer="992" w:gutter="0"/>
          <w:cols w:space="425"/>
          <w:docGrid w:linePitch="312"/>
        </w:sectPr>
      </w:pPr>
      <w:r w:rsidRPr="00393157">
        <w:rPr>
          <w:rFonts w:ascii="Times New Roman" w:hAnsi="Times New Roman" w:cs="Times New Roman"/>
          <w:noProof/>
          <w:color w:val="2A2B2E"/>
          <w:sz w:val="23"/>
          <w:szCs w:val="23"/>
          <w:shd w:val="clear" w:color="auto" w:fill="FFFFFF"/>
        </w:rPr>
        <w:drawing>
          <wp:inline distT="0" distB="0" distL="0" distR="0" wp14:anchorId="56F0372E" wp14:editId="0BFDD95A">
            <wp:extent cx="12573000" cy="7072630"/>
            <wp:effectExtent l="0" t="0" r="0" b="0"/>
            <wp:docPr id="11617106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573000" cy="7072630"/>
                    </a:xfrm>
                    <a:prstGeom prst="rect">
                      <a:avLst/>
                    </a:prstGeom>
                    <a:noFill/>
                    <a:ln>
                      <a:noFill/>
                    </a:ln>
                  </pic:spPr>
                </pic:pic>
              </a:graphicData>
            </a:graphic>
          </wp:inline>
        </w:drawing>
      </w:r>
    </w:p>
    <w:p w14:paraId="6040CB24" w14:textId="77777777" w:rsidR="00A161AC" w:rsidRDefault="00A161AC" w:rsidP="00A161AC">
      <w:pPr>
        <w:spacing w:line="312" w:lineRule="auto"/>
        <w:rPr>
          <w:b/>
          <w:bCs/>
          <w:szCs w:val="28"/>
        </w:rPr>
      </w:pPr>
    </w:p>
    <w:p w14:paraId="32744512" w14:textId="67526D87" w:rsidR="002E4108" w:rsidRPr="00A161AC" w:rsidRDefault="002E4108" w:rsidP="00A161AC">
      <w:pPr>
        <w:spacing w:line="312" w:lineRule="auto"/>
        <w:rPr>
          <w:b/>
          <w:bCs/>
          <w:szCs w:val="28"/>
        </w:rPr>
      </w:pPr>
      <w:r>
        <w:rPr>
          <w:b/>
          <w:bCs/>
          <w:szCs w:val="28"/>
        </w:rPr>
        <w:fldChar w:fldCharType="begin"/>
      </w:r>
      <w:r w:rsidRPr="00A161AC">
        <w:rPr>
          <w:b/>
          <w:bCs/>
          <w:szCs w:val="28"/>
        </w:rPr>
        <w:instrText xml:space="preserve"> ADDIN NE.Bib</w:instrText>
      </w:r>
      <w:r>
        <w:rPr>
          <w:b/>
          <w:bCs/>
          <w:szCs w:val="28"/>
        </w:rPr>
        <w:fldChar w:fldCharType="separate"/>
      </w:r>
    </w:p>
    <w:p w14:paraId="318A8A59" w14:textId="77777777" w:rsidR="002E4108" w:rsidRDefault="002E4108" w:rsidP="002E4108">
      <w:pPr>
        <w:autoSpaceDE w:val="0"/>
        <w:autoSpaceDN w:val="0"/>
        <w:adjustRightInd w:val="0"/>
        <w:spacing w:before="160" w:after="160"/>
        <w:jc w:val="center"/>
        <w:rPr>
          <w:rFonts w:ascii="SimSun"/>
          <w:kern w:val="0"/>
          <w:sz w:val="24"/>
          <w:szCs w:val="24"/>
        </w:rPr>
      </w:pPr>
      <w:r>
        <w:rPr>
          <w:rFonts w:ascii="SimSun" w:cs="SimSun" w:hint="eastAsia"/>
          <w:b/>
          <w:bCs/>
          <w:color w:val="000000"/>
          <w:kern w:val="0"/>
          <w:sz w:val="24"/>
          <w:szCs w:val="24"/>
        </w:rPr>
        <w:t>参</w:t>
      </w:r>
      <w:r>
        <w:rPr>
          <w:b/>
          <w:bCs/>
          <w:color w:val="000000"/>
          <w:kern w:val="0"/>
          <w:sz w:val="24"/>
          <w:szCs w:val="24"/>
        </w:rPr>
        <w:t xml:space="preserve"> </w:t>
      </w:r>
      <w:r>
        <w:rPr>
          <w:rFonts w:ascii="SimSun" w:cs="SimSun" w:hint="eastAsia"/>
          <w:b/>
          <w:bCs/>
          <w:color w:val="000000"/>
          <w:kern w:val="0"/>
          <w:sz w:val="24"/>
          <w:szCs w:val="24"/>
        </w:rPr>
        <w:t>考</w:t>
      </w:r>
      <w:r>
        <w:rPr>
          <w:b/>
          <w:bCs/>
          <w:color w:val="000000"/>
          <w:kern w:val="0"/>
          <w:sz w:val="24"/>
          <w:szCs w:val="24"/>
        </w:rPr>
        <w:t xml:space="preserve"> </w:t>
      </w:r>
      <w:r>
        <w:rPr>
          <w:rFonts w:ascii="SimSun" w:cs="SimSun" w:hint="eastAsia"/>
          <w:b/>
          <w:bCs/>
          <w:color w:val="000000"/>
          <w:kern w:val="0"/>
          <w:sz w:val="24"/>
          <w:szCs w:val="24"/>
        </w:rPr>
        <w:t>文</w:t>
      </w:r>
      <w:r>
        <w:rPr>
          <w:b/>
          <w:bCs/>
          <w:color w:val="000000"/>
          <w:kern w:val="0"/>
          <w:sz w:val="24"/>
          <w:szCs w:val="24"/>
        </w:rPr>
        <w:t xml:space="preserve"> </w:t>
      </w:r>
      <w:r>
        <w:rPr>
          <w:rFonts w:ascii="SimSun" w:cs="SimSun" w:hint="eastAsia"/>
          <w:b/>
          <w:bCs/>
          <w:color w:val="000000"/>
          <w:kern w:val="0"/>
          <w:sz w:val="24"/>
          <w:szCs w:val="24"/>
        </w:rPr>
        <w:t>献</w:t>
      </w:r>
    </w:p>
    <w:p w14:paraId="2AEA44C3" w14:textId="77777777" w:rsidR="002E4108" w:rsidRDefault="002E4108" w:rsidP="002E4108">
      <w:pPr>
        <w:autoSpaceDE w:val="0"/>
        <w:autoSpaceDN w:val="0"/>
        <w:adjustRightInd w:val="0"/>
        <w:ind w:left="240" w:hanging="240"/>
        <w:rPr>
          <w:rFonts w:ascii="SimSun"/>
          <w:kern w:val="0"/>
          <w:sz w:val="24"/>
          <w:szCs w:val="24"/>
        </w:rPr>
      </w:pPr>
      <w:bookmarkStart w:id="41" w:name="_neb99E5A393_4244_4E0A_BE05_D6F1793EDD71"/>
      <w:r>
        <w:rPr>
          <w:rFonts w:ascii="SimSun" w:cs="SimSun" w:hint="eastAsia"/>
          <w:color w:val="000000"/>
          <w:kern w:val="0"/>
          <w:sz w:val="20"/>
          <w:szCs w:val="20"/>
        </w:rPr>
        <w:t>于晓琪</w:t>
      </w:r>
      <w:r>
        <w:rPr>
          <w:color w:val="000000"/>
          <w:kern w:val="0"/>
          <w:sz w:val="20"/>
          <w:szCs w:val="20"/>
        </w:rPr>
        <w:t xml:space="preserve">, </w:t>
      </w:r>
      <w:r>
        <w:rPr>
          <w:rFonts w:ascii="SimSun" w:cs="SimSun" w:hint="eastAsia"/>
          <w:color w:val="000000"/>
          <w:kern w:val="0"/>
          <w:sz w:val="20"/>
          <w:szCs w:val="20"/>
        </w:rPr>
        <w:t>张亚利</w:t>
      </w:r>
      <w:r>
        <w:rPr>
          <w:color w:val="000000"/>
          <w:kern w:val="0"/>
          <w:sz w:val="20"/>
          <w:szCs w:val="20"/>
        </w:rPr>
        <w:t xml:space="preserve">, </w:t>
      </w:r>
      <w:r>
        <w:rPr>
          <w:rFonts w:ascii="SimSun" w:cs="SimSun" w:hint="eastAsia"/>
          <w:color w:val="000000"/>
          <w:kern w:val="0"/>
          <w:sz w:val="20"/>
          <w:szCs w:val="20"/>
        </w:rPr>
        <w:t>俞国良</w:t>
      </w:r>
      <w:r>
        <w:rPr>
          <w:color w:val="000000"/>
          <w:kern w:val="0"/>
          <w:sz w:val="20"/>
          <w:szCs w:val="20"/>
        </w:rPr>
        <w:t>. (2022). 2010</w:t>
      </w:r>
      <w:r>
        <w:rPr>
          <w:rFonts w:ascii="SimSun" w:cs="SimSun" w:hint="eastAsia"/>
          <w:color w:val="000000"/>
          <w:kern w:val="0"/>
          <w:sz w:val="20"/>
          <w:szCs w:val="20"/>
        </w:rPr>
        <w:t>～</w:t>
      </w:r>
      <w:r>
        <w:rPr>
          <w:color w:val="000000"/>
          <w:kern w:val="0"/>
          <w:sz w:val="20"/>
          <w:szCs w:val="20"/>
        </w:rPr>
        <w:t>2020</w:t>
      </w:r>
      <w:r>
        <w:rPr>
          <w:rFonts w:ascii="SimSun" w:cs="SimSun" w:hint="eastAsia"/>
          <w:color w:val="000000"/>
          <w:kern w:val="0"/>
          <w:sz w:val="20"/>
          <w:szCs w:val="20"/>
        </w:rPr>
        <w:t>中国内地高中生心理健康问题检出率的元分析</w:t>
      </w:r>
      <w:r>
        <w:rPr>
          <w:color w:val="000000"/>
          <w:kern w:val="0"/>
          <w:sz w:val="20"/>
          <w:szCs w:val="20"/>
        </w:rPr>
        <w:t xml:space="preserve">. </w:t>
      </w:r>
      <w:r>
        <w:rPr>
          <w:rFonts w:ascii="SimSun" w:cs="SimSun" w:hint="eastAsia"/>
          <w:i/>
          <w:iCs/>
          <w:color w:val="000000"/>
          <w:kern w:val="0"/>
          <w:sz w:val="20"/>
          <w:szCs w:val="20"/>
        </w:rPr>
        <w:t>心理科学进展</w:t>
      </w:r>
      <w:r>
        <w:rPr>
          <w:color w:val="000000"/>
          <w:kern w:val="0"/>
          <w:sz w:val="20"/>
          <w:szCs w:val="20"/>
        </w:rPr>
        <w:t xml:space="preserve">, </w:t>
      </w:r>
      <w:r>
        <w:rPr>
          <w:i/>
          <w:iCs/>
          <w:color w:val="000000"/>
          <w:kern w:val="0"/>
          <w:sz w:val="20"/>
          <w:szCs w:val="20"/>
        </w:rPr>
        <w:t>30</w:t>
      </w:r>
      <w:r>
        <w:rPr>
          <w:color w:val="000000"/>
          <w:kern w:val="0"/>
          <w:sz w:val="20"/>
          <w:szCs w:val="20"/>
        </w:rPr>
        <w:t>(05), 978-990.</w:t>
      </w:r>
      <w:bookmarkEnd w:id="41"/>
    </w:p>
    <w:p w14:paraId="785CAACD" w14:textId="77777777" w:rsidR="002E4108" w:rsidRDefault="002E4108" w:rsidP="002E4108">
      <w:pPr>
        <w:autoSpaceDE w:val="0"/>
        <w:autoSpaceDN w:val="0"/>
        <w:adjustRightInd w:val="0"/>
        <w:ind w:left="240" w:hanging="240"/>
        <w:rPr>
          <w:rFonts w:ascii="SimSun"/>
          <w:kern w:val="0"/>
          <w:sz w:val="24"/>
          <w:szCs w:val="24"/>
        </w:rPr>
      </w:pPr>
      <w:bookmarkStart w:id="42" w:name="_nebCB4CC2CE_1EE2_4CF1_A985_81BB4A832DB7"/>
      <w:r>
        <w:rPr>
          <w:rFonts w:ascii="SimSun" w:cs="SimSun" w:hint="eastAsia"/>
          <w:color w:val="000000"/>
          <w:kern w:val="0"/>
          <w:sz w:val="20"/>
          <w:szCs w:val="20"/>
        </w:rPr>
        <w:t>黄潇潇</w:t>
      </w:r>
      <w:r>
        <w:rPr>
          <w:color w:val="000000"/>
          <w:kern w:val="0"/>
          <w:sz w:val="20"/>
          <w:szCs w:val="20"/>
        </w:rPr>
        <w:t xml:space="preserve">, </w:t>
      </w:r>
      <w:r>
        <w:rPr>
          <w:rFonts w:ascii="SimSun" w:cs="SimSun" w:hint="eastAsia"/>
          <w:color w:val="000000"/>
          <w:kern w:val="0"/>
          <w:sz w:val="20"/>
          <w:szCs w:val="20"/>
        </w:rPr>
        <w:t>张亚利</w:t>
      </w:r>
      <w:r>
        <w:rPr>
          <w:color w:val="000000"/>
          <w:kern w:val="0"/>
          <w:sz w:val="20"/>
          <w:szCs w:val="20"/>
        </w:rPr>
        <w:t xml:space="preserve">, </w:t>
      </w:r>
      <w:r>
        <w:rPr>
          <w:rFonts w:ascii="SimSun" w:cs="SimSun" w:hint="eastAsia"/>
          <w:color w:val="000000"/>
          <w:kern w:val="0"/>
          <w:sz w:val="20"/>
          <w:szCs w:val="20"/>
        </w:rPr>
        <w:t>俞国良</w:t>
      </w:r>
      <w:r>
        <w:rPr>
          <w:color w:val="000000"/>
          <w:kern w:val="0"/>
          <w:sz w:val="20"/>
          <w:szCs w:val="20"/>
        </w:rPr>
        <w:t>. (2022). 2010</w:t>
      </w:r>
      <w:r>
        <w:rPr>
          <w:rFonts w:ascii="SimSun" w:cs="SimSun" w:hint="eastAsia"/>
          <w:color w:val="000000"/>
          <w:kern w:val="0"/>
          <w:sz w:val="20"/>
          <w:szCs w:val="20"/>
        </w:rPr>
        <w:t>～</w:t>
      </w:r>
      <w:r>
        <w:rPr>
          <w:color w:val="000000"/>
          <w:kern w:val="0"/>
          <w:sz w:val="20"/>
          <w:szCs w:val="20"/>
        </w:rPr>
        <w:t>2020</w:t>
      </w:r>
      <w:r>
        <w:rPr>
          <w:rFonts w:ascii="SimSun" w:cs="SimSun" w:hint="eastAsia"/>
          <w:color w:val="000000"/>
          <w:kern w:val="0"/>
          <w:sz w:val="20"/>
          <w:szCs w:val="20"/>
        </w:rPr>
        <w:t>中国内地小学生心理健康问题检出率的元分析</w:t>
      </w:r>
      <w:r>
        <w:rPr>
          <w:color w:val="000000"/>
          <w:kern w:val="0"/>
          <w:sz w:val="20"/>
          <w:szCs w:val="20"/>
        </w:rPr>
        <w:t xml:space="preserve">. </w:t>
      </w:r>
      <w:r>
        <w:rPr>
          <w:rFonts w:ascii="SimSun" w:cs="SimSun" w:hint="eastAsia"/>
          <w:i/>
          <w:iCs/>
          <w:color w:val="000000"/>
          <w:kern w:val="0"/>
          <w:sz w:val="20"/>
          <w:szCs w:val="20"/>
        </w:rPr>
        <w:t>心理科学进展</w:t>
      </w:r>
      <w:r>
        <w:rPr>
          <w:color w:val="000000"/>
          <w:kern w:val="0"/>
          <w:sz w:val="20"/>
          <w:szCs w:val="20"/>
        </w:rPr>
        <w:t xml:space="preserve">, </w:t>
      </w:r>
      <w:r>
        <w:rPr>
          <w:i/>
          <w:iCs/>
          <w:color w:val="000000"/>
          <w:kern w:val="0"/>
          <w:sz w:val="20"/>
          <w:szCs w:val="20"/>
        </w:rPr>
        <w:t>30</w:t>
      </w:r>
      <w:r>
        <w:rPr>
          <w:color w:val="000000"/>
          <w:kern w:val="0"/>
          <w:sz w:val="20"/>
          <w:szCs w:val="20"/>
        </w:rPr>
        <w:t>(05), 953-964.</w:t>
      </w:r>
      <w:bookmarkEnd w:id="42"/>
    </w:p>
    <w:p w14:paraId="161182FF" w14:textId="77777777" w:rsidR="002E4108" w:rsidRDefault="002E4108" w:rsidP="002E4108">
      <w:pPr>
        <w:autoSpaceDE w:val="0"/>
        <w:autoSpaceDN w:val="0"/>
        <w:adjustRightInd w:val="0"/>
        <w:ind w:left="240" w:hanging="240"/>
        <w:rPr>
          <w:rFonts w:ascii="SimSun"/>
          <w:kern w:val="0"/>
          <w:sz w:val="24"/>
          <w:szCs w:val="24"/>
        </w:rPr>
      </w:pPr>
      <w:bookmarkStart w:id="43" w:name="_neb82B819D4_4C04_4B83_B23D_6D0E2984FB18"/>
      <w:r>
        <w:rPr>
          <w:rFonts w:ascii="SimSun" w:cs="SimSun" w:hint="eastAsia"/>
          <w:color w:val="000000"/>
          <w:kern w:val="0"/>
          <w:sz w:val="20"/>
          <w:szCs w:val="20"/>
        </w:rPr>
        <w:t>张亚利</w:t>
      </w:r>
      <w:r>
        <w:rPr>
          <w:color w:val="000000"/>
          <w:kern w:val="0"/>
          <w:sz w:val="20"/>
          <w:szCs w:val="20"/>
        </w:rPr>
        <w:t xml:space="preserve">, </w:t>
      </w:r>
      <w:r>
        <w:rPr>
          <w:rFonts w:ascii="SimSun" w:cs="SimSun" w:hint="eastAsia"/>
          <w:color w:val="000000"/>
          <w:kern w:val="0"/>
          <w:sz w:val="20"/>
          <w:szCs w:val="20"/>
        </w:rPr>
        <w:t>靳娟娟</w:t>
      </w:r>
      <w:r>
        <w:rPr>
          <w:color w:val="000000"/>
          <w:kern w:val="0"/>
          <w:sz w:val="20"/>
          <w:szCs w:val="20"/>
        </w:rPr>
        <w:t xml:space="preserve">, </w:t>
      </w:r>
      <w:r>
        <w:rPr>
          <w:rFonts w:ascii="SimSun" w:cs="SimSun" w:hint="eastAsia"/>
          <w:color w:val="000000"/>
          <w:kern w:val="0"/>
          <w:sz w:val="20"/>
          <w:szCs w:val="20"/>
        </w:rPr>
        <w:t>俞国良</w:t>
      </w:r>
      <w:r>
        <w:rPr>
          <w:color w:val="000000"/>
          <w:kern w:val="0"/>
          <w:sz w:val="20"/>
          <w:szCs w:val="20"/>
        </w:rPr>
        <w:t>. (2022). 2010</w:t>
      </w:r>
      <w:r>
        <w:rPr>
          <w:rFonts w:ascii="SimSun" w:cs="SimSun" w:hint="eastAsia"/>
          <w:color w:val="000000"/>
          <w:kern w:val="0"/>
          <w:sz w:val="20"/>
          <w:szCs w:val="20"/>
        </w:rPr>
        <w:t>～</w:t>
      </w:r>
      <w:r>
        <w:rPr>
          <w:color w:val="000000"/>
          <w:kern w:val="0"/>
          <w:sz w:val="20"/>
          <w:szCs w:val="20"/>
        </w:rPr>
        <w:t>2020</w:t>
      </w:r>
      <w:r>
        <w:rPr>
          <w:rFonts w:ascii="SimSun" w:cs="SimSun" w:hint="eastAsia"/>
          <w:color w:val="000000"/>
          <w:kern w:val="0"/>
          <w:sz w:val="20"/>
          <w:szCs w:val="20"/>
        </w:rPr>
        <w:t>中国内地初中生心理健康问题检出率的元分析</w:t>
      </w:r>
      <w:r>
        <w:rPr>
          <w:color w:val="000000"/>
          <w:kern w:val="0"/>
          <w:sz w:val="20"/>
          <w:szCs w:val="20"/>
        </w:rPr>
        <w:t xml:space="preserve">. </w:t>
      </w:r>
      <w:r>
        <w:rPr>
          <w:rFonts w:ascii="SimSun" w:cs="SimSun" w:hint="eastAsia"/>
          <w:i/>
          <w:iCs/>
          <w:color w:val="000000"/>
          <w:kern w:val="0"/>
          <w:sz w:val="20"/>
          <w:szCs w:val="20"/>
        </w:rPr>
        <w:t>心理科学进展</w:t>
      </w:r>
      <w:r>
        <w:rPr>
          <w:color w:val="000000"/>
          <w:kern w:val="0"/>
          <w:sz w:val="20"/>
          <w:szCs w:val="20"/>
        </w:rPr>
        <w:t xml:space="preserve">, </w:t>
      </w:r>
      <w:r>
        <w:rPr>
          <w:i/>
          <w:iCs/>
          <w:color w:val="000000"/>
          <w:kern w:val="0"/>
          <w:sz w:val="20"/>
          <w:szCs w:val="20"/>
        </w:rPr>
        <w:t>30</w:t>
      </w:r>
      <w:r>
        <w:rPr>
          <w:color w:val="000000"/>
          <w:kern w:val="0"/>
          <w:sz w:val="20"/>
          <w:szCs w:val="20"/>
        </w:rPr>
        <w:t>(05), 965-977.</w:t>
      </w:r>
      <w:bookmarkEnd w:id="43"/>
    </w:p>
    <w:p w14:paraId="38DB2251" w14:textId="77777777" w:rsidR="002E4108" w:rsidRDefault="002E4108" w:rsidP="002E4108">
      <w:pPr>
        <w:autoSpaceDE w:val="0"/>
        <w:autoSpaceDN w:val="0"/>
        <w:adjustRightInd w:val="0"/>
        <w:ind w:left="240" w:hanging="240"/>
        <w:rPr>
          <w:rFonts w:ascii="SimSun"/>
          <w:kern w:val="0"/>
          <w:sz w:val="24"/>
          <w:szCs w:val="24"/>
        </w:rPr>
      </w:pPr>
      <w:bookmarkStart w:id="44" w:name="_neb8BB3F63C_DD6D_481A_B81C_2D33F2312702"/>
      <w:r>
        <w:rPr>
          <w:rFonts w:ascii="SimSun" w:cs="SimSun" w:hint="eastAsia"/>
          <w:color w:val="000000"/>
          <w:kern w:val="0"/>
          <w:sz w:val="20"/>
          <w:szCs w:val="20"/>
        </w:rPr>
        <w:t>陈雨濛</w:t>
      </w:r>
      <w:r>
        <w:rPr>
          <w:color w:val="000000"/>
          <w:kern w:val="0"/>
          <w:sz w:val="20"/>
          <w:szCs w:val="20"/>
        </w:rPr>
        <w:t xml:space="preserve">, </w:t>
      </w:r>
      <w:r>
        <w:rPr>
          <w:rFonts w:ascii="SimSun" w:cs="SimSun" w:hint="eastAsia"/>
          <w:color w:val="000000"/>
          <w:kern w:val="0"/>
          <w:sz w:val="20"/>
          <w:szCs w:val="20"/>
        </w:rPr>
        <w:t>张亚利</w:t>
      </w:r>
      <w:r>
        <w:rPr>
          <w:color w:val="000000"/>
          <w:kern w:val="0"/>
          <w:sz w:val="20"/>
          <w:szCs w:val="20"/>
        </w:rPr>
        <w:t xml:space="preserve">, </w:t>
      </w:r>
      <w:r>
        <w:rPr>
          <w:rFonts w:ascii="SimSun" w:cs="SimSun" w:hint="eastAsia"/>
          <w:color w:val="000000"/>
          <w:kern w:val="0"/>
          <w:sz w:val="20"/>
          <w:szCs w:val="20"/>
        </w:rPr>
        <w:t>俞国良</w:t>
      </w:r>
      <w:r>
        <w:rPr>
          <w:color w:val="000000"/>
          <w:kern w:val="0"/>
          <w:sz w:val="20"/>
          <w:szCs w:val="20"/>
        </w:rPr>
        <w:t>. (2022). 2010</w:t>
      </w:r>
      <w:r>
        <w:rPr>
          <w:rFonts w:ascii="SimSun" w:cs="SimSun" w:hint="eastAsia"/>
          <w:color w:val="000000"/>
          <w:kern w:val="0"/>
          <w:sz w:val="20"/>
          <w:szCs w:val="20"/>
        </w:rPr>
        <w:t>～</w:t>
      </w:r>
      <w:r>
        <w:rPr>
          <w:color w:val="000000"/>
          <w:kern w:val="0"/>
          <w:sz w:val="20"/>
          <w:szCs w:val="20"/>
        </w:rPr>
        <w:t>2020</w:t>
      </w:r>
      <w:r>
        <w:rPr>
          <w:rFonts w:ascii="SimSun" w:cs="SimSun" w:hint="eastAsia"/>
          <w:color w:val="000000"/>
          <w:kern w:val="0"/>
          <w:sz w:val="20"/>
          <w:szCs w:val="20"/>
        </w:rPr>
        <w:t>中国内地大学生心理健康问题检出率的元分析</w:t>
      </w:r>
      <w:r>
        <w:rPr>
          <w:color w:val="000000"/>
          <w:kern w:val="0"/>
          <w:sz w:val="20"/>
          <w:szCs w:val="20"/>
        </w:rPr>
        <w:t xml:space="preserve">. </w:t>
      </w:r>
      <w:r>
        <w:rPr>
          <w:rFonts w:ascii="SimSun" w:cs="SimSun" w:hint="eastAsia"/>
          <w:i/>
          <w:iCs/>
          <w:color w:val="000000"/>
          <w:kern w:val="0"/>
          <w:sz w:val="20"/>
          <w:szCs w:val="20"/>
        </w:rPr>
        <w:t>心理科学进展</w:t>
      </w:r>
      <w:r>
        <w:rPr>
          <w:color w:val="000000"/>
          <w:kern w:val="0"/>
          <w:sz w:val="20"/>
          <w:szCs w:val="20"/>
        </w:rPr>
        <w:t xml:space="preserve">, </w:t>
      </w:r>
      <w:r>
        <w:rPr>
          <w:i/>
          <w:iCs/>
          <w:color w:val="000000"/>
          <w:kern w:val="0"/>
          <w:sz w:val="20"/>
          <w:szCs w:val="20"/>
        </w:rPr>
        <w:t>30</w:t>
      </w:r>
      <w:r>
        <w:rPr>
          <w:color w:val="000000"/>
          <w:kern w:val="0"/>
          <w:sz w:val="20"/>
          <w:szCs w:val="20"/>
        </w:rPr>
        <w:t>(05), 991-1004.</w:t>
      </w:r>
      <w:bookmarkEnd w:id="44"/>
    </w:p>
    <w:p w14:paraId="49C0414F" w14:textId="77777777" w:rsidR="002E4108" w:rsidRDefault="002E4108" w:rsidP="002E4108">
      <w:pPr>
        <w:autoSpaceDE w:val="0"/>
        <w:autoSpaceDN w:val="0"/>
        <w:adjustRightInd w:val="0"/>
        <w:ind w:left="240" w:hanging="240"/>
        <w:rPr>
          <w:rFonts w:ascii="SimSun"/>
          <w:kern w:val="0"/>
          <w:sz w:val="24"/>
          <w:szCs w:val="24"/>
        </w:rPr>
      </w:pPr>
      <w:bookmarkStart w:id="45" w:name="_nebE40A68D9_D9B8_4228_8E15_47BB149ABDCD"/>
      <w:r>
        <w:rPr>
          <w:rFonts w:ascii="SimSun" w:cs="SimSun" w:hint="eastAsia"/>
          <w:color w:val="000000"/>
          <w:kern w:val="0"/>
          <w:sz w:val="20"/>
          <w:szCs w:val="20"/>
        </w:rPr>
        <w:t>汪向东等</w:t>
      </w:r>
      <w:r>
        <w:rPr>
          <w:color w:val="000000"/>
          <w:kern w:val="0"/>
          <w:sz w:val="20"/>
          <w:szCs w:val="20"/>
        </w:rPr>
        <w:t xml:space="preserve">. (1999). </w:t>
      </w:r>
      <w:r>
        <w:rPr>
          <w:rFonts w:ascii="SimSun" w:cs="SimSun" w:hint="eastAsia"/>
          <w:i/>
          <w:iCs/>
          <w:color w:val="000000"/>
          <w:kern w:val="0"/>
          <w:sz w:val="20"/>
          <w:szCs w:val="20"/>
        </w:rPr>
        <w:t>心理卫生评定量表手册</w:t>
      </w:r>
      <w:r>
        <w:rPr>
          <w:color w:val="000000"/>
          <w:kern w:val="0"/>
          <w:sz w:val="20"/>
          <w:szCs w:val="20"/>
        </w:rPr>
        <w:t xml:space="preserve">. </w:t>
      </w:r>
      <w:r>
        <w:rPr>
          <w:rFonts w:ascii="SimSun" w:cs="SimSun" w:hint="eastAsia"/>
          <w:color w:val="000000"/>
          <w:kern w:val="0"/>
          <w:sz w:val="20"/>
          <w:szCs w:val="20"/>
        </w:rPr>
        <w:t>中国心理卫生杂志社</w:t>
      </w:r>
      <w:r>
        <w:rPr>
          <w:color w:val="000000"/>
          <w:kern w:val="0"/>
          <w:sz w:val="20"/>
          <w:szCs w:val="20"/>
        </w:rPr>
        <w:t>.</w:t>
      </w:r>
      <w:bookmarkEnd w:id="45"/>
    </w:p>
    <w:p w14:paraId="6F966344" w14:textId="77777777" w:rsidR="002E4108" w:rsidRDefault="002E4108" w:rsidP="002E4108">
      <w:pPr>
        <w:autoSpaceDE w:val="0"/>
        <w:autoSpaceDN w:val="0"/>
        <w:adjustRightInd w:val="0"/>
        <w:ind w:left="240" w:hanging="240"/>
        <w:rPr>
          <w:rFonts w:ascii="SimSun"/>
          <w:kern w:val="0"/>
          <w:sz w:val="24"/>
          <w:szCs w:val="24"/>
        </w:rPr>
      </w:pPr>
      <w:bookmarkStart w:id="46" w:name="_neb1DDF44F9_ED46_4FAD_8411_5A6A78FC6D9F"/>
      <w:r>
        <w:rPr>
          <w:rFonts w:ascii="SimSun" w:cs="SimSun" w:hint="eastAsia"/>
          <w:color w:val="000000"/>
          <w:kern w:val="0"/>
          <w:sz w:val="20"/>
          <w:szCs w:val="20"/>
        </w:rPr>
        <w:t>章婕</w:t>
      </w:r>
      <w:r>
        <w:rPr>
          <w:color w:val="000000"/>
          <w:kern w:val="0"/>
          <w:sz w:val="20"/>
          <w:szCs w:val="20"/>
        </w:rPr>
        <w:t xml:space="preserve">, </w:t>
      </w:r>
      <w:r>
        <w:rPr>
          <w:rFonts w:ascii="SimSun" w:cs="SimSun" w:hint="eastAsia"/>
          <w:color w:val="000000"/>
          <w:kern w:val="0"/>
          <w:sz w:val="20"/>
          <w:szCs w:val="20"/>
        </w:rPr>
        <w:t>吴振云</w:t>
      </w:r>
      <w:r>
        <w:rPr>
          <w:color w:val="000000"/>
          <w:kern w:val="0"/>
          <w:sz w:val="20"/>
          <w:szCs w:val="20"/>
        </w:rPr>
        <w:t xml:space="preserve">, </w:t>
      </w:r>
      <w:r>
        <w:rPr>
          <w:rFonts w:ascii="SimSun" w:cs="SimSun" w:hint="eastAsia"/>
          <w:color w:val="000000"/>
          <w:kern w:val="0"/>
          <w:sz w:val="20"/>
          <w:szCs w:val="20"/>
        </w:rPr>
        <w:t>方格</w:t>
      </w:r>
      <w:r>
        <w:rPr>
          <w:color w:val="000000"/>
          <w:kern w:val="0"/>
          <w:sz w:val="20"/>
          <w:szCs w:val="20"/>
        </w:rPr>
        <w:t xml:space="preserve">, </w:t>
      </w:r>
      <w:r>
        <w:rPr>
          <w:rFonts w:ascii="SimSun" w:cs="SimSun" w:hint="eastAsia"/>
          <w:color w:val="000000"/>
          <w:kern w:val="0"/>
          <w:sz w:val="20"/>
          <w:szCs w:val="20"/>
        </w:rPr>
        <w:t>李娟</w:t>
      </w:r>
      <w:r>
        <w:rPr>
          <w:color w:val="000000"/>
          <w:kern w:val="0"/>
          <w:sz w:val="20"/>
          <w:szCs w:val="20"/>
        </w:rPr>
        <w:t xml:space="preserve">, </w:t>
      </w:r>
      <w:r>
        <w:rPr>
          <w:rFonts w:ascii="SimSun" w:cs="SimSun" w:hint="eastAsia"/>
          <w:color w:val="000000"/>
          <w:kern w:val="0"/>
          <w:sz w:val="20"/>
          <w:szCs w:val="20"/>
        </w:rPr>
        <w:t>韩布新</w:t>
      </w:r>
      <w:r>
        <w:rPr>
          <w:color w:val="000000"/>
          <w:kern w:val="0"/>
          <w:sz w:val="20"/>
          <w:szCs w:val="20"/>
        </w:rPr>
        <w:t xml:space="preserve">, </w:t>
      </w:r>
      <w:r>
        <w:rPr>
          <w:rFonts w:ascii="SimSun" w:cs="SimSun" w:hint="eastAsia"/>
          <w:color w:val="000000"/>
          <w:kern w:val="0"/>
          <w:sz w:val="20"/>
          <w:szCs w:val="20"/>
        </w:rPr>
        <w:t>陈祉妍</w:t>
      </w:r>
      <w:r>
        <w:rPr>
          <w:color w:val="000000"/>
          <w:kern w:val="0"/>
          <w:sz w:val="20"/>
          <w:szCs w:val="20"/>
        </w:rPr>
        <w:t xml:space="preserve">. (2010). </w:t>
      </w:r>
      <w:r>
        <w:rPr>
          <w:rFonts w:ascii="SimSun" w:cs="SimSun" w:hint="eastAsia"/>
          <w:color w:val="000000"/>
          <w:kern w:val="0"/>
          <w:sz w:val="20"/>
          <w:szCs w:val="20"/>
        </w:rPr>
        <w:t>流调中心抑郁量表全国城市常模的建立</w:t>
      </w:r>
      <w:r>
        <w:rPr>
          <w:color w:val="000000"/>
          <w:kern w:val="0"/>
          <w:sz w:val="20"/>
          <w:szCs w:val="20"/>
        </w:rPr>
        <w:t xml:space="preserve">. </w:t>
      </w:r>
      <w:r>
        <w:rPr>
          <w:rFonts w:ascii="SimSun" w:cs="SimSun"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24</w:t>
      </w:r>
      <w:r>
        <w:rPr>
          <w:color w:val="000000"/>
          <w:kern w:val="0"/>
          <w:sz w:val="20"/>
          <w:szCs w:val="20"/>
        </w:rPr>
        <w:t>(02), 139-143.</w:t>
      </w:r>
      <w:bookmarkEnd w:id="46"/>
    </w:p>
    <w:p w14:paraId="776B134C" w14:textId="77777777" w:rsidR="002E4108" w:rsidRDefault="002E4108" w:rsidP="002E4108">
      <w:pPr>
        <w:autoSpaceDE w:val="0"/>
        <w:autoSpaceDN w:val="0"/>
        <w:adjustRightInd w:val="0"/>
        <w:ind w:left="240" w:hanging="240"/>
        <w:rPr>
          <w:rFonts w:ascii="SimSun"/>
          <w:kern w:val="0"/>
          <w:sz w:val="24"/>
          <w:szCs w:val="24"/>
        </w:rPr>
      </w:pPr>
      <w:bookmarkStart w:id="47" w:name="_neb32966D4F_ABAA_4A4A_A5D6_8B4B166145A2"/>
      <w:r>
        <w:rPr>
          <w:color w:val="000000"/>
          <w:kern w:val="0"/>
          <w:sz w:val="20"/>
          <w:szCs w:val="20"/>
        </w:rPr>
        <w:t xml:space="preserve">Gu, J., &amp; Chen, S. (2020). Association between active travel to school and depressive symptoms among early adolescents. </w:t>
      </w:r>
      <w:r>
        <w:rPr>
          <w:i/>
          <w:iCs/>
          <w:color w:val="000000"/>
          <w:kern w:val="0"/>
          <w:sz w:val="20"/>
          <w:szCs w:val="20"/>
        </w:rPr>
        <w:t>Children</w:t>
      </w:r>
      <w:r>
        <w:rPr>
          <w:color w:val="000000"/>
          <w:kern w:val="0"/>
          <w:sz w:val="20"/>
          <w:szCs w:val="20"/>
        </w:rPr>
        <w:t xml:space="preserve">, </w:t>
      </w:r>
      <w:r>
        <w:rPr>
          <w:i/>
          <w:iCs/>
          <w:color w:val="000000"/>
          <w:kern w:val="0"/>
          <w:sz w:val="20"/>
          <w:szCs w:val="20"/>
        </w:rPr>
        <w:t>7</w:t>
      </w:r>
      <w:r>
        <w:rPr>
          <w:color w:val="000000"/>
          <w:kern w:val="0"/>
          <w:sz w:val="20"/>
          <w:szCs w:val="20"/>
        </w:rPr>
        <w:t>(5), 41.</w:t>
      </w:r>
      <w:bookmarkEnd w:id="47"/>
    </w:p>
    <w:p w14:paraId="61D04484" w14:textId="77777777" w:rsidR="002E4108" w:rsidRDefault="002E4108" w:rsidP="002E4108">
      <w:pPr>
        <w:autoSpaceDE w:val="0"/>
        <w:autoSpaceDN w:val="0"/>
        <w:adjustRightInd w:val="0"/>
        <w:ind w:left="240" w:hanging="240"/>
        <w:rPr>
          <w:rFonts w:ascii="SimSun"/>
          <w:kern w:val="0"/>
          <w:sz w:val="24"/>
          <w:szCs w:val="24"/>
        </w:rPr>
      </w:pPr>
      <w:bookmarkStart w:id="48" w:name="_nebD58E1DFF_9714_4BB5_AD72_88472B304819"/>
      <w:r>
        <w:rPr>
          <w:rFonts w:ascii="SimSun" w:cs="SimSun" w:hint="eastAsia"/>
          <w:color w:val="000000"/>
          <w:kern w:val="0"/>
          <w:sz w:val="20"/>
          <w:szCs w:val="20"/>
        </w:rPr>
        <w:t>季成叶</w:t>
      </w:r>
      <w:r>
        <w:rPr>
          <w:color w:val="000000"/>
          <w:kern w:val="0"/>
          <w:sz w:val="20"/>
          <w:szCs w:val="20"/>
        </w:rPr>
        <w:t xml:space="preserve">. (2007). </w:t>
      </w:r>
      <w:r>
        <w:rPr>
          <w:rFonts w:ascii="SimSun" w:cs="SimSun" w:hint="eastAsia"/>
          <w:i/>
          <w:iCs/>
          <w:color w:val="000000"/>
          <w:kern w:val="0"/>
          <w:sz w:val="20"/>
          <w:szCs w:val="20"/>
        </w:rPr>
        <w:t>中国青少年健康相关</w:t>
      </w:r>
      <w:r>
        <w:rPr>
          <w:i/>
          <w:iCs/>
          <w:color w:val="000000"/>
          <w:kern w:val="0"/>
          <w:sz w:val="20"/>
          <w:szCs w:val="20"/>
        </w:rPr>
        <w:t>/</w:t>
      </w:r>
      <w:r>
        <w:rPr>
          <w:rFonts w:ascii="SimSun" w:cs="SimSun" w:hint="eastAsia"/>
          <w:i/>
          <w:iCs/>
          <w:color w:val="000000"/>
          <w:kern w:val="0"/>
          <w:sz w:val="20"/>
          <w:szCs w:val="20"/>
        </w:rPr>
        <w:t>危险行为调查综合报告</w:t>
      </w:r>
      <w:r>
        <w:rPr>
          <w:i/>
          <w:iCs/>
          <w:color w:val="000000"/>
          <w:kern w:val="0"/>
          <w:sz w:val="20"/>
          <w:szCs w:val="20"/>
        </w:rPr>
        <w:t>-2005</w:t>
      </w:r>
      <w:r>
        <w:rPr>
          <w:color w:val="000000"/>
          <w:kern w:val="0"/>
          <w:sz w:val="20"/>
          <w:szCs w:val="20"/>
        </w:rPr>
        <w:t xml:space="preserve">. </w:t>
      </w:r>
      <w:r>
        <w:rPr>
          <w:rFonts w:ascii="SimSun" w:cs="SimSun" w:hint="eastAsia"/>
          <w:color w:val="000000"/>
          <w:kern w:val="0"/>
          <w:sz w:val="20"/>
          <w:szCs w:val="20"/>
        </w:rPr>
        <w:t>北京大学医学出版社</w:t>
      </w:r>
      <w:r>
        <w:rPr>
          <w:color w:val="000000"/>
          <w:kern w:val="0"/>
          <w:sz w:val="20"/>
          <w:szCs w:val="20"/>
        </w:rPr>
        <w:t>.</w:t>
      </w:r>
      <w:bookmarkEnd w:id="48"/>
    </w:p>
    <w:p w14:paraId="0DE16A2D" w14:textId="77777777" w:rsidR="002E4108" w:rsidRDefault="002E4108" w:rsidP="002E4108">
      <w:pPr>
        <w:autoSpaceDE w:val="0"/>
        <w:autoSpaceDN w:val="0"/>
        <w:adjustRightInd w:val="0"/>
        <w:ind w:left="240" w:hanging="240"/>
        <w:rPr>
          <w:rFonts w:ascii="SimSun"/>
          <w:kern w:val="0"/>
          <w:sz w:val="24"/>
          <w:szCs w:val="24"/>
        </w:rPr>
      </w:pPr>
      <w:bookmarkStart w:id="49" w:name="_neb361B2D9D_D0EE_4640_8792_D72F9BA85879"/>
      <w:r>
        <w:rPr>
          <w:rFonts w:ascii="SimSun" w:cs="SimSun" w:hint="eastAsia"/>
          <w:color w:val="000000"/>
          <w:kern w:val="0"/>
          <w:sz w:val="20"/>
          <w:szCs w:val="20"/>
        </w:rPr>
        <w:t>张明园</w:t>
      </w:r>
      <w:r>
        <w:rPr>
          <w:color w:val="000000"/>
          <w:kern w:val="0"/>
          <w:sz w:val="20"/>
          <w:szCs w:val="20"/>
        </w:rPr>
        <w:t xml:space="preserve">. (1998). </w:t>
      </w:r>
      <w:r>
        <w:rPr>
          <w:rFonts w:ascii="SimSun" w:cs="SimSun" w:hint="eastAsia"/>
          <w:i/>
          <w:iCs/>
          <w:color w:val="000000"/>
          <w:kern w:val="0"/>
          <w:sz w:val="20"/>
          <w:szCs w:val="20"/>
        </w:rPr>
        <w:t>精神科评定量表手册</w:t>
      </w:r>
      <w:r>
        <w:rPr>
          <w:color w:val="000000"/>
          <w:kern w:val="0"/>
          <w:sz w:val="20"/>
          <w:szCs w:val="20"/>
        </w:rPr>
        <w:t xml:space="preserve">. </w:t>
      </w:r>
      <w:r>
        <w:rPr>
          <w:rFonts w:ascii="SimSun" w:cs="SimSun" w:hint="eastAsia"/>
          <w:color w:val="000000"/>
          <w:kern w:val="0"/>
          <w:sz w:val="20"/>
          <w:szCs w:val="20"/>
        </w:rPr>
        <w:t>湖南科学技术出版社</w:t>
      </w:r>
      <w:r>
        <w:rPr>
          <w:color w:val="000000"/>
          <w:kern w:val="0"/>
          <w:sz w:val="20"/>
          <w:szCs w:val="20"/>
        </w:rPr>
        <w:t>.</w:t>
      </w:r>
      <w:bookmarkEnd w:id="49"/>
    </w:p>
    <w:p w14:paraId="1BB2FB3E" w14:textId="77777777" w:rsidR="002E4108" w:rsidRDefault="002E4108" w:rsidP="002E4108">
      <w:pPr>
        <w:autoSpaceDE w:val="0"/>
        <w:autoSpaceDN w:val="0"/>
        <w:adjustRightInd w:val="0"/>
        <w:ind w:left="240" w:hanging="240"/>
        <w:rPr>
          <w:rFonts w:ascii="SimSun"/>
          <w:kern w:val="0"/>
          <w:sz w:val="24"/>
          <w:szCs w:val="24"/>
        </w:rPr>
      </w:pPr>
      <w:bookmarkStart w:id="50" w:name="_neb630B990F_84E5_480C_B579_CC8C841AC512"/>
      <w:r>
        <w:rPr>
          <w:rFonts w:ascii="SimSun" w:cs="SimSun" w:hint="eastAsia"/>
          <w:color w:val="000000"/>
          <w:kern w:val="0"/>
          <w:sz w:val="20"/>
          <w:szCs w:val="20"/>
        </w:rPr>
        <w:t>陈姜</w:t>
      </w:r>
      <w:r>
        <w:rPr>
          <w:color w:val="000000"/>
          <w:kern w:val="0"/>
          <w:sz w:val="20"/>
          <w:szCs w:val="20"/>
        </w:rPr>
        <w:t xml:space="preserve">, </w:t>
      </w:r>
      <w:r>
        <w:rPr>
          <w:rFonts w:ascii="SimSun" w:cs="SimSun" w:hint="eastAsia"/>
          <w:color w:val="000000"/>
          <w:kern w:val="0"/>
          <w:sz w:val="20"/>
          <w:szCs w:val="20"/>
        </w:rPr>
        <w:t>张德甫</w:t>
      </w:r>
      <w:r>
        <w:rPr>
          <w:color w:val="000000"/>
          <w:kern w:val="0"/>
          <w:sz w:val="20"/>
          <w:szCs w:val="20"/>
        </w:rPr>
        <w:t xml:space="preserve">, </w:t>
      </w:r>
      <w:r>
        <w:rPr>
          <w:rFonts w:ascii="SimSun" w:cs="SimSun" w:hint="eastAsia"/>
          <w:color w:val="000000"/>
          <w:kern w:val="0"/>
          <w:sz w:val="20"/>
          <w:szCs w:val="20"/>
        </w:rPr>
        <w:t>吴敏</w:t>
      </w:r>
      <w:r>
        <w:rPr>
          <w:color w:val="000000"/>
          <w:kern w:val="0"/>
          <w:sz w:val="20"/>
          <w:szCs w:val="20"/>
        </w:rPr>
        <w:t xml:space="preserve">, </w:t>
      </w:r>
      <w:r>
        <w:rPr>
          <w:rFonts w:ascii="SimSun" w:cs="SimSun" w:hint="eastAsia"/>
          <w:color w:val="000000"/>
          <w:kern w:val="0"/>
          <w:sz w:val="20"/>
          <w:szCs w:val="20"/>
        </w:rPr>
        <w:t>胡巧云</w:t>
      </w:r>
      <w:r>
        <w:rPr>
          <w:color w:val="000000"/>
          <w:kern w:val="0"/>
          <w:sz w:val="20"/>
          <w:szCs w:val="20"/>
        </w:rPr>
        <w:t xml:space="preserve">, </w:t>
      </w:r>
      <w:r>
        <w:rPr>
          <w:rFonts w:ascii="SimSun" w:cs="SimSun" w:hint="eastAsia"/>
          <w:color w:val="000000"/>
          <w:kern w:val="0"/>
          <w:sz w:val="20"/>
          <w:szCs w:val="20"/>
        </w:rPr>
        <w:t>徐俊娥</w:t>
      </w:r>
      <w:r>
        <w:rPr>
          <w:color w:val="000000"/>
          <w:kern w:val="0"/>
          <w:sz w:val="20"/>
          <w:szCs w:val="20"/>
        </w:rPr>
        <w:t xml:space="preserve">, </w:t>
      </w:r>
      <w:r>
        <w:rPr>
          <w:rFonts w:ascii="SimSun" w:cs="SimSun" w:hint="eastAsia"/>
          <w:color w:val="000000"/>
          <w:kern w:val="0"/>
          <w:sz w:val="20"/>
          <w:szCs w:val="20"/>
        </w:rPr>
        <w:t>付喜成</w:t>
      </w:r>
      <w:r>
        <w:rPr>
          <w:color w:val="000000"/>
          <w:kern w:val="0"/>
          <w:sz w:val="20"/>
          <w:szCs w:val="20"/>
        </w:rPr>
        <w:t xml:space="preserve">. (2000). </w:t>
      </w:r>
      <w:r>
        <w:rPr>
          <w:rFonts w:ascii="SimSun" w:cs="SimSun" w:hint="eastAsia"/>
          <w:color w:val="000000"/>
          <w:kern w:val="0"/>
          <w:sz w:val="20"/>
          <w:szCs w:val="20"/>
        </w:rPr>
        <w:t>中学生焦虑情绪调查</w:t>
      </w:r>
      <w:r>
        <w:rPr>
          <w:color w:val="000000"/>
          <w:kern w:val="0"/>
          <w:sz w:val="20"/>
          <w:szCs w:val="20"/>
        </w:rPr>
        <w:t xml:space="preserve">. </w:t>
      </w:r>
      <w:r>
        <w:rPr>
          <w:rFonts w:ascii="SimSun" w:cs="SimSun" w:hint="eastAsia"/>
          <w:i/>
          <w:iCs/>
          <w:color w:val="000000"/>
          <w:kern w:val="0"/>
          <w:sz w:val="20"/>
          <w:szCs w:val="20"/>
        </w:rPr>
        <w:t>中国校医</w:t>
      </w:r>
      <w:r>
        <w:rPr>
          <w:color w:val="000000"/>
          <w:kern w:val="0"/>
          <w:sz w:val="20"/>
          <w:szCs w:val="20"/>
        </w:rPr>
        <w:t>(04), 257-258.</w:t>
      </w:r>
      <w:bookmarkEnd w:id="50"/>
    </w:p>
    <w:p w14:paraId="3C5D4A85" w14:textId="77777777" w:rsidR="002E4108" w:rsidRDefault="002E4108" w:rsidP="002E4108">
      <w:pPr>
        <w:autoSpaceDE w:val="0"/>
        <w:autoSpaceDN w:val="0"/>
        <w:adjustRightInd w:val="0"/>
        <w:ind w:left="240" w:hanging="240"/>
        <w:rPr>
          <w:rFonts w:ascii="SimSun"/>
          <w:kern w:val="0"/>
          <w:sz w:val="24"/>
          <w:szCs w:val="24"/>
        </w:rPr>
      </w:pPr>
      <w:bookmarkStart w:id="51" w:name="_neb2E3A72C1_B248_4C81_98D8_73D3D8A3AC03"/>
      <w:r>
        <w:rPr>
          <w:color w:val="000000"/>
          <w:kern w:val="0"/>
          <w:sz w:val="20"/>
          <w:szCs w:val="20"/>
        </w:rPr>
        <w:t xml:space="preserve">Jordan, K. M., Ayers, P. M., Jahn, S. C., Taylor, K. K., Huang, C., Richman, J., &amp; Jason, L. A. (2000). Prevalence of fatigue and chronic fatigue syndrome-like illness in children and adolescents. </w:t>
      </w:r>
      <w:r>
        <w:rPr>
          <w:i/>
          <w:iCs/>
          <w:color w:val="000000"/>
          <w:kern w:val="0"/>
          <w:sz w:val="20"/>
          <w:szCs w:val="20"/>
        </w:rPr>
        <w:t>Journal of Chronic Fatigue Syndrome</w:t>
      </w:r>
      <w:r>
        <w:rPr>
          <w:color w:val="000000"/>
          <w:kern w:val="0"/>
          <w:sz w:val="20"/>
          <w:szCs w:val="20"/>
        </w:rPr>
        <w:t xml:space="preserve">, </w:t>
      </w:r>
      <w:r>
        <w:rPr>
          <w:i/>
          <w:iCs/>
          <w:color w:val="000000"/>
          <w:kern w:val="0"/>
          <w:sz w:val="20"/>
          <w:szCs w:val="20"/>
        </w:rPr>
        <w:t>6</w:t>
      </w:r>
      <w:r>
        <w:rPr>
          <w:color w:val="000000"/>
          <w:kern w:val="0"/>
          <w:sz w:val="20"/>
          <w:szCs w:val="20"/>
        </w:rPr>
        <w:t>(1), 3-21.</w:t>
      </w:r>
      <w:bookmarkEnd w:id="51"/>
    </w:p>
    <w:p w14:paraId="6200B7B7" w14:textId="77777777" w:rsidR="002E4108" w:rsidRDefault="002E4108" w:rsidP="002E4108">
      <w:pPr>
        <w:autoSpaceDE w:val="0"/>
        <w:autoSpaceDN w:val="0"/>
        <w:adjustRightInd w:val="0"/>
        <w:ind w:left="240" w:hanging="240"/>
        <w:rPr>
          <w:rFonts w:ascii="SimSun"/>
          <w:kern w:val="0"/>
          <w:sz w:val="24"/>
          <w:szCs w:val="24"/>
        </w:rPr>
      </w:pPr>
      <w:bookmarkStart w:id="52" w:name="_neb3F8CCE6C_585D_467A_9538_3D31B41B5615"/>
      <w:r>
        <w:rPr>
          <w:rFonts w:ascii="SimSun" w:cs="SimSun" w:hint="eastAsia"/>
          <w:color w:val="000000"/>
          <w:kern w:val="0"/>
          <w:sz w:val="20"/>
          <w:szCs w:val="20"/>
        </w:rPr>
        <w:t>王汝展</w:t>
      </w:r>
      <w:r>
        <w:rPr>
          <w:color w:val="000000"/>
          <w:kern w:val="0"/>
          <w:sz w:val="20"/>
          <w:szCs w:val="20"/>
        </w:rPr>
        <w:t xml:space="preserve">, </w:t>
      </w:r>
      <w:r>
        <w:rPr>
          <w:rFonts w:ascii="SimSun" w:cs="SimSun" w:hint="eastAsia"/>
          <w:color w:val="000000"/>
          <w:kern w:val="0"/>
          <w:sz w:val="20"/>
          <w:szCs w:val="20"/>
        </w:rPr>
        <w:t>刘兰芬</w:t>
      </w:r>
      <w:r>
        <w:rPr>
          <w:color w:val="000000"/>
          <w:kern w:val="0"/>
          <w:sz w:val="20"/>
          <w:szCs w:val="20"/>
        </w:rPr>
        <w:t xml:space="preserve">, </w:t>
      </w:r>
      <w:r>
        <w:rPr>
          <w:rFonts w:ascii="SimSun" w:cs="SimSun" w:hint="eastAsia"/>
          <w:color w:val="000000"/>
          <w:kern w:val="0"/>
          <w:sz w:val="20"/>
          <w:szCs w:val="20"/>
        </w:rPr>
        <w:t>葛红敏</w:t>
      </w:r>
      <w:r>
        <w:rPr>
          <w:color w:val="000000"/>
          <w:kern w:val="0"/>
          <w:sz w:val="20"/>
          <w:szCs w:val="20"/>
        </w:rPr>
        <w:t xml:space="preserve">, </w:t>
      </w:r>
      <w:r>
        <w:rPr>
          <w:rFonts w:ascii="SimSun" w:cs="SimSun" w:hint="eastAsia"/>
          <w:color w:val="000000"/>
          <w:kern w:val="0"/>
          <w:sz w:val="20"/>
          <w:szCs w:val="20"/>
        </w:rPr>
        <w:t>韩建波</w:t>
      </w:r>
      <w:r>
        <w:rPr>
          <w:color w:val="000000"/>
          <w:kern w:val="0"/>
          <w:sz w:val="20"/>
          <w:szCs w:val="20"/>
        </w:rPr>
        <w:t>. (2009). ZUNG</w:t>
      </w:r>
      <w:r>
        <w:rPr>
          <w:rFonts w:ascii="SimSun" w:cs="SimSun" w:hint="eastAsia"/>
          <w:color w:val="000000"/>
          <w:kern w:val="0"/>
          <w:sz w:val="20"/>
          <w:szCs w:val="20"/>
        </w:rPr>
        <w:t>氏抑郁自评量表</w:t>
      </w:r>
      <w:r>
        <w:rPr>
          <w:color w:val="000000"/>
          <w:kern w:val="0"/>
          <w:sz w:val="20"/>
          <w:szCs w:val="20"/>
        </w:rPr>
        <w:t>(SDS)</w:t>
      </w:r>
      <w:r>
        <w:rPr>
          <w:rFonts w:ascii="SimSun" w:cs="SimSun" w:hint="eastAsia"/>
          <w:color w:val="000000"/>
          <w:kern w:val="0"/>
          <w:sz w:val="20"/>
          <w:szCs w:val="20"/>
        </w:rPr>
        <w:t>作为外科住院患者抑郁障碍常规筛查工具的可行性研究</w:t>
      </w:r>
      <w:r>
        <w:rPr>
          <w:color w:val="000000"/>
          <w:kern w:val="0"/>
          <w:sz w:val="20"/>
          <w:szCs w:val="20"/>
        </w:rPr>
        <w:t xml:space="preserve">. </w:t>
      </w:r>
      <w:r>
        <w:rPr>
          <w:rFonts w:ascii="SimSun" w:cs="SimSun" w:hint="eastAsia"/>
          <w:i/>
          <w:iCs/>
          <w:color w:val="000000"/>
          <w:kern w:val="0"/>
          <w:sz w:val="20"/>
          <w:szCs w:val="20"/>
        </w:rPr>
        <w:t>精神医学杂志</w:t>
      </w:r>
      <w:r>
        <w:rPr>
          <w:color w:val="000000"/>
          <w:kern w:val="0"/>
          <w:sz w:val="20"/>
          <w:szCs w:val="20"/>
        </w:rPr>
        <w:t xml:space="preserve">, </w:t>
      </w:r>
      <w:r>
        <w:rPr>
          <w:i/>
          <w:iCs/>
          <w:color w:val="000000"/>
          <w:kern w:val="0"/>
          <w:sz w:val="20"/>
          <w:szCs w:val="20"/>
        </w:rPr>
        <w:t>22</w:t>
      </w:r>
      <w:r>
        <w:rPr>
          <w:color w:val="000000"/>
          <w:kern w:val="0"/>
          <w:sz w:val="20"/>
          <w:szCs w:val="20"/>
        </w:rPr>
        <w:t>(04), 251-253.</w:t>
      </w:r>
      <w:bookmarkEnd w:id="52"/>
    </w:p>
    <w:p w14:paraId="5094DACB" w14:textId="77777777" w:rsidR="002E4108" w:rsidRDefault="002E4108" w:rsidP="002E4108">
      <w:pPr>
        <w:autoSpaceDE w:val="0"/>
        <w:autoSpaceDN w:val="0"/>
        <w:adjustRightInd w:val="0"/>
        <w:ind w:left="240" w:hanging="240"/>
        <w:rPr>
          <w:rFonts w:ascii="SimSun"/>
          <w:kern w:val="0"/>
          <w:sz w:val="24"/>
          <w:szCs w:val="24"/>
        </w:rPr>
      </w:pPr>
      <w:bookmarkStart w:id="53" w:name="_neb72BBE4F6_45EE_4801_821A_B86D94308A60"/>
      <w:r>
        <w:rPr>
          <w:color w:val="000000"/>
          <w:kern w:val="0"/>
          <w:sz w:val="20"/>
          <w:szCs w:val="20"/>
        </w:rPr>
        <w:t xml:space="preserve">Zung, W. W. (1965). A self-rating depression scale. </w:t>
      </w:r>
      <w:r>
        <w:rPr>
          <w:i/>
          <w:iCs/>
          <w:color w:val="000000"/>
          <w:kern w:val="0"/>
          <w:sz w:val="20"/>
          <w:szCs w:val="20"/>
        </w:rPr>
        <w:t>Archives of General Psychiatry</w:t>
      </w:r>
      <w:r>
        <w:rPr>
          <w:color w:val="000000"/>
          <w:kern w:val="0"/>
          <w:sz w:val="20"/>
          <w:szCs w:val="20"/>
        </w:rPr>
        <w:t xml:space="preserve">, </w:t>
      </w:r>
      <w:r>
        <w:rPr>
          <w:i/>
          <w:iCs/>
          <w:color w:val="000000"/>
          <w:kern w:val="0"/>
          <w:sz w:val="20"/>
          <w:szCs w:val="20"/>
        </w:rPr>
        <w:t>12</w:t>
      </w:r>
      <w:r>
        <w:rPr>
          <w:color w:val="000000"/>
          <w:kern w:val="0"/>
          <w:sz w:val="20"/>
          <w:szCs w:val="20"/>
        </w:rPr>
        <w:t>(1), 63-70.</w:t>
      </w:r>
      <w:bookmarkEnd w:id="53"/>
    </w:p>
    <w:p w14:paraId="799A8C7D" w14:textId="77777777" w:rsidR="002E4108" w:rsidRDefault="002E4108" w:rsidP="002E4108">
      <w:pPr>
        <w:autoSpaceDE w:val="0"/>
        <w:autoSpaceDN w:val="0"/>
        <w:adjustRightInd w:val="0"/>
        <w:ind w:left="240" w:hanging="240"/>
        <w:rPr>
          <w:rFonts w:ascii="SimSun"/>
          <w:kern w:val="0"/>
          <w:sz w:val="24"/>
          <w:szCs w:val="24"/>
        </w:rPr>
      </w:pPr>
      <w:bookmarkStart w:id="54" w:name="_nebD23E8758_C28F_4555_ADD8_AE4433BD5A6D"/>
      <w:r>
        <w:rPr>
          <w:rFonts w:ascii="SimSun" w:cs="SimSun" w:hint="eastAsia"/>
          <w:color w:val="000000"/>
          <w:kern w:val="0"/>
          <w:sz w:val="20"/>
          <w:szCs w:val="20"/>
        </w:rPr>
        <w:t>任艳峰</w:t>
      </w:r>
      <w:r>
        <w:rPr>
          <w:color w:val="000000"/>
          <w:kern w:val="0"/>
          <w:sz w:val="20"/>
          <w:szCs w:val="20"/>
        </w:rPr>
        <w:t xml:space="preserve">, </w:t>
      </w:r>
      <w:r>
        <w:rPr>
          <w:rFonts w:ascii="SimSun" w:cs="SimSun" w:hint="eastAsia"/>
          <w:color w:val="000000"/>
          <w:kern w:val="0"/>
          <w:sz w:val="20"/>
          <w:szCs w:val="20"/>
        </w:rPr>
        <w:t>翟强</w:t>
      </w:r>
      <w:r>
        <w:rPr>
          <w:color w:val="000000"/>
          <w:kern w:val="0"/>
          <w:sz w:val="20"/>
          <w:szCs w:val="20"/>
        </w:rPr>
        <w:t xml:space="preserve">, </w:t>
      </w:r>
      <w:r>
        <w:rPr>
          <w:rFonts w:ascii="SimSun" w:cs="SimSun" w:hint="eastAsia"/>
          <w:color w:val="000000"/>
          <w:kern w:val="0"/>
          <w:sz w:val="20"/>
          <w:szCs w:val="20"/>
        </w:rPr>
        <w:t>王素珍</w:t>
      </w:r>
      <w:r>
        <w:rPr>
          <w:color w:val="000000"/>
          <w:kern w:val="0"/>
          <w:sz w:val="20"/>
          <w:szCs w:val="20"/>
        </w:rPr>
        <w:t xml:space="preserve">. (2015). </w:t>
      </w:r>
      <w:r>
        <w:rPr>
          <w:rFonts w:ascii="SimSun" w:cs="SimSun" w:hint="eastAsia"/>
          <w:color w:val="000000"/>
          <w:kern w:val="0"/>
          <w:sz w:val="20"/>
          <w:szCs w:val="20"/>
        </w:rPr>
        <w:t>初中生睡眠质量与肥胖的相关性分析</w:t>
      </w:r>
      <w:r>
        <w:rPr>
          <w:color w:val="000000"/>
          <w:kern w:val="0"/>
          <w:sz w:val="20"/>
          <w:szCs w:val="20"/>
        </w:rPr>
        <w:t xml:space="preserve">. </w:t>
      </w:r>
      <w:r>
        <w:rPr>
          <w:rFonts w:ascii="SimSun" w:cs="SimSun" w:hint="eastAsia"/>
          <w:i/>
          <w:iCs/>
          <w:color w:val="000000"/>
          <w:kern w:val="0"/>
          <w:sz w:val="20"/>
          <w:szCs w:val="20"/>
        </w:rPr>
        <w:t>中国学校卫生</w:t>
      </w:r>
      <w:r>
        <w:rPr>
          <w:color w:val="000000"/>
          <w:kern w:val="0"/>
          <w:sz w:val="20"/>
          <w:szCs w:val="20"/>
        </w:rPr>
        <w:t xml:space="preserve">, </w:t>
      </w:r>
      <w:r>
        <w:rPr>
          <w:i/>
          <w:iCs/>
          <w:color w:val="000000"/>
          <w:kern w:val="0"/>
          <w:sz w:val="20"/>
          <w:szCs w:val="20"/>
        </w:rPr>
        <w:t>36</w:t>
      </w:r>
      <w:r>
        <w:rPr>
          <w:color w:val="000000"/>
          <w:kern w:val="0"/>
          <w:sz w:val="20"/>
          <w:szCs w:val="20"/>
        </w:rPr>
        <w:t>(09), 1316-1318.</w:t>
      </w:r>
      <w:bookmarkEnd w:id="54"/>
    </w:p>
    <w:p w14:paraId="390C8315" w14:textId="77777777" w:rsidR="002E4108" w:rsidRDefault="002E4108" w:rsidP="002E4108">
      <w:pPr>
        <w:autoSpaceDE w:val="0"/>
        <w:autoSpaceDN w:val="0"/>
        <w:adjustRightInd w:val="0"/>
        <w:ind w:left="240" w:hanging="240"/>
        <w:rPr>
          <w:rFonts w:ascii="SimSun"/>
          <w:kern w:val="0"/>
          <w:sz w:val="24"/>
          <w:szCs w:val="24"/>
        </w:rPr>
      </w:pPr>
      <w:bookmarkStart w:id="55" w:name="_neb357BB6B7_3EDE_4236_A0D6_F7F7648A74A5"/>
      <w:r>
        <w:rPr>
          <w:rFonts w:ascii="SimSun" w:cs="SimSun" w:hint="eastAsia"/>
          <w:color w:val="000000"/>
          <w:kern w:val="0"/>
          <w:sz w:val="20"/>
          <w:szCs w:val="20"/>
        </w:rPr>
        <w:t>苏春燕</w:t>
      </w:r>
      <w:r>
        <w:rPr>
          <w:color w:val="000000"/>
          <w:kern w:val="0"/>
          <w:sz w:val="20"/>
          <w:szCs w:val="20"/>
        </w:rPr>
        <w:t xml:space="preserve">, </w:t>
      </w:r>
      <w:r>
        <w:rPr>
          <w:rFonts w:ascii="SimSun" w:cs="SimSun" w:hint="eastAsia"/>
          <w:color w:val="000000"/>
          <w:kern w:val="0"/>
          <w:sz w:val="20"/>
          <w:szCs w:val="20"/>
        </w:rPr>
        <w:t>张洪君</w:t>
      </w:r>
      <w:r>
        <w:rPr>
          <w:color w:val="000000"/>
          <w:kern w:val="0"/>
          <w:sz w:val="20"/>
          <w:szCs w:val="20"/>
        </w:rPr>
        <w:t xml:space="preserve">, </w:t>
      </w:r>
      <w:r>
        <w:rPr>
          <w:rFonts w:ascii="SimSun" w:cs="SimSun" w:hint="eastAsia"/>
          <w:color w:val="000000"/>
          <w:kern w:val="0"/>
          <w:sz w:val="20"/>
          <w:szCs w:val="20"/>
        </w:rPr>
        <w:t>王宜芝</w:t>
      </w:r>
      <w:r>
        <w:rPr>
          <w:color w:val="000000"/>
          <w:kern w:val="0"/>
          <w:sz w:val="20"/>
          <w:szCs w:val="20"/>
        </w:rPr>
        <w:t xml:space="preserve">. (2003). </w:t>
      </w:r>
      <w:r>
        <w:rPr>
          <w:rFonts w:ascii="SimSun" w:cs="SimSun" w:hint="eastAsia"/>
          <w:color w:val="000000"/>
          <w:kern w:val="0"/>
          <w:sz w:val="20"/>
          <w:szCs w:val="20"/>
        </w:rPr>
        <w:t>癌症末期病人家属感受和需求的调查</w:t>
      </w:r>
      <w:r>
        <w:rPr>
          <w:color w:val="000000"/>
          <w:kern w:val="0"/>
          <w:sz w:val="20"/>
          <w:szCs w:val="20"/>
        </w:rPr>
        <w:t xml:space="preserve">. </w:t>
      </w:r>
      <w:r>
        <w:rPr>
          <w:rFonts w:ascii="SimSun" w:cs="SimSun" w:hint="eastAsia"/>
          <w:i/>
          <w:iCs/>
          <w:color w:val="000000"/>
          <w:kern w:val="0"/>
          <w:sz w:val="20"/>
          <w:szCs w:val="20"/>
        </w:rPr>
        <w:t>护理研究</w:t>
      </w:r>
      <w:r>
        <w:rPr>
          <w:color w:val="000000"/>
          <w:kern w:val="0"/>
          <w:sz w:val="20"/>
          <w:szCs w:val="20"/>
        </w:rPr>
        <w:t>(09), 519-520.</w:t>
      </w:r>
      <w:bookmarkEnd w:id="55"/>
    </w:p>
    <w:p w14:paraId="300D9738" w14:textId="77777777" w:rsidR="002E4108" w:rsidRDefault="002E4108" w:rsidP="002E4108">
      <w:pPr>
        <w:autoSpaceDE w:val="0"/>
        <w:autoSpaceDN w:val="0"/>
        <w:adjustRightInd w:val="0"/>
        <w:ind w:left="240" w:hanging="240"/>
        <w:rPr>
          <w:rFonts w:ascii="SimSun"/>
          <w:kern w:val="0"/>
          <w:sz w:val="24"/>
          <w:szCs w:val="24"/>
        </w:rPr>
      </w:pPr>
      <w:bookmarkStart w:id="56" w:name="_neb1288E970_48E8_4684_92ED_1EA07F937122"/>
      <w:r>
        <w:rPr>
          <w:rFonts w:ascii="SimSun" w:cs="SimSun" w:hint="eastAsia"/>
          <w:color w:val="000000"/>
          <w:kern w:val="0"/>
          <w:sz w:val="20"/>
          <w:szCs w:val="20"/>
        </w:rPr>
        <w:t>张作记</w:t>
      </w:r>
      <w:r>
        <w:rPr>
          <w:color w:val="000000"/>
          <w:kern w:val="0"/>
          <w:sz w:val="20"/>
          <w:szCs w:val="20"/>
        </w:rPr>
        <w:t xml:space="preserve">. (2005). </w:t>
      </w:r>
      <w:r>
        <w:rPr>
          <w:rFonts w:ascii="SimSun" w:cs="SimSun" w:hint="eastAsia"/>
          <w:i/>
          <w:iCs/>
          <w:color w:val="000000"/>
          <w:kern w:val="0"/>
          <w:sz w:val="20"/>
          <w:szCs w:val="20"/>
        </w:rPr>
        <w:t>行为医学量表手册</w:t>
      </w:r>
      <w:r>
        <w:rPr>
          <w:color w:val="000000"/>
          <w:kern w:val="0"/>
          <w:sz w:val="20"/>
          <w:szCs w:val="20"/>
        </w:rPr>
        <w:t xml:space="preserve">. </w:t>
      </w:r>
      <w:r>
        <w:rPr>
          <w:rFonts w:ascii="SimSun" w:cs="SimSun" w:hint="eastAsia"/>
          <w:color w:val="000000"/>
          <w:kern w:val="0"/>
          <w:sz w:val="20"/>
          <w:szCs w:val="20"/>
        </w:rPr>
        <w:t>行为医学量表手册</w:t>
      </w:r>
      <w:r>
        <w:rPr>
          <w:color w:val="000000"/>
          <w:kern w:val="0"/>
          <w:sz w:val="20"/>
          <w:szCs w:val="20"/>
        </w:rPr>
        <w:t>.</w:t>
      </w:r>
      <w:bookmarkEnd w:id="56"/>
    </w:p>
    <w:p w14:paraId="146F09FA" w14:textId="77777777" w:rsidR="002E4108" w:rsidRDefault="002E4108" w:rsidP="002E4108">
      <w:pPr>
        <w:autoSpaceDE w:val="0"/>
        <w:autoSpaceDN w:val="0"/>
        <w:adjustRightInd w:val="0"/>
        <w:ind w:left="240" w:hanging="240"/>
        <w:rPr>
          <w:rFonts w:ascii="SimSun"/>
          <w:kern w:val="0"/>
          <w:sz w:val="24"/>
          <w:szCs w:val="24"/>
        </w:rPr>
      </w:pPr>
      <w:bookmarkStart w:id="57" w:name="_neb916675DA_D1F9_44DA_AF0F_5DBFA0842DA5"/>
      <w:r>
        <w:rPr>
          <w:rFonts w:ascii="SimSun" w:cs="SimSun" w:hint="eastAsia"/>
          <w:color w:val="000000"/>
          <w:kern w:val="0"/>
          <w:sz w:val="20"/>
          <w:szCs w:val="20"/>
        </w:rPr>
        <w:t>姚树桥</w:t>
      </w:r>
      <w:r>
        <w:rPr>
          <w:color w:val="000000"/>
          <w:kern w:val="0"/>
          <w:sz w:val="20"/>
          <w:szCs w:val="20"/>
        </w:rPr>
        <w:t xml:space="preserve">, </w:t>
      </w:r>
      <w:r>
        <w:rPr>
          <w:rFonts w:ascii="SimSun" w:cs="SimSun" w:hint="eastAsia"/>
          <w:color w:val="000000"/>
          <w:kern w:val="0"/>
          <w:sz w:val="20"/>
          <w:szCs w:val="20"/>
        </w:rPr>
        <w:t>孙学礼</w:t>
      </w:r>
      <w:r>
        <w:rPr>
          <w:color w:val="000000"/>
          <w:kern w:val="0"/>
          <w:sz w:val="20"/>
          <w:szCs w:val="20"/>
        </w:rPr>
        <w:t xml:space="preserve">. (2008). </w:t>
      </w:r>
      <w:r>
        <w:rPr>
          <w:rFonts w:ascii="SimSun" w:cs="SimSun" w:hint="eastAsia"/>
          <w:i/>
          <w:iCs/>
          <w:color w:val="000000"/>
          <w:kern w:val="0"/>
          <w:sz w:val="20"/>
          <w:szCs w:val="20"/>
        </w:rPr>
        <w:t>医学心理学</w:t>
      </w:r>
      <w:r>
        <w:rPr>
          <w:i/>
          <w:iCs/>
          <w:color w:val="000000"/>
          <w:kern w:val="0"/>
          <w:sz w:val="20"/>
          <w:szCs w:val="20"/>
        </w:rPr>
        <w:t>.</w:t>
      </w:r>
      <w:r>
        <w:rPr>
          <w:rFonts w:ascii="SimSun" w:cs="SimSun" w:hint="eastAsia"/>
          <w:i/>
          <w:iCs/>
          <w:color w:val="000000"/>
          <w:kern w:val="0"/>
          <w:sz w:val="20"/>
          <w:szCs w:val="20"/>
        </w:rPr>
        <w:t>第</w:t>
      </w:r>
      <w:r>
        <w:rPr>
          <w:i/>
          <w:iCs/>
          <w:color w:val="000000"/>
          <w:kern w:val="0"/>
          <w:sz w:val="20"/>
          <w:szCs w:val="20"/>
        </w:rPr>
        <w:t>5</w:t>
      </w:r>
      <w:r>
        <w:rPr>
          <w:rFonts w:ascii="SimSun" w:cs="SimSun" w:hint="eastAsia"/>
          <w:i/>
          <w:iCs/>
          <w:color w:val="000000"/>
          <w:kern w:val="0"/>
          <w:sz w:val="20"/>
          <w:szCs w:val="20"/>
        </w:rPr>
        <w:t>版</w:t>
      </w:r>
      <w:r>
        <w:rPr>
          <w:color w:val="000000"/>
          <w:kern w:val="0"/>
          <w:sz w:val="20"/>
          <w:szCs w:val="20"/>
        </w:rPr>
        <w:t xml:space="preserve">. </w:t>
      </w:r>
      <w:r>
        <w:rPr>
          <w:rFonts w:ascii="SimSun" w:cs="SimSun" w:hint="eastAsia"/>
          <w:color w:val="000000"/>
          <w:kern w:val="0"/>
          <w:sz w:val="20"/>
          <w:szCs w:val="20"/>
        </w:rPr>
        <w:t>医学心理学</w:t>
      </w:r>
      <w:r>
        <w:rPr>
          <w:color w:val="000000"/>
          <w:kern w:val="0"/>
          <w:sz w:val="20"/>
          <w:szCs w:val="20"/>
        </w:rPr>
        <w:t>.</w:t>
      </w:r>
      <w:r>
        <w:rPr>
          <w:rFonts w:ascii="SimSun" w:cs="SimSun" w:hint="eastAsia"/>
          <w:color w:val="000000"/>
          <w:kern w:val="0"/>
          <w:sz w:val="20"/>
          <w:szCs w:val="20"/>
        </w:rPr>
        <w:t>第</w:t>
      </w:r>
      <w:r>
        <w:rPr>
          <w:color w:val="000000"/>
          <w:kern w:val="0"/>
          <w:sz w:val="20"/>
          <w:szCs w:val="20"/>
        </w:rPr>
        <w:t>5</w:t>
      </w:r>
      <w:r>
        <w:rPr>
          <w:rFonts w:ascii="SimSun" w:cs="SimSun" w:hint="eastAsia"/>
          <w:color w:val="000000"/>
          <w:kern w:val="0"/>
          <w:sz w:val="20"/>
          <w:szCs w:val="20"/>
        </w:rPr>
        <w:t>版</w:t>
      </w:r>
      <w:r>
        <w:rPr>
          <w:color w:val="000000"/>
          <w:kern w:val="0"/>
          <w:sz w:val="20"/>
          <w:szCs w:val="20"/>
        </w:rPr>
        <w:t>.</w:t>
      </w:r>
      <w:bookmarkEnd w:id="57"/>
    </w:p>
    <w:p w14:paraId="02DE6C01" w14:textId="77777777" w:rsidR="002E4108" w:rsidRDefault="002E4108" w:rsidP="002E4108">
      <w:pPr>
        <w:autoSpaceDE w:val="0"/>
        <w:autoSpaceDN w:val="0"/>
        <w:adjustRightInd w:val="0"/>
        <w:ind w:left="240" w:hanging="240"/>
        <w:rPr>
          <w:rFonts w:ascii="SimSun"/>
          <w:kern w:val="0"/>
          <w:sz w:val="24"/>
          <w:szCs w:val="24"/>
        </w:rPr>
      </w:pPr>
      <w:bookmarkStart w:id="58" w:name="_nebB4C5C8B2_0074_4168_BC50_57B95A8AB575"/>
      <w:r>
        <w:rPr>
          <w:rFonts w:ascii="SimSun" w:cs="SimSun" w:hint="eastAsia"/>
          <w:color w:val="000000"/>
          <w:kern w:val="0"/>
          <w:sz w:val="20"/>
          <w:szCs w:val="20"/>
        </w:rPr>
        <w:t>戴晓阳</w:t>
      </w:r>
      <w:r>
        <w:rPr>
          <w:color w:val="000000"/>
          <w:kern w:val="0"/>
          <w:sz w:val="20"/>
          <w:szCs w:val="20"/>
        </w:rPr>
        <w:t xml:space="preserve">. (2010). </w:t>
      </w:r>
      <w:r>
        <w:rPr>
          <w:rFonts w:ascii="SimSun" w:cs="SimSun" w:hint="eastAsia"/>
          <w:i/>
          <w:iCs/>
          <w:color w:val="000000"/>
          <w:kern w:val="0"/>
          <w:sz w:val="20"/>
          <w:szCs w:val="20"/>
        </w:rPr>
        <w:t>常用心理评估量表手册</w:t>
      </w:r>
      <w:r>
        <w:rPr>
          <w:color w:val="000000"/>
          <w:kern w:val="0"/>
          <w:sz w:val="20"/>
          <w:szCs w:val="20"/>
        </w:rPr>
        <w:t xml:space="preserve">. </w:t>
      </w:r>
      <w:r>
        <w:rPr>
          <w:rFonts w:ascii="SimSun" w:cs="SimSun" w:hint="eastAsia"/>
          <w:color w:val="000000"/>
          <w:kern w:val="0"/>
          <w:sz w:val="20"/>
          <w:szCs w:val="20"/>
        </w:rPr>
        <w:t>人民军医出版社</w:t>
      </w:r>
      <w:r>
        <w:rPr>
          <w:color w:val="000000"/>
          <w:kern w:val="0"/>
          <w:sz w:val="20"/>
          <w:szCs w:val="20"/>
        </w:rPr>
        <w:t>.</w:t>
      </w:r>
      <w:bookmarkEnd w:id="58"/>
    </w:p>
    <w:p w14:paraId="29E20DF9" w14:textId="77777777" w:rsidR="002E4108" w:rsidRDefault="002E4108" w:rsidP="002E4108">
      <w:pPr>
        <w:autoSpaceDE w:val="0"/>
        <w:autoSpaceDN w:val="0"/>
        <w:adjustRightInd w:val="0"/>
        <w:ind w:left="240" w:hanging="240"/>
        <w:rPr>
          <w:rFonts w:ascii="SimSun"/>
          <w:kern w:val="0"/>
          <w:sz w:val="24"/>
          <w:szCs w:val="24"/>
        </w:rPr>
      </w:pPr>
      <w:bookmarkStart w:id="59" w:name="_neb91EB00FB_3DA0_4011_A726_2E465EF7F786"/>
      <w:r>
        <w:rPr>
          <w:rFonts w:ascii="SimSun" w:cs="SimSun" w:hint="eastAsia"/>
          <w:color w:val="000000"/>
          <w:kern w:val="0"/>
          <w:sz w:val="20"/>
          <w:szCs w:val="20"/>
        </w:rPr>
        <w:t>王俊</w:t>
      </w:r>
      <w:r>
        <w:rPr>
          <w:color w:val="000000"/>
          <w:kern w:val="0"/>
          <w:sz w:val="20"/>
          <w:szCs w:val="20"/>
        </w:rPr>
        <w:t xml:space="preserve">, </w:t>
      </w:r>
      <w:r>
        <w:rPr>
          <w:rFonts w:ascii="SimSun" w:cs="SimSun" w:hint="eastAsia"/>
          <w:color w:val="000000"/>
          <w:kern w:val="0"/>
          <w:sz w:val="20"/>
          <w:szCs w:val="20"/>
        </w:rPr>
        <w:t>金岳龙</w:t>
      </w:r>
      <w:r>
        <w:rPr>
          <w:color w:val="000000"/>
          <w:kern w:val="0"/>
          <w:sz w:val="20"/>
          <w:szCs w:val="20"/>
        </w:rPr>
        <w:t xml:space="preserve">, </w:t>
      </w:r>
      <w:r>
        <w:rPr>
          <w:rFonts w:ascii="SimSun" w:cs="SimSun" w:hint="eastAsia"/>
          <w:color w:val="000000"/>
          <w:kern w:val="0"/>
          <w:sz w:val="20"/>
          <w:szCs w:val="20"/>
        </w:rPr>
        <w:t>陈燕</w:t>
      </w:r>
      <w:r>
        <w:rPr>
          <w:color w:val="000000"/>
          <w:kern w:val="0"/>
          <w:sz w:val="20"/>
          <w:szCs w:val="20"/>
        </w:rPr>
        <w:t xml:space="preserve">, </w:t>
      </w:r>
      <w:r>
        <w:rPr>
          <w:rFonts w:ascii="SimSun" w:cs="SimSun" w:hint="eastAsia"/>
          <w:color w:val="000000"/>
          <w:kern w:val="0"/>
          <w:sz w:val="20"/>
          <w:szCs w:val="20"/>
        </w:rPr>
        <w:t>余结根</w:t>
      </w:r>
      <w:r>
        <w:rPr>
          <w:color w:val="000000"/>
          <w:kern w:val="0"/>
          <w:sz w:val="20"/>
          <w:szCs w:val="20"/>
        </w:rPr>
        <w:t xml:space="preserve">, </w:t>
      </w:r>
      <w:r>
        <w:rPr>
          <w:rFonts w:ascii="SimSun" w:cs="SimSun" w:hint="eastAsia"/>
          <w:color w:val="000000"/>
          <w:kern w:val="0"/>
          <w:sz w:val="20"/>
          <w:szCs w:val="20"/>
        </w:rPr>
        <w:t>贺连平</w:t>
      </w:r>
      <w:r>
        <w:rPr>
          <w:color w:val="000000"/>
          <w:kern w:val="0"/>
          <w:sz w:val="20"/>
          <w:szCs w:val="20"/>
        </w:rPr>
        <w:t xml:space="preserve">, </w:t>
      </w:r>
      <w:r>
        <w:rPr>
          <w:rFonts w:ascii="SimSun" w:cs="SimSun" w:hint="eastAsia"/>
          <w:color w:val="000000"/>
          <w:kern w:val="0"/>
          <w:sz w:val="20"/>
          <w:szCs w:val="20"/>
        </w:rPr>
        <w:t>姚应水</w:t>
      </w:r>
      <w:r>
        <w:rPr>
          <w:color w:val="000000"/>
          <w:kern w:val="0"/>
          <w:sz w:val="20"/>
          <w:szCs w:val="20"/>
        </w:rPr>
        <w:t xml:space="preserve">. (2013). </w:t>
      </w:r>
      <w:r>
        <w:rPr>
          <w:rFonts w:ascii="SimSun" w:cs="SimSun" w:hint="eastAsia"/>
          <w:color w:val="000000"/>
          <w:kern w:val="0"/>
          <w:sz w:val="20"/>
          <w:szCs w:val="20"/>
        </w:rPr>
        <w:t>医学院校大学生抑郁情绪与生活事件的相关分析</w:t>
      </w:r>
      <w:r>
        <w:rPr>
          <w:color w:val="000000"/>
          <w:kern w:val="0"/>
          <w:sz w:val="20"/>
          <w:szCs w:val="20"/>
        </w:rPr>
        <w:t xml:space="preserve">. </w:t>
      </w:r>
      <w:r>
        <w:rPr>
          <w:rFonts w:ascii="SimSun" w:cs="SimSun" w:hint="eastAsia"/>
          <w:i/>
          <w:iCs/>
          <w:color w:val="000000"/>
          <w:kern w:val="0"/>
          <w:sz w:val="20"/>
          <w:szCs w:val="20"/>
        </w:rPr>
        <w:t>皖南医学院学报</w:t>
      </w:r>
      <w:r>
        <w:rPr>
          <w:color w:val="000000"/>
          <w:kern w:val="0"/>
          <w:sz w:val="20"/>
          <w:szCs w:val="20"/>
        </w:rPr>
        <w:t xml:space="preserve">, </w:t>
      </w:r>
      <w:r>
        <w:rPr>
          <w:i/>
          <w:iCs/>
          <w:color w:val="000000"/>
          <w:kern w:val="0"/>
          <w:sz w:val="20"/>
          <w:szCs w:val="20"/>
        </w:rPr>
        <w:t>32</w:t>
      </w:r>
      <w:r>
        <w:rPr>
          <w:color w:val="000000"/>
          <w:kern w:val="0"/>
          <w:sz w:val="20"/>
          <w:szCs w:val="20"/>
        </w:rPr>
        <w:t>(02), 151-153.</w:t>
      </w:r>
      <w:bookmarkEnd w:id="59"/>
    </w:p>
    <w:p w14:paraId="603ED85B" w14:textId="77777777" w:rsidR="002E4108" w:rsidRDefault="002E4108" w:rsidP="002E4108">
      <w:pPr>
        <w:autoSpaceDE w:val="0"/>
        <w:autoSpaceDN w:val="0"/>
        <w:adjustRightInd w:val="0"/>
        <w:ind w:left="240" w:hanging="240"/>
        <w:rPr>
          <w:rFonts w:ascii="SimSun"/>
          <w:kern w:val="0"/>
          <w:sz w:val="24"/>
          <w:szCs w:val="24"/>
        </w:rPr>
      </w:pPr>
      <w:bookmarkStart w:id="60" w:name="_neb1CB0A5F4_A826_4511_9985_3B5B342759B6"/>
      <w:r>
        <w:rPr>
          <w:rFonts w:ascii="SimSun" w:cs="SimSun" w:hint="eastAsia"/>
          <w:color w:val="000000"/>
          <w:kern w:val="0"/>
          <w:sz w:val="20"/>
          <w:szCs w:val="20"/>
        </w:rPr>
        <w:t>崔庆霞</w:t>
      </w:r>
      <w:r>
        <w:rPr>
          <w:color w:val="000000"/>
          <w:kern w:val="0"/>
          <w:sz w:val="20"/>
          <w:szCs w:val="20"/>
        </w:rPr>
        <w:t xml:space="preserve">, </w:t>
      </w:r>
      <w:r>
        <w:rPr>
          <w:rFonts w:ascii="SimSun" w:cs="SimSun" w:hint="eastAsia"/>
          <w:color w:val="000000"/>
          <w:kern w:val="0"/>
          <w:sz w:val="20"/>
          <w:szCs w:val="20"/>
        </w:rPr>
        <w:t>王在翔</w:t>
      </w:r>
      <w:r>
        <w:rPr>
          <w:color w:val="000000"/>
          <w:kern w:val="0"/>
          <w:sz w:val="20"/>
          <w:szCs w:val="20"/>
        </w:rPr>
        <w:t xml:space="preserve">. (2014). </w:t>
      </w:r>
      <w:r>
        <w:rPr>
          <w:rFonts w:ascii="SimSun" w:cs="SimSun" w:hint="eastAsia"/>
          <w:color w:val="000000"/>
          <w:kern w:val="0"/>
          <w:sz w:val="20"/>
          <w:szCs w:val="20"/>
        </w:rPr>
        <w:t>大学生抑郁现状调查及影响因素研究</w:t>
      </w:r>
      <w:r>
        <w:rPr>
          <w:color w:val="000000"/>
          <w:kern w:val="0"/>
          <w:sz w:val="20"/>
          <w:szCs w:val="20"/>
        </w:rPr>
        <w:t xml:space="preserve">. </w:t>
      </w:r>
      <w:r>
        <w:rPr>
          <w:rFonts w:ascii="SimSun" w:cs="SimSun" w:hint="eastAsia"/>
          <w:i/>
          <w:iCs/>
          <w:color w:val="000000"/>
          <w:kern w:val="0"/>
          <w:sz w:val="20"/>
          <w:szCs w:val="20"/>
        </w:rPr>
        <w:t>中国卫生事业管理</w:t>
      </w:r>
      <w:r>
        <w:rPr>
          <w:color w:val="000000"/>
          <w:kern w:val="0"/>
          <w:sz w:val="20"/>
          <w:szCs w:val="20"/>
        </w:rPr>
        <w:t xml:space="preserve">, </w:t>
      </w:r>
      <w:r>
        <w:rPr>
          <w:i/>
          <w:iCs/>
          <w:color w:val="000000"/>
          <w:kern w:val="0"/>
          <w:sz w:val="20"/>
          <w:szCs w:val="20"/>
        </w:rPr>
        <w:t>31</w:t>
      </w:r>
      <w:r>
        <w:rPr>
          <w:color w:val="000000"/>
          <w:kern w:val="0"/>
          <w:sz w:val="20"/>
          <w:szCs w:val="20"/>
        </w:rPr>
        <w:t>(08), 629-630.</w:t>
      </w:r>
      <w:bookmarkEnd w:id="60"/>
    </w:p>
    <w:p w14:paraId="65FF162A" w14:textId="77777777" w:rsidR="002E4108" w:rsidRDefault="002E4108" w:rsidP="002E4108">
      <w:pPr>
        <w:autoSpaceDE w:val="0"/>
        <w:autoSpaceDN w:val="0"/>
        <w:adjustRightInd w:val="0"/>
        <w:ind w:left="240" w:hanging="240"/>
        <w:rPr>
          <w:rFonts w:ascii="SimSun"/>
          <w:kern w:val="0"/>
          <w:sz w:val="24"/>
          <w:szCs w:val="24"/>
        </w:rPr>
      </w:pPr>
      <w:bookmarkStart w:id="61" w:name="_nebEF74CF9C_ACAA_4014_90A6_36352F94E03A"/>
      <w:r>
        <w:rPr>
          <w:rFonts w:ascii="SimSun" w:cs="SimSun" w:hint="eastAsia"/>
          <w:color w:val="000000"/>
          <w:kern w:val="0"/>
          <w:sz w:val="20"/>
          <w:szCs w:val="20"/>
        </w:rPr>
        <w:t>段泉泉</w:t>
      </w:r>
      <w:r>
        <w:rPr>
          <w:color w:val="000000"/>
          <w:kern w:val="0"/>
          <w:sz w:val="20"/>
          <w:szCs w:val="20"/>
        </w:rPr>
        <w:t xml:space="preserve">, </w:t>
      </w:r>
      <w:r>
        <w:rPr>
          <w:rFonts w:ascii="SimSun" w:cs="SimSun" w:hint="eastAsia"/>
          <w:color w:val="000000"/>
          <w:kern w:val="0"/>
          <w:sz w:val="20"/>
          <w:szCs w:val="20"/>
        </w:rPr>
        <w:t>胜利</w:t>
      </w:r>
      <w:r>
        <w:rPr>
          <w:color w:val="000000"/>
          <w:kern w:val="0"/>
          <w:sz w:val="20"/>
          <w:szCs w:val="20"/>
        </w:rPr>
        <w:t xml:space="preserve">. (2012). </w:t>
      </w:r>
      <w:r>
        <w:rPr>
          <w:rFonts w:ascii="SimSun" w:cs="SimSun" w:hint="eastAsia"/>
          <w:color w:val="000000"/>
          <w:kern w:val="0"/>
          <w:sz w:val="20"/>
          <w:szCs w:val="20"/>
        </w:rPr>
        <w:t>焦虑及抑郁自评量表的临床效度</w:t>
      </w:r>
      <w:r>
        <w:rPr>
          <w:color w:val="000000"/>
          <w:kern w:val="0"/>
          <w:sz w:val="20"/>
          <w:szCs w:val="20"/>
        </w:rPr>
        <w:t xml:space="preserve">. </w:t>
      </w:r>
      <w:r>
        <w:rPr>
          <w:rFonts w:ascii="SimSun" w:cs="SimSun"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26</w:t>
      </w:r>
      <w:r>
        <w:rPr>
          <w:color w:val="000000"/>
          <w:kern w:val="0"/>
          <w:sz w:val="20"/>
          <w:szCs w:val="20"/>
        </w:rPr>
        <w:t>(09), 676-679.</w:t>
      </w:r>
      <w:bookmarkEnd w:id="61"/>
    </w:p>
    <w:p w14:paraId="060233CF" w14:textId="77777777" w:rsidR="002E4108" w:rsidRDefault="002E4108" w:rsidP="002E4108">
      <w:pPr>
        <w:autoSpaceDE w:val="0"/>
        <w:autoSpaceDN w:val="0"/>
        <w:adjustRightInd w:val="0"/>
        <w:ind w:left="240" w:hanging="240"/>
        <w:rPr>
          <w:rFonts w:ascii="SimSun"/>
          <w:kern w:val="0"/>
          <w:sz w:val="24"/>
          <w:szCs w:val="24"/>
        </w:rPr>
      </w:pPr>
      <w:bookmarkStart w:id="62" w:name="_neb6B7E8F4B_8651_4E81_9C48_F58FE20146C3"/>
      <w:r>
        <w:rPr>
          <w:rFonts w:ascii="SimSun" w:cs="SimSun" w:hint="eastAsia"/>
          <w:color w:val="000000"/>
          <w:kern w:val="0"/>
          <w:sz w:val="20"/>
          <w:szCs w:val="20"/>
        </w:rPr>
        <w:t>郑世华</w:t>
      </w:r>
      <w:r>
        <w:rPr>
          <w:color w:val="000000"/>
          <w:kern w:val="0"/>
          <w:sz w:val="20"/>
          <w:szCs w:val="20"/>
        </w:rPr>
        <w:t xml:space="preserve">, </w:t>
      </w:r>
      <w:r>
        <w:rPr>
          <w:rFonts w:ascii="SimSun" w:cs="SimSun" w:hint="eastAsia"/>
          <w:color w:val="000000"/>
          <w:kern w:val="0"/>
          <w:sz w:val="20"/>
          <w:szCs w:val="20"/>
        </w:rPr>
        <w:t>仝巧云</w:t>
      </w:r>
      <w:r>
        <w:rPr>
          <w:color w:val="000000"/>
          <w:kern w:val="0"/>
          <w:sz w:val="20"/>
          <w:szCs w:val="20"/>
        </w:rPr>
        <w:t xml:space="preserve">, </w:t>
      </w:r>
      <w:r>
        <w:rPr>
          <w:rFonts w:ascii="SimSun" w:cs="SimSun" w:hint="eastAsia"/>
          <w:color w:val="000000"/>
          <w:kern w:val="0"/>
          <w:sz w:val="20"/>
          <w:szCs w:val="20"/>
        </w:rPr>
        <w:t>郑爱军</w:t>
      </w:r>
      <w:r>
        <w:rPr>
          <w:color w:val="000000"/>
          <w:kern w:val="0"/>
          <w:sz w:val="20"/>
          <w:szCs w:val="20"/>
        </w:rPr>
        <w:t xml:space="preserve">. (2016). </w:t>
      </w:r>
      <w:r>
        <w:rPr>
          <w:rFonts w:ascii="SimSun" w:cs="SimSun" w:hint="eastAsia"/>
          <w:color w:val="000000"/>
          <w:kern w:val="0"/>
          <w:sz w:val="20"/>
          <w:szCs w:val="20"/>
        </w:rPr>
        <w:t>大学生抑郁和焦虑状况调查及相关因素分析</w:t>
      </w:r>
      <w:r>
        <w:rPr>
          <w:color w:val="000000"/>
          <w:kern w:val="0"/>
          <w:sz w:val="20"/>
          <w:szCs w:val="20"/>
        </w:rPr>
        <w:t xml:space="preserve">. </w:t>
      </w:r>
      <w:r>
        <w:rPr>
          <w:rFonts w:ascii="SimSun" w:cs="SimSun" w:hint="eastAsia"/>
          <w:i/>
          <w:iCs/>
          <w:color w:val="000000"/>
          <w:kern w:val="0"/>
          <w:sz w:val="20"/>
          <w:szCs w:val="20"/>
        </w:rPr>
        <w:t>重庆医学</w:t>
      </w:r>
      <w:r>
        <w:rPr>
          <w:color w:val="000000"/>
          <w:kern w:val="0"/>
          <w:sz w:val="20"/>
          <w:szCs w:val="20"/>
        </w:rPr>
        <w:t xml:space="preserve">, </w:t>
      </w:r>
      <w:r>
        <w:rPr>
          <w:i/>
          <w:iCs/>
          <w:color w:val="000000"/>
          <w:kern w:val="0"/>
          <w:sz w:val="20"/>
          <w:szCs w:val="20"/>
        </w:rPr>
        <w:t>45</w:t>
      </w:r>
      <w:r>
        <w:rPr>
          <w:color w:val="000000"/>
          <w:kern w:val="0"/>
          <w:sz w:val="20"/>
          <w:szCs w:val="20"/>
        </w:rPr>
        <w:t>(20), 2835-2837.</w:t>
      </w:r>
      <w:bookmarkEnd w:id="62"/>
    </w:p>
    <w:p w14:paraId="1D8A4AEB" w14:textId="77777777" w:rsidR="002E4108" w:rsidRDefault="002E4108" w:rsidP="002E4108">
      <w:pPr>
        <w:autoSpaceDE w:val="0"/>
        <w:autoSpaceDN w:val="0"/>
        <w:adjustRightInd w:val="0"/>
        <w:ind w:left="240" w:hanging="240"/>
        <w:rPr>
          <w:rFonts w:ascii="SimSun"/>
          <w:kern w:val="0"/>
          <w:sz w:val="24"/>
          <w:szCs w:val="24"/>
        </w:rPr>
      </w:pPr>
      <w:bookmarkStart w:id="63" w:name="_neb82000F90_00AC_4A0A_BDC4_2EDE5C17D525"/>
      <w:r>
        <w:rPr>
          <w:rFonts w:ascii="SimSun" w:cs="SimSun" w:hint="eastAsia"/>
          <w:color w:val="000000"/>
          <w:kern w:val="0"/>
          <w:sz w:val="20"/>
          <w:szCs w:val="20"/>
        </w:rPr>
        <w:t>王征宇</w:t>
      </w:r>
      <w:r>
        <w:rPr>
          <w:color w:val="000000"/>
          <w:kern w:val="0"/>
          <w:sz w:val="20"/>
          <w:szCs w:val="20"/>
        </w:rPr>
        <w:t xml:space="preserve">, </w:t>
      </w:r>
      <w:r>
        <w:rPr>
          <w:rFonts w:ascii="SimSun" w:cs="SimSun" w:hint="eastAsia"/>
          <w:color w:val="000000"/>
          <w:kern w:val="0"/>
          <w:sz w:val="20"/>
          <w:szCs w:val="20"/>
        </w:rPr>
        <w:t>迟玉芬</w:t>
      </w:r>
      <w:r>
        <w:rPr>
          <w:color w:val="000000"/>
          <w:kern w:val="0"/>
          <w:sz w:val="20"/>
          <w:szCs w:val="20"/>
        </w:rPr>
        <w:t xml:space="preserve">. (1984). </w:t>
      </w:r>
      <w:r>
        <w:rPr>
          <w:rFonts w:ascii="SimSun" w:cs="SimSun" w:hint="eastAsia"/>
          <w:color w:val="000000"/>
          <w:kern w:val="0"/>
          <w:sz w:val="20"/>
          <w:szCs w:val="20"/>
        </w:rPr>
        <w:t>抑郁自评量表</w:t>
      </w:r>
      <w:r>
        <w:rPr>
          <w:color w:val="000000"/>
          <w:kern w:val="0"/>
          <w:sz w:val="20"/>
          <w:szCs w:val="20"/>
        </w:rPr>
        <w:t xml:space="preserve">(SDS). </w:t>
      </w:r>
      <w:r>
        <w:rPr>
          <w:rFonts w:ascii="SimSun" w:cs="SimSun" w:hint="eastAsia"/>
          <w:i/>
          <w:iCs/>
          <w:color w:val="000000"/>
          <w:kern w:val="0"/>
          <w:sz w:val="20"/>
          <w:szCs w:val="20"/>
        </w:rPr>
        <w:t>上海精神医学</w:t>
      </w:r>
      <w:r>
        <w:rPr>
          <w:color w:val="000000"/>
          <w:kern w:val="0"/>
          <w:sz w:val="20"/>
          <w:szCs w:val="20"/>
        </w:rPr>
        <w:t>(02), 71-72.</w:t>
      </w:r>
      <w:bookmarkEnd w:id="63"/>
    </w:p>
    <w:p w14:paraId="5D68CE1F" w14:textId="77777777" w:rsidR="002E4108" w:rsidRDefault="002E4108" w:rsidP="002E4108">
      <w:pPr>
        <w:autoSpaceDE w:val="0"/>
        <w:autoSpaceDN w:val="0"/>
        <w:adjustRightInd w:val="0"/>
        <w:ind w:left="240" w:hanging="240"/>
        <w:rPr>
          <w:rFonts w:ascii="SimSun"/>
          <w:kern w:val="0"/>
          <w:sz w:val="24"/>
          <w:szCs w:val="24"/>
        </w:rPr>
      </w:pPr>
      <w:bookmarkStart w:id="64" w:name="_neb8AA96650_A6DD_4895_9BC3_6F32565E73FE"/>
      <w:r>
        <w:rPr>
          <w:rFonts w:ascii="SimSun" w:cs="SimSun" w:hint="eastAsia"/>
          <w:color w:val="000000"/>
          <w:kern w:val="0"/>
          <w:sz w:val="20"/>
          <w:szCs w:val="20"/>
        </w:rPr>
        <w:t>张明园等</w:t>
      </w:r>
      <w:r>
        <w:rPr>
          <w:color w:val="000000"/>
          <w:kern w:val="0"/>
          <w:sz w:val="20"/>
          <w:szCs w:val="20"/>
        </w:rPr>
        <w:t xml:space="preserve">. (2015). </w:t>
      </w:r>
      <w:r>
        <w:rPr>
          <w:rFonts w:ascii="SimSun" w:cs="SimSun" w:hint="eastAsia"/>
          <w:i/>
          <w:iCs/>
          <w:color w:val="000000"/>
          <w:kern w:val="0"/>
          <w:sz w:val="20"/>
          <w:szCs w:val="20"/>
        </w:rPr>
        <w:t>精神科评定量表手册</w:t>
      </w:r>
      <w:r>
        <w:rPr>
          <w:color w:val="000000"/>
          <w:kern w:val="0"/>
          <w:sz w:val="20"/>
          <w:szCs w:val="20"/>
        </w:rPr>
        <w:t xml:space="preserve">. </w:t>
      </w:r>
      <w:r>
        <w:rPr>
          <w:rFonts w:ascii="SimSun" w:cs="SimSun" w:hint="eastAsia"/>
          <w:color w:val="000000"/>
          <w:kern w:val="0"/>
          <w:sz w:val="20"/>
          <w:szCs w:val="20"/>
        </w:rPr>
        <w:t>湖南科学技术出版社</w:t>
      </w:r>
      <w:r>
        <w:rPr>
          <w:color w:val="000000"/>
          <w:kern w:val="0"/>
          <w:sz w:val="20"/>
          <w:szCs w:val="20"/>
        </w:rPr>
        <w:t>.</w:t>
      </w:r>
      <w:bookmarkEnd w:id="64"/>
    </w:p>
    <w:p w14:paraId="18B8504F" w14:textId="77777777" w:rsidR="002E4108" w:rsidRDefault="002E4108" w:rsidP="002E4108">
      <w:pPr>
        <w:autoSpaceDE w:val="0"/>
        <w:autoSpaceDN w:val="0"/>
        <w:adjustRightInd w:val="0"/>
        <w:ind w:left="240" w:hanging="240"/>
        <w:rPr>
          <w:rFonts w:ascii="SimSun"/>
          <w:kern w:val="0"/>
          <w:sz w:val="24"/>
          <w:szCs w:val="24"/>
        </w:rPr>
      </w:pPr>
      <w:bookmarkStart w:id="65" w:name="_neb27A1AE37_BC1A_48DB_A62D_B309324E7DBF"/>
      <w:r>
        <w:rPr>
          <w:color w:val="000000"/>
          <w:kern w:val="0"/>
          <w:sz w:val="20"/>
          <w:szCs w:val="20"/>
        </w:rPr>
        <w:t xml:space="preserve">Zung, W. W. (1969). A cross-cultural survey of symptoms in depression. </w:t>
      </w:r>
      <w:r>
        <w:rPr>
          <w:i/>
          <w:iCs/>
          <w:color w:val="000000"/>
          <w:kern w:val="0"/>
          <w:sz w:val="20"/>
          <w:szCs w:val="20"/>
        </w:rPr>
        <w:t>American Journal of Psychiatry</w:t>
      </w:r>
      <w:r>
        <w:rPr>
          <w:color w:val="000000"/>
          <w:kern w:val="0"/>
          <w:sz w:val="20"/>
          <w:szCs w:val="20"/>
        </w:rPr>
        <w:t xml:space="preserve">, </w:t>
      </w:r>
      <w:r>
        <w:rPr>
          <w:i/>
          <w:iCs/>
          <w:color w:val="000000"/>
          <w:kern w:val="0"/>
          <w:sz w:val="20"/>
          <w:szCs w:val="20"/>
        </w:rPr>
        <w:t>126</w:t>
      </w:r>
      <w:r>
        <w:rPr>
          <w:color w:val="000000"/>
          <w:kern w:val="0"/>
          <w:sz w:val="20"/>
          <w:szCs w:val="20"/>
        </w:rPr>
        <w:t>(1), 116-121.</w:t>
      </w:r>
      <w:bookmarkEnd w:id="65"/>
    </w:p>
    <w:p w14:paraId="71EDA064" w14:textId="77777777" w:rsidR="002E4108" w:rsidRDefault="002E4108" w:rsidP="002E4108">
      <w:pPr>
        <w:autoSpaceDE w:val="0"/>
        <w:autoSpaceDN w:val="0"/>
        <w:adjustRightInd w:val="0"/>
        <w:ind w:left="240" w:hanging="240"/>
        <w:rPr>
          <w:rFonts w:ascii="SimSun"/>
          <w:kern w:val="0"/>
          <w:sz w:val="24"/>
          <w:szCs w:val="24"/>
        </w:rPr>
      </w:pPr>
      <w:bookmarkStart w:id="66" w:name="_neb7D7D87C1_8DD4_4D94_9369_659C09F617C3"/>
      <w:r>
        <w:rPr>
          <w:rFonts w:ascii="SimSun" w:cs="SimSun" w:hint="eastAsia"/>
          <w:color w:val="000000"/>
          <w:kern w:val="0"/>
          <w:sz w:val="20"/>
          <w:szCs w:val="20"/>
        </w:rPr>
        <w:lastRenderedPageBreak/>
        <w:t>崔杰诚</w:t>
      </w:r>
      <w:r>
        <w:rPr>
          <w:color w:val="000000"/>
          <w:kern w:val="0"/>
          <w:sz w:val="20"/>
          <w:szCs w:val="20"/>
        </w:rPr>
        <w:t xml:space="preserve">, </w:t>
      </w:r>
      <w:r>
        <w:rPr>
          <w:rFonts w:ascii="SimSun" w:cs="SimSun" w:hint="eastAsia"/>
          <w:color w:val="000000"/>
          <w:kern w:val="0"/>
          <w:sz w:val="20"/>
          <w:szCs w:val="20"/>
        </w:rPr>
        <w:t>陈国生</w:t>
      </w:r>
      <w:r>
        <w:rPr>
          <w:color w:val="000000"/>
          <w:kern w:val="0"/>
          <w:sz w:val="20"/>
          <w:szCs w:val="20"/>
        </w:rPr>
        <w:t xml:space="preserve">. (1998). </w:t>
      </w:r>
      <w:r>
        <w:rPr>
          <w:rFonts w:ascii="SimSun" w:cs="SimSun" w:hint="eastAsia"/>
          <w:color w:val="000000"/>
          <w:kern w:val="0"/>
          <w:sz w:val="20"/>
          <w:szCs w:val="20"/>
        </w:rPr>
        <w:t>《心理卫生与精神科评定量表》专辑</w:t>
      </w:r>
      <w:r>
        <w:rPr>
          <w:color w:val="000000"/>
          <w:kern w:val="0"/>
          <w:sz w:val="20"/>
          <w:szCs w:val="20"/>
        </w:rPr>
        <w:t xml:space="preserve">. </w:t>
      </w:r>
      <w:r>
        <w:rPr>
          <w:rFonts w:ascii="SimSun" w:cs="SimSun" w:hint="eastAsia"/>
          <w:i/>
          <w:iCs/>
          <w:color w:val="000000"/>
          <w:kern w:val="0"/>
          <w:sz w:val="20"/>
          <w:szCs w:val="20"/>
        </w:rPr>
        <w:t>健康心理学杂志</w:t>
      </w:r>
      <w:r>
        <w:rPr>
          <w:color w:val="000000"/>
          <w:kern w:val="0"/>
          <w:sz w:val="20"/>
          <w:szCs w:val="20"/>
        </w:rPr>
        <w:t xml:space="preserve">, </w:t>
      </w:r>
      <w:r>
        <w:rPr>
          <w:rFonts w:ascii="SimSun" w:cs="SimSun" w:hint="eastAsia"/>
          <w:i/>
          <w:iCs/>
          <w:color w:val="000000"/>
          <w:kern w:val="0"/>
          <w:sz w:val="20"/>
          <w:szCs w:val="20"/>
        </w:rPr>
        <w:t>６</w:t>
      </w:r>
      <w:r>
        <w:rPr>
          <w:color w:val="000000"/>
          <w:kern w:val="0"/>
          <w:sz w:val="20"/>
          <w:szCs w:val="20"/>
        </w:rPr>
        <w:t>(10), 140-141.</w:t>
      </w:r>
      <w:bookmarkEnd w:id="66"/>
    </w:p>
    <w:p w14:paraId="442F1749" w14:textId="77777777" w:rsidR="002E4108" w:rsidRDefault="002E4108" w:rsidP="002E4108">
      <w:pPr>
        <w:autoSpaceDE w:val="0"/>
        <w:autoSpaceDN w:val="0"/>
        <w:adjustRightInd w:val="0"/>
        <w:ind w:left="240" w:hanging="240"/>
        <w:rPr>
          <w:rFonts w:ascii="SimSun"/>
          <w:kern w:val="0"/>
          <w:sz w:val="24"/>
          <w:szCs w:val="24"/>
        </w:rPr>
      </w:pPr>
      <w:bookmarkStart w:id="67" w:name="_nebD60539B8_7B24_48A3_8330_40E26C3FBE5A"/>
      <w:r>
        <w:rPr>
          <w:rFonts w:ascii="SimSun" w:cs="SimSun" w:hint="eastAsia"/>
          <w:color w:val="000000"/>
          <w:kern w:val="0"/>
          <w:sz w:val="20"/>
          <w:szCs w:val="20"/>
        </w:rPr>
        <w:t>戴海崎</w:t>
      </w:r>
      <w:r>
        <w:rPr>
          <w:color w:val="000000"/>
          <w:kern w:val="0"/>
          <w:sz w:val="20"/>
          <w:szCs w:val="20"/>
        </w:rPr>
        <w:t xml:space="preserve">, </w:t>
      </w:r>
      <w:r>
        <w:rPr>
          <w:rFonts w:ascii="SimSun" w:cs="SimSun" w:hint="eastAsia"/>
          <w:color w:val="000000"/>
          <w:kern w:val="0"/>
          <w:sz w:val="20"/>
          <w:szCs w:val="20"/>
        </w:rPr>
        <w:t>张锋</w:t>
      </w:r>
      <w:r>
        <w:rPr>
          <w:color w:val="000000"/>
          <w:kern w:val="0"/>
          <w:sz w:val="20"/>
          <w:szCs w:val="20"/>
        </w:rPr>
        <w:t xml:space="preserve">, </w:t>
      </w:r>
      <w:r>
        <w:rPr>
          <w:rFonts w:ascii="SimSun" w:cs="SimSun" w:hint="eastAsia"/>
          <w:color w:val="000000"/>
          <w:kern w:val="0"/>
          <w:sz w:val="20"/>
          <w:szCs w:val="20"/>
        </w:rPr>
        <w:t>陈雪枫</w:t>
      </w:r>
      <w:r>
        <w:rPr>
          <w:color w:val="000000"/>
          <w:kern w:val="0"/>
          <w:sz w:val="20"/>
          <w:szCs w:val="20"/>
        </w:rPr>
        <w:t xml:space="preserve">. (2007). </w:t>
      </w:r>
      <w:r>
        <w:rPr>
          <w:rFonts w:ascii="SimSun" w:cs="SimSun" w:hint="eastAsia"/>
          <w:i/>
          <w:iCs/>
          <w:color w:val="000000"/>
          <w:kern w:val="0"/>
          <w:sz w:val="20"/>
          <w:szCs w:val="20"/>
        </w:rPr>
        <w:t>心理与教育测量</w:t>
      </w:r>
      <w:r>
        <w:rPr>
          <w:i/>
          <w:iCs/>
          <w:color w:val="000000"/>
          <w:kern w:val="0"/>
          <w:sz w:val="20"/>
          <w:szCs w:val="20"/>
        </w:rPr>
        <w:t xml:space="preserve">: </w:t>
      </w:r>
      <w:r>
        <w:rPr>
          <w:rFonts w:ascii="SimSun" w:cs="SimSun" w:hint="eastAsia"/>
          <w:i/>
          <w:iCs/>
          <w:color w:val="000000"/>
          <w:kern w:val="0"/>
          <w:sz w:val="20"/>
          <w:szCs w:val="20"/>
        </w:rPr>
        <w:t>修订版</w:t>
      </w:r>
      <w:r>
        <w:rPr>
          <w:color w:val="000000"/>
          <w:kern w:val="0"/>
          <w:sz w:val="20"/>
          <w:szCs w:val="20"/>
        </w:rPr>
        <w:t xml:space="preserve">. </w:t>
      </w:r>
      <w:r>
        <w:rPr>
          <w:rFonts w:ascii="SimSun" w:cs="SimSun" w:hint="eastAsia"/>
          <w:color w:val="000000"/>
          <w:kern w:val="0"/>
          <w:sz w:val="20"/>
          <w:szCs w:val="20"/>
        </w:rPr>
        <w:t>广州</w:t>
      </w:r>
      <w:r>
        <w:rPr>
          <w:color w:val="000000"/>
          <w:kern w:val="0"/>
          <w:sz w:val="20"/>
          <w:szCs w:val="20"/>
        </w:rPr>
        <w:t xml:space="preserve">: </w:t>
      </w:r>
      <w:r>
        <w:rPr>
          <w:rFonts w:ascii="SimSun" w:cs="SimSun" w:hint="eastAsia"/>
          <w:color w:val="000000"/>
          <w:kern w:val="0"/>
          <w:sz w:val="20"/>
          <w:szCs w:val="20"/>
        </w:rPr>
        <w:t>暨南大学出版社</w:t>
      </w:r>
      <w:r>
        <w:rPr>
          <w:color w:val="000000"/>
          <w:kern w:val="0"/>
          <w:sz w:val="20"/>
          <w:szCs w:val="20"/>
        </w:rPr>
        <w:t>.</w:t>
      </w:r>
      <w:bookmarkEnd w:id="67"/>
    </w:p>
    <w:p w14:paraId="5D9D2834" w14:textId="77777777" w:rsidR="002E4108" w:rsidRDefault="002E4108" w:rsidP="002E4108">
      <w:pPr>
        <w:autoSpaceDE w:val="0"/>
        <w:autoSpaceDN w:val="0"/>
        <w:adjustRightInd w:val="0"/>
        <w:ind w:left="240" w:hanging="240"/>
        <w:rPr>
          <w:rFonts w:ascii="SimSun"/>
          <w:kern w:val="0"/>
          <w:sz w:val="24"/>
          <w:szCs w:val="24"/>
        </w:rPr>
      </w:pPr>
      <w:bookmarkStart w:id="68" w:name="_nebBC59E537_6537_4CD5_86DE_15BCABE18DA0"/>
      <w:r>
        <w:rPr>
          <w:rFonts w:ascii="SimSun" w:cs="SimSun" w:hint="eastAsia"/>
          <w:color w:val="000000"/>
          <w:kern w:val="0"/>
          <w:sz w:val="20"/>
          <w:szCs w:val="20"/>
        </w:rPr>
        <w:t>仲稳山</w:t>
      </w:r>
      <w:r>
        <w:rPr>
          <w:color w:val="000000"/>
          <w:kern w:val="0"/>
          <w:sz w:val="20"/>
          <w:szCs w:val="20"/>
        </w:rPr>
        <w:t xml:space="preserve">. (2009). </w:t>
      </w:r>
      <w:r>
        <w:rPr>
          <w:rFonts w:ascii="SimSun" w:cs="SimSun" w:hint="eastAsia"/>
          <w:i/>
          <w:iCs/>
          <w:color w:val="000000"/>
          <w:kern w:val="0"/>
          <w:sz w:val="20"/>
          <w:szCs w:val="20"/>
        </w:rPr>
        <w:t>心理诊断学</w:t>
      </w:r>
      <w:r>
        <w:rPr>
          <w:color w:val="000000"/>
          <w:kern w:val="0"/>
          <w:sz w:val="20"/>
          <w:szCs w:val="20"/>
        </w:rPr>
        <w:t xml:space="preserve">. </w:t>
      </w:r>
      <w:r>
        <w:rPr>
          <w:rFonts w:ascii="SimSun" w:cs="SimSun" w:hint="eastAsia"/>
          <w:color w:val="000000"/>
          <w:kern w:val="0"/>
          <w:sz w:val="20"/>
          <w:szCs w:val="20"/>
        </w:rPr>
        <w:t>苏州</w:t>
      </w:r>
      <w:r>
        <w:rPr>
          <w:color w:val="000000"/>
          <w:kern w:val="0"/>
          <w:sz w:val="20"/>
          <w:szCs w:val="20"/>
        </w:rPr>
        <w:t xml:space="preserve">: </w:t>
      </w:r>
      <w:r>
        <w:rPr>
          <w:rFonts w:ascii="SimSun" w:cs="SimSun" w:hint="eastAsia"/>
          <w:color w:val="000000"/>
          <w:kern w:val="0"/>
          <w:sz w:val="20"/>
          <w:szCs w:val="20"/>
        </w:rPr>
        <w:t>苏州大学出版社</w:t>
      </w:r>
      <w:r>
        <w:rPr>
          <w:color w:val="000000"/>
          <w:kern w:val="0"/>
          <w:sz w:val="20"/>
          <w:szCs w:val="20"/>
        </w:rPr>
        <w:t>.</w:t>
      </w:r>
      <w:bookmarkEnd w:id="68"/>
    </w:p>
    <w:p w14:paraId="711C472D" w14:textId="77777777" w:rsidR="002E4108" w:rsidRDefault="002E4108" w:rsidP="002E4108">
      <w:pPr>
        <w:autoSpaceDE w:val="0"/>
        <w:autoSpaceDN w:val="0"/>
        <w:adjustRightInd w:val="0"/>
        <w:ind w:left="240" w:hanging="240"/>
        <w:rPr>
          <w:rFonts w:ascii="SimSun"/>
          <w:kern w:val="0"/>
          <w:sz w:val="24"/>
          <w:szCs w:val="24"/>
        </w:rPr>
      </w:pPr>
      <w:bookmarkStart w:id="69" w:name="_nebE3F6DB33_B538_40D1_88A5_D9942D6B8DE7"/>
      <w:r>
        <w:rPr>
          <w:rFonts w:ascii="SimSun" w:cs="SimSun" w:hint="eastAsia"/>
          <w:color w:val="000000"/>
          <w:kern w:val="0"/>
          <w:sz w:val="20"/>
          <w:szCs w:val="20"/>
        </w:rPr>
        <w:t>王征宇</w:t>
      </w:r>
      <w:r>
        <w:rPr>
          <w:color w:val="000000"/>
          <w:kern w:val="0"/>
          <w:sz w:val="20"/>
          <w:szCs w:val="20"/>
        </w:rPr>
        <w:t xml:space="preserve">. (1984). </w:t>
      </w:r>
      <w:r>
        <w:rPr>
          <w:rFonts w:ascii="SimSun" w:cs="SimSun" w:hint="eastAsia"/>
          <w:color w:val="000000"/>
          <w:kern w:val="0"/>
          <w:sz w:val="20"/>
          <w:szCs w:val="20"/>
        </w:rPr>
        <w:t>症状自评量表</w:t>
      </w:r>
      <w:r>
        <w:rPr>
          <w:color w:val="000000"/>
          <w:kern w:val="0"/>
          <w:sz w:val="20"/>
          <w:szCs w:val="20"/>
        </w:rPr>
        <w:t xml:space="preserve">(SCL-90). </w:t>
      </w:r>
      <w:r>
        <w:rPr>
          <w:rFonts w:ascii="SimSun" w:cs="SimSun" w:hint="eastAsia"/>
          <w:i/>
          <w:iCs/>
          <w:color w:val="000000"/>
          <w:kern w:val="0"/>
          <w:sz w:val="20"/>
          <w:szCs w:val="20"/>
        </w:rPr>
        <w:t>上海精神医学</w:t>
      </w:r>
      <w:r>
        <w:rPr>
          <w:color w:val="000000"/>
          <w:kern w:val="0"/>
          <w:sz w:val="20"/>
          <w:szCs w:val="20"/>
        </w:rPr>
        <w:t>(02), 68-70.</w:t>
      </w:r>
      <w:bookmarkEnd w:id="69"/>
    </w:p>
    <w:p w14:paraId="64E385F4" w14:textId="77777777" w:rsidR="002E4108" w:rsidRDefault="002E4108" w:rsidP="002E4108">
      <w:pPr>
        <w:autoSpaceDE w:val="0"/>
        <w:autoSpaceDN w:val="0"/>
        <w:adjustRightInd w:val="0"/>
        <w:ind w:left="240" w:hanging="240"/>
        <w:rPr>
          <w:rFonts w:ascii="SimSun"/>
          <w:kern w:val="0"/>
          <w:sz w:val="24"/>
          <w:szCs w:val="24"/>
        </w:rPr>
      </w:pPr>
      <w:bookmarkStart w:id="70" w:name="_neb59714559_91FD_4859_B998_5C334EE0F415"/>
      <w:r>
        <w:rPr>
          <w:rFonts w:ascii="SimSun" w:cs="SimSun" w:hint="eastAsia"/>
          <w:color w:val="000000"/>
          <w:kern w:val="0"/>
          <w:sz w:val="20"/>
          <w:szCs w:val="20"/>
        </w:rPr>
        <w:t>高成阁</w:t>
      </w:r>
      <w:r>
        <w:rPr>
          <w:color w:val="000000"/>
          <w:kern w:val="0"/>
          <w:sz w:val="20"/>
          <w:szCs w:val="20"/>
        </w:rPr>
        <w:t xml:space="preserve">, </w:t>
      </w:r>
      <w:r>
        <w:rPr>
          <w:rFonts w:ascii="SimSun" w:cs="SimSun" w:hint="eastAsia"/>
          <w:color w:val="000000"/>
          <w:kern w:val="0"/>
          <w:sz w:val="20"/>
          <w:szCs w:val="20"/>
        </w:rPr>
        <w:t>王友平</w:t>
      </w:r>
      <w:r>
        <w:rPr>
          <w:color w:val="000000"/>
          <w:kern w:val="0"/>
          <w:sz w:val="20"/>
          <w:szCs w:val="20"/>
        </w:rPr>
        <w:t xml:space="preserve">, </w:t>
      </w:r>
      <w:r>
        <w:rPr>
          <w:rFonts w:ascii="SimSun" w:cs="SimSun" w:hint="eastAsia"/>
          <w:color w:val="000000"/>
          <w:kern w:val="0"/>
          <w:sz w:val="20"/>
          <w:szCs w:val="20"/>
        </w:rPr>
        <w:t>亢万虎</w:t>
      </w:r>
      <w:r>
        <w:rPr>
          <w:color w:val="000000"/>
          <w:kern w:val="0"/>
          <w:sz w:val="20"/>
          <w:szCs w:val="20"/>
        </w:rPr>
        <w:t xml:space="preserve">, </w:t>
      </w:r>
      <w:r>
        <w:rPr>
          <w:rFonts w:ascii="SimSun" w:cs="SimSun" w:hint="eastAsia"/>
          <w:color w:val="000000"/>
          <w:kern w:val="0"/>
          <w:sz w:val="20"/>
          <w:szCs w:val="20"/>
        </w:rPr>
        <w:t>张西生</w:t>
      </w:r>
      <w:r>
        <w:rPr>
          <w:color w:val="000000"/>
          <w:kern w:val="0"/>
          <w:sz w:val="20"/>
          <w:szCs w:val="20"/>
        </w:rPr>
        <w:t xml:space="preserve">, </w:t>
      </w:r>
      <w:r>
        <w:rPr>
          <w:rFonts w:ascii="SimSun" w:cs="SimSun" w:hint="eastAsia"/>
          <w:color w:val="000000"/>
          <w:kern w:val="0"/>
          <w:sz w:val="20"/>
          <w:szCs w:val="20"/>
        </w:rPr>
        <w:t>李强</w:t>
      </w:r>
      <w:r>
        <w:rPr>
          <w:color w:val="000000"/>
          <w:kern w:val="0"/>
          <w:sz w:val="20"/>
          <w:szCs w:val="20"/>
        </w:rPr>
        <w:t xml:space="preserve">, </w:t>
      </w:r>
      <w:r>
        <w:rPr>
          <w:rFonts w:ascii="SimSun" w:cs="SimSun" w:hint="eastAsia"/>
          <w:color w:val="000000"/>
          <w:kern w:val="0"/>
          <w:sz w:val="20"/>
          <w:szCs w:val="20"/>
        </w:rPr>
        <w:t>方明</w:t>
      </w:r>
      <w:r>
        <w:rPr>
          <w:color w:val="000000"/>
          <w:kern w:val="0"/>
          <w:sz w:val="20"/>
          <w:szCs w:val="20"/>
        </w:rPr>
        <w:t xml:space="preserve">,... </w:t>
      </w:r>
      <w:r>
        <w:rPr>
          <w:rFonts w:ascii="SimSun" w:cs="SimSun" w:hint="eastAsia"/>
          <w:color w:val="000000"/>
          <w:kern w:val="0"/>
          <w:sz w:val="20"/>
          <w:szCs w:val="20"/>
        </w:rPr>
        <w:t>何瑞嫦</w:t>
      </w:r>
      <w:r>
        <w:rPr>
          <w:color w:val="000000"/>
          <w:kern w:val="0"/>
          <w:sz w:val="20"/>
          <w:szCs w:val="20"/>
        </w:rPr>
        <w:t xml:space="preserve">. (1997). </w:t>
      </w:r>
      <w:r>
        <w:rPr>
          <w:rFonts w:ascii="SimSun" w:cs="SimSun" w:hint="eastAsia"/>
          <w:color w:val="000000"/>
          <w:kern w:val="0"/>
          <w:sz w:val="20"/>
          <w:szCs w:val="20"/>
        </w:rPr>
        <w:t>陕西省大中学生心理健康水平调查</w:t>
      </w:r>
      <w:r>
        <w:rPr>
          <w:color w:val="000000"/>
          <w:kern w:val="0"/>
          <w:sz w:val="20"/>
          <w:szCs w:val="20"/>
        </w:rPr>
        <w:t xml:space="preserve">. </w:t>
      </w:r>
      <w:r>
        <w:rPr>
          <w:rFonts w:ascii="SimSun" w:cs="SimSun" w:hint="eastAsia"/>
          <w:i/>
          <w:iCs/>
          <w:color w:val="000000"/>
          <w:kern w:val="0"/>
          <w:sz w:val="20"/>
          <w:szCs w:val="20"/>
        </w:rPr>
        <w:t>中国临床心理学杂志</w:t>
      </w:r>
      <w:r>
        <w:rPr>
          <w:color w:val="000000"/>
          <w:kern w:val="0"/>
          <w:sz w:val="20"/>
          <w:szCs w:val="20"/>
        </w:rPr>
        <w:t>(01), 42-43.</w:t>
      </w:r>
      <w:bookmarkEnd w:id="70"/>
    </w:p>
    <w:p w14:paraId="0796BE2E" w14:textId="77777777" w:rsidR="002E4108" w:rsidRDefault="002E4108" w:rsidP="002E4108">
      <w:pPr>
        <w:autoSpaceDE w:val="0"/>
        <w:autoSpaceDN w:val="0"/>
        <w:adjustRightInd w:val="0"/>
        <w:ind w:left="240" w:hanging="240"/>
        <w:rPr>
          <w:rFonts w:ascii="SimSun"/>
          <w:kern w:val="0"/>
          <w:sz w:val="24"/>
          <w:szCs w:val="24"/>
        </w:rPr>
      </w:pPr>
      <w:bookmarkStart w:id="71" w:name="_neb5DECCC4C_0E09_4EA9_81A7_86EEBE9F9644"/>
      <w:r>
        <w:rPr>
          <w:color w:val="000000"/>
          <w:kern w:val="0"/>
          <w:sz w:val="20"/>
          <w:szCs w:val="20"/>
        </w:rPr>
        <w:t xml:space="preserve">Derogatis, L. R., Rickels, K., &amp; Rock, A. F. (1976). The SCL-90 and the MMPI: A step in the validation of a new self-report scale. </w:t>
      </w:r>
      <w:r>
        <w:rPr>
          <w:i/>
          <w:iCs/>
          <w:color w:val="000000"/>
          <w:kern w:val="0"/>
          <w:sz w:val="20"/>
          <w:szCs w:val="20"/>
        </w:rPr>
        <w:t>The British Journal of Psychiatry</w:t>
      </w:r>
      <w:r>
        <w:rPr>
          <w:color w:val="000000"/>
          <w:kern w:val="0"/>
          <w:sz w:val="20"/>
          <w:szCs w:val="20"/>
        </w:rPr>
        <w:t xml:space="preserve">, </w:t>
      </w:r>
      <w:r>
        <w:rPr>
          <w:i/>
          <w:iCs/>
          <w:color w:val="000000"/>
          <w:kern w:val="0"/>
          <w:sz w:val="20"/>
          <w:szCs w:val="20"/>
        </w:rPr>
        <w:t>128</w:t>
      </w:r>
      <w:r>
        <w:rPr>
          <w:color w:val="000000"/>
          <w:kern w:val="0"/>
          <w:sz w:val="20"/>
          <w:szCs w:val="20"/>
        </w:rPr>
        <w:t>(3), 280-289.</w:t>
      </w:r>
      <w:bookmarkEnd w:id="71"/>
    </w:p>
    <w:p w14:paraId="3D0AAAB3" w14:textId="77777777" w:rsidR="002E4108" w:rsidRDefault="002E4108" w:rsidP="002E4108">
      <w:pPr>
        <w:autoSpaceDE w:val="0"/>
        <w:autoSpaceDN w:val="0"/>
        <w:adjustRightInd w:val="0"/>
        <w:ind w:left="240" w:hanging="240"/>
        <w:rPr>
          <w:rFonts w:ascii="SimSun"/>
          <w:kern w:val="0"/>
          <w:sz w:val="24"/>
          <w:szCs w:val="24"/>
        </w:rPr>
      </w:pPr>
      <w:bookmarkStart w:id="72" w:name="_neb66AA31EB_083D_4C14_914D_3CBF2F3B4C84"/>
      <w:r>
        <w:rPr>
          <w:rFonts w:ascii="SimSun" w:cs="SimSun" w:hint="eastAsia"/>
          <w:color w:val="000000"/>
          <w:kern w:val="0"/>
          <w:sz w:val="20"/>
          <w:szCs w:val="20"/>
        </w:rPr>
        <w:t>陈树林</w:t>
      </w:r>
      <w:r>
        <w:rPr>
          <w:color w:val="000000"/>
          <w:kern w:val="0"/>
          <w:sz w:val="20"/>
          <w:szCs w:val="20"/>
        </w:rPr>
        <w:t xml:space="preserve">, </w:t>
      </w:r>
      <w:r>
        <w:rPr>
          <w:rFonts w:ascii="SimSun" w:cs="SimSun" w:hint="eastAsia"/>
          <w:color w:val="000000"/>
          <w:kern w:val="0"/>
          <w:sz w:val="20"/>
          <w:szCs w:val="20"/>
        </w:rPr>
        <w:t>李凌江</w:t>
      </w:r>
      <w:r>
        <w:rPr>
          <w:color w:val="000000"/>
          <w:kern w:val="0"/>
          <w:sz w:val="20"/>
          <w:szCs w:val="20"/>
        </w:rPr>
        <w:t>. (2003). SCL-90</w:t>
      </w:r>
      <w:r>
        <w:rPr>
          <w:rFonts w:ascii="SimSun" w:cs="SimSun" w:hint="eastAsia"/>
          <w:color w:val="000000"/>
          <w:kern w:val="0"/>
          <w:sz w:val="20"/>
          <w:szCs w:val="20"/>
        </w:rPr>
        <w:t>信度效度检验和常模的再比较</w:t>
      </w:r>
      <w:r>
        <w:rPr>
          <w:color w:val="000000"/>
          <w:kern w:val="0"/>
          <w:sz w:val="20"/>
          <w:szCs w:val="20"/>
        </w:rPr>
        <w:t xml:space="preserve">. </w:t>
      </w:r>
      <w:r>
        <w:rPr>
          <w:rFonts w:ascii="SimSun" w:cs="SimSun" w:hint="eastAsia"/>
          <w:i/>
          <w:iCs/>
          <w:color w:val="000000"/>
          <w:kern w:val="0"/>
          <w:sz w:val="20"/>
          <w:szCs w:val="20"/>
        </w:rPr>
        <w:t>中国神经精神疾病杂志</w:t>
      </w:r>
      <w:r>
        <w:rPr>
          <w:color w:val="000000"/>
          <w:kern w:val="0"/>
          <w:sz w:val="20"/>
          <w:szCs w:val="20"/>
        </w:rPr>
        <w:t>(05), 323-327.</w:t>
      </w:r>
      <w:bookmarkEnd w:id="72"/>
    </w:p>
    <w:p w14:paraId="5D437383" w14:textId="77777777" w:rsidR="002E4108" w:rsidRDefault="002E4108" w:rsidP="002E4108">
      <w:pPr>
        <w:autoSpaceDE w:val="0"/>
        <w:autoSpaceDN w:val="0"/>
        <w:adjustRightInd w:val="0"/>
        <w:ind w:left="240" w:hanging="240"/>
        <w:rPr>
          <w:rFonts w:ascii="SimSun"/>
          <w:kern w:val="0"/>
          <w:sz w:val="24"/>
          <w:szCs w:val="24"/>
        </w:rPr>
      </w:pPr>
      <w:bookmarkStart w:id="73" w:name="_nebEC3085C6_B701_41FC_A15E_6AE05D7091CF"/>
      <w:r>
        <w:rPr>
          <w:rFonts w:ascii="SimSun" w:cs="SimSun" w:hint="eastAsia"/>
          <w:color w:val="000000"/>
          <w:kern w:val="0"/>
          <w:sz w:val="20"/>
          <w:szCs w:val="20"/>
        </w:rPr>
        <w:t>黄赐英</w:t>
      </w:r>
      <w:r>
        <w:rPr>
          <w:color w:val="000000"/>
          <w:kern w:val="0"/>
          <w:sz w:val="20"/>
          <w:szCs w:val="20"/>
        </w:rPr>
        <w:t xml:space="preserve">, </w:t>
      </w:r>
      <w:r>
        <w:rPr>
          <w:rFonts w:ascii="SimSun" w:cs="SimSun" w:hint="eastAsia"/>
          <w:color w:val="000000"/>
          <w:kern w:val="0"/>
          <w:sz w:val="20"/>
          <w:szCs w:val="20"/>
        </w:rPr>
        <w:t>裴利华</w:t>
      </w:r>
      <w:r>
        <w:rPr>
          <w:color w:val="000000"/>
          <w:kern w:val="0"/>
          <w:sz w:val="20"/>
          <w:szCs w:val="20"/>
        </w:rPr>
        <w:t xml:space="preserve">. (2005). </w:t>
      </w:r>
      <w:r>
        <w:rPr>
          <w:rFonts w:ascii="SimSun" w:cs="SimSun" w:hint="eastAsia"/>
          <w:color w:val="000000"/>
          <w:kern w:val="0"/>
          <w:sz w:val="20"/>
          <w:szCs w:val="20"/>
        </w:rPr>
        <w:t>大学新生</w:t>
      </w:r>
      <w:r>
        <w:rPr>
          <w:color w:val="000000"/>
          <w:kern w:val="0"/>
          <w:sz w:val="20"/>
          <w:szCs w:val="20"/>
        </w:rPr>
        <w:t>SCL</w:t>
      </w:r>
      <w:r>
        <w:rPr>
          <w:rFonts w:ascii="SimSun" w:cs="SimSun" w:hint="eastAsia"/>
          <w:color w:val="000000"/>
          <w:kern w:val="0"/>
          <w:sz w:val="20"/>
          <w:szCs w:val="20"/>
        </w:rPr>
        <w:t>—</w:t>
      </w:r>
      <w:r>
        <w:rPr>
          <w:color w:val="000000"/>
          <w:kern w:val="0"/>
          <w:sz w:val="20"/>
          <w:szCs w:val="20"/>
        </w:rPr>
        <w:t>90</w:t>
      </w:r>
      <w:r>
        <w:rPr>
          <w:rFonts w:ascii="SimSun" w:cs="SimSun" w:hint="eastAsia"/>
          <w:color w:val="000000"/>
          <w:kern w:val="0"/>
          <w:sz w:val="20"/>
          <w:szCs w:val="20"/>
        </w:rPr>
        <w:t>调查结果与分析</w:t>
      </w:r>
      <w:r>
        <w:rPr>
          <w:color w:val="000000"/>
          <w:kern w:val="0"/>
          <w:sz w:val="20"/>
          <w:szCs w:val="20"/>
        </w:rPr>
        <w:t xml:space="preserve">. </w:t>
      </w:r>
      <w:r>
        <w:rPr>
          <w:rFonts w:ascii="SimSun" w:cs="SimSun" w:hint="eastAsia"/>
          <w:i/>
          <w:iCs/>
          <w:color w:val="000000"/>
          <w:kern w:val="0"/>
          <w:sz w:val="20"/>
          <w:szCs w:val="20"/>
        </w:rPr>
        <w:t>株洲师范高等专科学校学报</w:t>
      </w:r>
      <w:r>
        <w:rPr>
          <w:color w:val="000000"/>
          <w:kern w:val="0"/>
          <w:sz w:val="20"/>
          <w:szCs w:val="20"/>
        </w:rPr>
        <w:t>(03), 29-32.</w:t>
      </w:r>
      <w:bookmarkEnd w:id="73"/>
    </w:p>
    <w:p w14:paraId="7FB3444C" w14:textId="77777777" w:rsidR="002E4108" w:rsidRDefault="002E4108" w:rsidP="002E4108">
      <w:pPr>
        <w:autoSpaceDE w:val="0"/>
        <w:autoSpaceDN w:val="0"/>
        <w:adjustRightInd w:val="0"/>
        <w:ind w:left="240" w:hanging="240"/>
        <w:rPr>
          <w:rFonts w:ascii="SimSun"/>
          <w:kern w:val="0"/>
          <w:sz w:val="24"/>
          <w:szCs w:val="24"/>
        </w:rPr>
      </w:pPr>
      <w:bookmarkStart w:id="74" w:name="_neb57987740_B035_44E4_BAC0_16CB5CF7A7D7"/>
      <w:r>
        <w:rPr>
          <w:rFonts w:ascii="SimSun" w:cs="SimSun" w:hint="eastAsia"/>
          <w:color w:val="000000"/>
          <w:kern w:val="0"/>
          <w:sz w:val="20"/>
          <w:szCs w:val="20"/>
        </w:rPr>
        <w:t>陈国鹏</w:t>
      </w:r>
      <w:r>
        <w:rPr>
          <w:color w:val="000000"/>
          <w:kern w:val="0"/>
          <w:sz w:val="20"/>
          <w:szCs w:val="20"/>
        </w:rPr>
        <w:t xml:space="preserve">. (2005). </w:t>
      </w:r>
      <w:r>
        <w:rPr>
          <w:rFonts w:ascii="SimSun" w:cs="SimSun" w:hint="eastAsia"/>
          <w:i/>
          <w:iCs/>
          <w:color w:val="000000"/>
          <w:kern w:val="0"/>
          <w:sz w:val="20"/>
          <w:szCs w:val="20"/>
        </w:rPr>
        <w:t>心理测验与常用量表</w:t>
      </w:r>
      <w:r>
        <w:rPr>
          <w:color w:val="000000"/>
          <w:kern w:val="0"/>
          <w:sz w:val="20"/>
          <w:szCs w:val="20"/>
        </w:rPr>
        <w:t xml:space="preserve">. </w:t>
      </w:r>
      <w:r>
        <w:rPr>
          <w:rFonts w:ascii="SimSun" w:cs="SimSun" w:hint="eastAsia"/>
          <w:color w:val="000000"/>
          <w:kern w:val="0"/>
          <w:sz w:val="20"/>
          <w:szCs w:val="20"/>
        </w:rPr>
        <w:t>上海</w:t>
      </w:r>
      <w:r>
        <w:rPr>
          <w:color w:val="000000"/>
          <w:kern w:val="0"/>
          <w:sz w:val="20"/>
          <w:szCs w:val="20"/>
        </w:rPr>
        <w:t xml:space="preserve">: </w:t>
      </w:r>
      <w:r>
        <w:rPr>
          <w:rFonts w:ascii="SimSun" w:cs="SimSun" w:hint="eastAsia"/>
          <w:color w:val="000000"/>
          <w:kern w:val="0"/>
          <w:sz w:val="20"/>
          <w:szCs w:val="20"/>
        </w:rPr>
        <w:t>上海科学普及出版社</w:t>
      </w:r>
      <w:r>
        <w:rPr>
          <w:color w:val="000000"/>
          <w:kern w:val="0"/>
          <w:sz w:val="20"/>
          <w:szCs w:val="20"/>
        </w:rPr>
        <w:t>.</w:t>
      </w:r>
      <w:bookmarkEnd w:id="74"/>
    </w:p>
    <w:p w14:paraId="1B502467" w14:textId="77777777" w:rsidR="002E4108" w:rsidRDefault="002E4108" w:rsidP="002E4108">
      <w:pPr>
        <w:autoSpaceDE w:val="0"/>
        <w:autoSpaceDN w:val="0"/>
        <w:adjustRightInd w:val="0"/>
        <w:ind w:left="240" w:hanging="240"/>
        <w:rPr>
          <w:rFonts w:ascii="SimSun"/>
          <w:kern w:val="0"/>
          <w:sz w:val="24"/>
          <w:szCs w:val="24"/>
        </w:rPr>
      </w:pPr>
      <w:bookmarkStart w:id="75" w:name="_neb17067CA8_C9F3_4548_8D81_815C0C08A748"/>
      <w:r>
        <w:rPr>
          <w:color w:val="000000"/>
          <w:kern w:val="0"/>
          <w:sz w:val="20"/>
          <w:szCs w:val="20"/>
        </w:rPr>
        <w:t>Mensah, F. K., &amp; Kiernan, K. E. (2010). Parents</w:t>
      </w:r>
      <w:r>
        <w:rPr>
          <w:rFonts w:ascii="SimSun" w:cs="SimSun" w:hint="eastAsia"/>
          <w:color w:val="000000"/>
          <w:kern w:val="0"/>
          <w:sz w:val="20"/>
          <w:szCs w:val="20"/>
        </w:rPr>
        <w:t>’</w:t>
      </w:r>
      <w:r>
        <w:rPr>
          <w:color w:val="000000"/>
          <w:kern w:val="0"/>
          <w:sz w:val="20"/>
          <w:szCs w:val="20"/>
        </w:rPr>
        <w:t xml:space="preserve"> mental health and children</w:t>
      </w:r>
      <w:r>
        <w:rPr>
          <w:rFonts w:ascii="SimSun" w:cs="SimSun" w:hint="eastAsia"/>
          <w:color w:val="000000"/>
          <w:kern w:val="0"/>
          <w:sz w:val="20"/>
          <w:szCs w:val="20"/>
        </w:rPr>
        <w:t>’</w:t>
      </w:r>
      <w:r>
        <w:rPr>
          <w:color w:val="000000"/>
          <w:kern w:val="0"/>
          <w:sz w:val="20"/>
          <w:szCs w:val="20"/>
        </w:rPr>
        <w:t xml:space="preserve">s cognitive and social development: families in England in the Millennium Cohort Study. </w:t>
      </w:r>
      <w:r>
        <w:rPr>
          <w:i/>
          <w:iCs/>
          <w:color w:val="000000"/>
          <w:kern w:val="0"/>
          <w:sz w:val="20"/>
          <w:szCs w:val="20"/>
        </w:rPr>
        <w:t>Social Psychiatry and Psychiatric Epidemiology</w:t>
      </w:r>
      <w:r>
        <w:rPr>
          <w:color w:val="000000"/>
          <w:kern w:val="0"/>
          <w:sz w:val="20"/>
          <w:szCs w:val="20"/>
        </w:rPr>
        <w:t xml:space="preserve">, </w:t>
      </w:r>
      <w:r>
        <w:rPr>
          <w:i/>
          <w:iCs/>
          <w:color w:val="000000"/>
          <w:kern w:val="0"/>
          <w:sz w:val="20"/>
          <w:szCs w:val="20"/>
        </w:rPr>
        <w:t>45</w:t>
      </w:r>
      <w:r>
        <w:rPr>
          <w:color w:val="000000"/>
          <w:kern w:val="0"/>
          <w:sz w:val="20"/>
          <w:szCs w:val="20"/>
        </w:rPr>
        <w:t>, 1023-1035.</w:t>
      </w:r>
      <w:bookmarkEnd w:id="75"/>
    </w:p>
    <w:p w14:paraId="6C914295" w14:textId="77777777" w:rsidR="002E4108" w:rsidRDefault="002E4108" w:rsidP="002E4108">
      <w:pPr>
        <w:autoSpaceDE w:val="0"/>
        <w:autoSpaceDN w:val="0"/>
        <w:adjustRightInd w:val="0"/>
        <w:ind w:left="240" w:hanging="240"/>
        <w:rPr>
          <w:rFonts w:ascii="SimSun"/>
          <w:kern w:val="0"/>
          <w:sz w:val="24"/>
          <w:szCs w:val="24"/>
        </w:rPr>
      </w:pPr>
      <w:bookmarkStart w:id="76" w:name="_nebDDCEF502_1841_4572_874B_FC537D3841AF"/>
      <w:r>
        <w:rPr>
          <w:rFonts w:ascii="SimSun" w:cs="SimSun" w:hint="eastAsia"/>
          <w:color w:val="000000"/>
          <w:kern w:val="0"/>
          <w:sz w:val="20"/>
          <w:szCs w:val="20"/>
        </w:rPr>
        <w:t>金华</w:t>
      </w:r>
      <w:r>
        <w:rPr>
          <w:color w:val="000000"/>
          <w:kern w:val="0"/>
          <w:sz w:val="20"/>
          <w:szCs w:val="20"/>
        </w:rPr>
        <w:t xml:space="preserve">, </w:t>
      </w:r>
      <w:r>
        <w:rPr>
          <w:rFonts w:ascii="SimSun" w:cs="SimSun" w:hint="eastAsia"/>
          <w:color w:val="000000"/>
          <w:kern w:val="0"/>
          <w:sz w:val="20"/>
          <w:szCs w:val="20"/>
        </w:rPr>
        <w:t>吴文源</w:t>
      </w:r>
      <w:r>
        <w:rPr>
          <w:color w:val="000000"/>
          <w:kern w:val="0"/>
          <w:sz w:val="20"/>
          <w:szCs w:val="20"/>
        </w:rPr>
        <w:t xml:space="preserve">, </w:t>
      </w:r>
      <w:r>
        <w:rPr>
          <w:rFonts w:ascii="SimSun" w:cs="SimSun" w:hint="eastAsia"/>
          <w:color w:val="000000"/>
          <w:kern w:val="0"/>
          <w:sz w:val="20"/>
          <w:szCs w:val="20"/>
        </w:rPr>
        <w:t>张明园</w:t>
      </w:r>
      <w:r>
        <w:rPr>
          <w:color w:val="000000"/>
          <w:kern w:val="0"/>
          <w:sz w:val="20"/>
          <w:szCs w:val="20"/>
        </w:rPr>
        <w:t xml:space="preserve">. (1986). </w:t>
      </w:r>
      <w:r>
        <w:rPr>
          <w:rFonts w:ascii="SimSun" w:cs="SimSun" w:hint="eastAsia"/>
          <w:color w:val="000000"/>
          <w:kern w:val="0"/>
          <w:sz w:val="20"/>
          <w:szCs w:val="20"/>
        </w:rPr>
        <w:t>中国正常人</w:t>
      </w:r>
      <w:r>
        <w:rPr>
          <w:color w:val="000000"/>
          <w:kern w:val="0"/>
          <w:sz w:val="20"/>
          <w:szCs w:val="20"/>
        </w:rPr>
        <w:t>SCL-90</w:t>
      </w:r>
      <w:r>
        <w:rPr>
          <w:rFonts w:ascii="SimSun" w:cs="SimSun" w:hint="eastAsia"/>
          <w:color w:val="000000"/>
          <w:kern w:val="0"/>
          <w:sz w:val="20"/>
          <w:szCs w:val="20"/>
        </w:rPr>
        <w:t>评定结果的初步分析</w:t>
      </w:r>
      <w:r>
        <w:rPr>
          <w:color w:val="000000"/>
          <w:kern w:val="0"/>
          <w:sz w:val="20"/>
          <w:szCs w:val="20"/>
        </w:rPr>
        <w:t xml:space="preserve">. </w:t>
      </w:r>
      <w:r>
        <w:rPr>
          <w:rFonts w:ascii="SimSun" w:cs="SimSun" w:hint="eastAsia"/>
          <w:i/>
          <w:iCs/>
          <w:color w:val="000000"/>
          <w:kern w:val="0"/>
          <w:sz w:val="20"/>
          <w:szCs w:val="20"/>
        </w:rPr>
        <w:t>中国神经精神疾病杂志</w:t>
      </w:r>
      <w:r>
        <w:rPr>
          <w:color w:val="000000"/>
          <w:kern w:val="0"/>
          <w:sz w:val="20"/>
          <w:szCs w:val="20"/>
        </w:rPr>
        <w:t>(05), 260-263.</w:t>
      </w:r>
      <w:bookmarkEnd w:id="76"/>
    </w:p>
    <w:p w14:paraId="1BB42CB1" w14:textId="77777777" w:rsidR="002E4108" w:rsidRDefault="002E4108" w:rsidP="002E4108">
      <w:pPr>
        <w:autoSpaceDE w:val="0"/>
        <w:autoSpaceDN w:val="0"/>
        <w:adjustRightInd w:val="0"/>
        <w:ind w:left="240" w:hanging="240"/>
        <w:rPr>
          <w:rFonts w:ascii="SimSun"/>
          <w:kern w:val="0"/>
          <w:sz w:val="24"/>
          <w:szCs w:val="24"/>
        </w:rPr>
      </w:pPr>
      <w:bookmarkStart w:id="77" w:name="_nebD67D8778_7A49_4A5F_90D4_743E60B63E85"/>
      <w:r>
        <w:rPr>
          <w:color w:val="000000"/>
          <w:kern w:val="0"/>
          <w:sz w:val="20"/>
          <w:szCs w:val="20"/>
        </w:rPr>
        <w:t xml:space="preserve">Derogatis, L. R. (1973). SCL-90: an outpatient psychiatric rating scale-preliminary report. </w:t>
      </w:r>
      <w:r>
        <w:rPr>
          <w:i/>
          <w:iCs/>
          <w:color w:val="000000"/>
          <w:kern w:val="0"/>
          <w:sz w:val="20"/>
          <w:szCs w:val="20"/>
        </w:rPr>
        <w:t>Psychopharmacol Bull</w:t>
      </w:r>
      <w:r>
        <w:rPr>
          <w:color w:val="000000"/>
          <w:kern w:val="0"/>
          <w:sz w:val="20"/>
          <w:szCs w:val="20"/>
        </w:rPr>
        <w:t xml:space="preserve">, </w:t>
      </w:r>
      <w:r>
        <w:rPr>
          <w:i/>
          <w:iCs/>
          <w:color w:val="000000"/>
          <w:kern w:val="0"/>
          <w:sz w:val="20"/>
          <w:szCs w:val="20"/>
        </w:rPr>
        <w:t>9</w:t>
      </w:r>
      <w:r>
        <w:rPr>
          <w:color w:val="000000"/>
          <w:kern w:val="0"/>
          <w:sz w:val="20"/>
          <w:szCs w:val="20"/>
        </w:rPr>
        <w:t>, 13-28.</w:t>
      </w:r>
      <w:bookmarkEnd w:id="77"/>
    </w:p>
    <w:p w14:paraId="6A233EC4" w14:textId="77777777" w:rsidR="002E4108" w:rsidRDefault="002E4108" w:rsidP="002E4108">
      <w:pPr>
        <w:autoSpaceDE w:val="0"/>
        <w:autoSpaceDN w:val="0"/>
        <w:adjustRightInd w:val="0"/>
        <w:ind w:left="240" w:hanging="240"/>
        <w:rPr>
          <w:rFonts w:ascii="SimSun"/>
          <w:kern w:val="0"/>
          <w:sz w:val="24"/>
          <w:szCs w:val="24"/>
        </w:rPr>
      </w:pPr>
      <w:bookmarkStart w:id="78" w:name="_neb98859084_5A0C_444A_A621_4097BE0E297C"/>
      <w:r>
        <w:rPr>
          <w:color w:val="000000"/>
          <w:kern w:val="0"/>
          <w:sz w:val="20"/>
          <w:szCs w:val="20"/>
        </w:rPr>
        <w:t xml:space="preserve">Derogatis, L. R. (1977). </w:t>
      </w:r>
      <w:r>
        <w:rPr>
          <w:i/>
          <w:iCs/>
          <w:color w:val="000000"/>
          <w:kern w:val="0"/>
          <w:sz w:val="20"/>
          <w:szCs w:val="20"/>
        </w:rPr>
        <w:t>The SCL</w:t>
      </w:r>
      <w:r>
        <w:rPr>
          <w:rFonts w:ascii="SimSun" w:cs="SimSun" w:hint="eastAsia"/>
          <w:i/>
          <w:iCs/>
          <w:color w:val="000000"/>
          <w:kern w:val="0"/>
          <w:sz w:val="20"/>
          <w:szCs w:val="20"/>
        </w:rPr>
        <w:t>‐</w:t>
      </w:r>
      <w:r>
        <w:rPr>
          <w:i/>
          <w:iCs/>
          <w:color w:val="000000"/>
          <w:kern w:val="0"/>
          <w:sz w:val="20"/>
          <w:szCs w:val="20"/>
        </w:rPr>
        <w:t>90: Administration, Scoring and Procedures Manual</w:t>
      </w:r>
      <w:r>
        <w:rPr>
          <w:color w:val="000000"/>
          <w:kern w:val="0"/>
          <w:sz w:val="20"/>
          <w:szCs w:val="20"/>
        </w:rPr>
        <w:t>. Baltimore, MD, USA: John Hopkins University Press.</w:t>
      </w:r>
      <w:bookmarkEnd w:id="78"/>
    </w:p>
    <w:p w14:paraId="652BD572" w14:textId="77777777" w:rsidR="002E4108" w:rsidRDefault="002E4108" w:rsidP="002E4108">
      <w:pPr>
        <w:autoSpaceDE w:val="0"/>
        <w:autoSpaceDN w:val="0"/>
        <w:adjustRightInd w:val="0"/>
        <w:ind w:left="240" w:hanging="240"/>
        <w:rPr>
          <w:rFonts w:ascii="SimSun"/>
          <w:kern w:val="0"/>
          <w:sz w:val="24"/>
          <w:szCs w:val="24"/>
        </w:rPr>
      </w:pPr>
      <w:bookmarkStart w:id="79" w:name="_nebA14C0043_FCE1_4208_869F_D0B37D7F9D4D"/>
      <w:r>
        <w:rPr>
          <w:color w:val="000000"/>
          <w:kern w:val="0"/>
          <w:sz w:val="20"/>
          <w:szCs w:val="20"/>
        </w:rPr>
        <w:t xml:space="preserve">Hoffmann, N. G., &amp; Overall, P. B. (1978). Factor structure of the SCL-90 in a psychiatric population. </w:t>
      </w:r>
      <w:r>
        <w:rPr>
          <w:i/>
          <w:iCs/>
          <w:color w:val="000000"/>
          <w:kern w:val="0"/>
          <w:sz w:val="20"/>
          <w:szCs w:val="20"/>
        </w:rPr>
        <w:t>Journal of Consulting and Clinical Psychology</w:t>
      </w:r>
      <w:r>
        <w:rPr>
          <w:color w:val="000000"/>
          <w:kern w:val="0"/>
          <w:sz w:val="20"/>
          <w:szCs w:val="20"/>
        </w:rPr>
        <w:t xml:space="preserve">, </w:t>
      </w:r>
      <w:r>
        <w:rPr>
          <w:i/>
          <w:iCs/>
          <w:color w:val="000000"/>
          <w:kern w:val="0"/>
          <w:sz w:val="20"/>
          <w:szCs w:val="20"/>
        </w:rPr>
        <w:t>46</w:t>
      </w:r>
      <w:r>
        <w:rPr>
          <w:color w:val="000000"/>
          <w:kern w:val="0"/>
          <w:sz w:val="20"/>
          <w:szCs w:val="20"/>
        </w:rPr>
        <w:t>(6), 1187.</w:t>
      </w:r>
      <w:bookmarkEnd w:id="79"/>
    </w:p>
    <w:p w14:paraId="5DA853FF" w14:textId="77777777" w:rsidR="002E4108" w:rsidRDefault="002E4108" w:rsidP="002E4108">
      <w:pPr>
        <w:autoSpaceDE w:val="0"/>
        <w:autoSpaceDN w:val="0"/>
        <w:adjustRightInd w:val="0"/>
        <w:ind w:left="240" w:hanging="240"/>
        <w:rPr>
          <w:rFonts w:ascii="SimSun"/>
          <w:kern w:val="0"/>
          <w:sz w:val="24"/>
          <w:szCs w:val="24"/>
        </w:rPr>
      </w:pPr>
      <w:bookmarkStart w:id="80" w:name="_nebC43E6B44_7207_4F0F_810B_4277BD2CD00F"/>
      <w:r>
        <w:rPr>
          <w:rFonts w:ascii="SimSun" w:cs="SimSun" w:hint="eastAsia"/>
          <w:color w:val="000000"/>
          <w:kern w:val="0"/>
          <w:sz w:val="20"/>
          <w:szCs w:val="20"/>
        </w:rPr>
        <w:t>史从戎</w:t>
      </w:r>
      <w:r>
        <w:rPr>
          <w:color w:val="000000"/>
          <w:kern w:val="0"/>
          <w:sz w:val="20"/>
          <w:szCs w:val="20"/>
        </w:rPr>
        <w:t xml:space="preserve">, </w:t>
      </w:r>
      <w:r>
        <w:rPr>
          <w:rFonts w:ascii="SimSun" w:cs="SimSun" w:hint="eastAsia"/>
          <w:color w:val="000000"/>
          <w:kern w:val="0"/>
          <w:sz w:val="20"/>
          <w:szCs w:val="20"/>
        </w:rPr>
        <w:t>张曼华</w:t>
      </w:r>
      <w:r>
        <w:rPr>
          <w:color w:val="000000"/>
          <w:kern w:val="0"/>
          <w:sz w:val="20"/>
          <w:szCs w:val="20"/>
        </w:rPr>
        <w:t xml:space="preserve">, </w:t>
      </w:r>
      <w:r>
        <w:rPr>
          <w:rFonts w:ascii="SimSun" w:cs="SimSun" w:hint="eastAsia"/>
          <w:color w:val="000000"/>
          <w:kern w:val="0"/>
          <w:sz w:val="20"/>
          <w:szCs w:val="20"/>
        </w:rPr>
        <w:t>王宇</w:t>
      </w:r>
      <w:r>
        <w:rPr>
          <w:color w:val="000000"/>
          <w:kern w:val="0"/>
          <w:sz w:val="20"/>
          <w:szCs w:val="20"/>
        </w:rPr>
        <w:t xml:space="preserve">, </w:t>
      </w:r>
      <w:r>
        <w:rPr>
          <w:rFonts w:ascii="SimSun" w:cs="SimSun" w:hint="eastAsia"/>
          <w:color w:val="000000"/>
          <w:kern w:val="0"/>
          <w:sz w:val="20"/>
          <w:szCs w:val="20"/>
        </w:rPr>
        <w:t>来源</w:t>
      </w:r>
      <w:r>
        <w:rPr>
          <w:color w:val="000000"/>
          <w:kern w:val="0"/>
          <w:sz w:val="20"/>
          <w:szCs w:val="20"/>
        </w:rPr>
        <w:t xml:space="preserve">, </w:t>
      </w:r>
      <w:r>
        <w:rPr>
          <w:rFonts w:ascii="SimSun" w:cs="SimSun" w:hint="eastAsia"/>
          <w:color w:val="000000"/>
          <w:kern w:val="0"/>
          <w:sz w:val="20"/>
          <w:szCs w:val="20"/>
        </w:rPr>
        <w:t>高保兴</w:t>
      </w:r>
      <w:r>
        <w:rPr>
          <w:color w:val="000000"/>
          <w:kern w:val="0"/>
          <w:sz w:val="20"/>
          <w:szCs w:val="20"/>
        </w:rPr>
        <w:t xml:space="preserve">, </w:t>
      </w:r>
      <w:r>
        <w:rPr>
          <w:rFonts w:ascii="SimSun" w:cs="SimSun" w:hint="eastAsia"/>
          <w:color w:val="000000"/>
          <w:kern w:val="0"/>
          <w:sz w:val="20"/>
          <w:szCs w:val="20"/>
        </w:rPr>
        <w:t>乔晓春</w:t>
      </w:r>
      <w:r>
        <w:rPr>
          <w:color w:val="000000"/>
          <w:kern w:val="0"/>
          <w:sz w:val="20"/>
          <w:szCs w:val="20"/>
        </w:rPr>
        <w:t xml:space="preserve">. (2011). </w:t>
      </w:r>
      <w:r>
        <w:rPr>
          <w:rFonts w:ascii="SimSun" w:cs="SimSun" w:hint="eastAsia"/>
          <w:color w:val="000000"/>
          <w:kern w:val="0"/>
          <w:sz w:val="20"/>
          <w:szCs w:val="20"/>
        </w:rPr>
        <w:t>我国部分农村地区受艾滋病影响儿童心理弹性的保护性因素研究</w:t>
      </w:r>
      <w:r>
        <w:rPr>
          <w:color w:val="000000"/>
          <w:kern w:val="0"/>
          <w:sz w:val="20"/>
          <w:szCs w:val="20"/>
        </w:rPr>
        <w:t xml:space="preserve">. </w:t>
      </w:r>
      <w:r>
        <w:rPr>
          <w:rFonts w:ascii="SimSun" w:cs="SimSun" w:hint="eastAsia"/>
          <w:i/>
          <w:iCs/>
          <w:color w:val="000000"/>
          <w:kern w:val="0"/>
          <w:sz w:val="20"/>
          <w:szCs w:val="20"/>
        </w:rPr>
        <w:t>中国儿童保健杂志</w:t>
      </w:r>
      <w:r>
        <w:rPr>
          <w:color w:val="000000"/>
          <w:kern w:val="0"/>
          <w:sz w:val="20"/>
          <w:szCs w:val="20"/>
        </w:rPr>
        <w:t xml:space="preserve">, </w:t>
      </w:r>
      <w:r>
        <w:rPr>
          <w:i/>
          <w:iCs/>
          <w:color w:val="000000"/>
          <w:kern w:val="0"/>
          <w:sz w:val="20"/>
          <w:szCs w:val="20"/>
        </w:rPr>
        <w:t>19</w:t>
      </w:r>
      <w:r>
        <w:rPr>
          <w:color w:val="000000"/>
          <w:kern w:val="0"/>
          <w:sz w:val="20"/>
          <w:szCs w:val="20"/>
        </w:rPr>
        <w:t>(01), 10-12.</w:t>
      </w:r>
      <w:bookmarkEnd w:id="80"/>
    </w:p>
    <w:p w14:paraId="1DAB58D2" w14:textId="77777777" w:rsidR="002E4108" w:rsidRDefault="002E4108" w:rsidP="002E4108">
      <w:pPr>
        <w:autoSpaceDE w:val="0"/>
        <w:autoSpaceDN w:val="0"/>
        <w:adjustRightInd w:val="0"/>
        <w:ind w:left="240" w:hanging="240"/>
        <w:rPr>
          <w:rFonts w:ascii="SimSun"/>
          <w:kern w:val="0"/>
          <w:sz w:val="24"/>
          <w:szCs w:val="24"/>
        </w:rPr>
      </w:pPr>
      <w:bookmarkStart w:id="81" w:name="_nebDF399C90_A5E6_4D6D_9A3D_E53628022513"/>
      <w:r>
        <w:rPr>
          <w:color w:val="000000"/>
          <w:kern w:val="0"/>
          <w:sz w:val="20"/>
          <w:szCs w:val="20"/>
        </w:rPr>
        <w:t xml:space="preserve">Radloff, L. S. (1991). The use of the Center for Epidemiologic Studies Depression Scale in adolescents and young adults. </w:t>
      </w:r>
      <w:r>
        <w:rPr>
          <w:i/>
          <w:iCs/>
          <w:color w:val="000000"/>
          <w:kern w:val="0"/>
          <w:sz w:val="20"/>
          <w:szCs w:val="20"/>
        </w:rPr>
        <w:t>Journal of Youth and Adolescence</w:t>
      </w:r>
      <w:r>
        <w:rPr>
          <w:color w:val="000000"/>
          <w:kern w:val="0"/>
          <w:sz w:val="20"/>
          <w:szCs w:val="20"/>
        </w:rPr>
        <w:t xml:space="preserve">, </w:t>
      </w:r>
      <w:r>
        <w:rPr>
          <w:i/>
          <w:iCs/>
          <w:color w:val="000000"/>
          <w:kern w:val="0"/>
          <w:sz w:val="20"/>
          <w:szCs w:val="20"/>
        </w:rPr>
        <w:t>20</w:t>
      </w:r>
      <w:r>
        <w:rPr>
          <w:color w:val="000000"/>
          <w:kern w:val="0"/>
          <w:sz w:val="20"/>
          <w:szCs w:val="20"/>
        </w:rPr>
        <w:t>(2), 149-166.</w:t>
      </w:r>
      <w:bookmarkEnd w:id="81"/>
    </w:p>
    <w:p w14:paraId="517B3B71" w14:textId="77777777" w:rsidR="002E4108" w:rsidRDefault="002E4108" w:rsidP="002E4108">
      <w:pPr>
        <w:autoSpaceDE w:val="0"/>
        <w:autoSpaceDN w:val="0"/>
        <w:adjustRightInd w:val="0"/>
        <w:ind w:left="240" w:hanging="240"/>
        <w:rPr>
          <w:rFonts w:ascii="SimSun"/>
          <w:kern w:val="0"/>
          <w:sz w:val="24"/>
          <w:szCs w:val="24"/>
        </w:rPr>
      </w:pPr>
      <w:bookmarkStart w:id="82" w:name="_neb00D5455E_4CFD_4D4F_AAC4_2350C5900BAA"/>
      <w:r>
        <w:rPr>
          <w:color w:val="000000"/>
          <w:kern w:val="0"/>
          <w:sz w:val="20"/>
          <w:szCs w:val="20"/>
        </w:rPr>
        <w:t xml:space="preserve">Cheng, C., Yen, C., Ko, C., &amp; Yen, J. (2012). Factor structure of the center for epidemiologic studies depression scale in Taiwanese adolescents. </w:t>
      </w:r>
      <w:r>
        <w:rPr>
          <w:i/>
          <w:iCs/>
          <w:color w:val="000000"/>
          <w:kern w:val="0"/>
          <w:sz w:val="20"/>
          <w:szCs w:val="20"/>
        </w:rPr>
        <w:t>Comprehensive Psychiatry</w:t>
      </w:r>
      <w:r>
        <w:rPr>
          <w:color w:val="000000"/>
          <w:kern w:val="0"/>
          <w:sz w:val="20"/>
          <w:szCs w:val="20"/>
        </w:rPr>
        <w:t xml:space="preserve">, </w:t>
      </w:r>
      <w:r>
        <w:rPr>
          <w:i/>
          <w:iCs/>
          <w:color w:val="000000"/>
          <w:kern w:val="0"/>
          <w:sz w:val="20"/>
          <w:szCs w:val="20"/>
        </w:rPr>
        <w:t>53</w:t>
      </w:r>
      <w:r>
        <w:rPr>
          <w:color w:val="000000"/>
          <w:kern w:val="0"/>
          <w:sz w:val="20"/>
          <w:szCs w:val="20"/>
        </w:rPr>
        <w:t>(3), 299-307.</w:t>
      </w:r>
      <w:bookmarkEnd w:id="82"/>
    </w:p>
    <w:p w14:paraId="7FA43F01" w14:textId="77777777" w:rsidR="002E4108" w:rsidRDefault="002E4108" w:rsidP="002E4108">
      <w:pPr>
        <w:autoSpaceDE w:val="0"/>
        <w:autoSpaceDN w:val="0"/>
        <w:adjustRightInd w:val="0"/>
        <w:ind w:left="240" w:hanging="240"/>
        <w:rPr>
          <w:rFonts w:ascii="SimSun"/>
          <w:kern w:val="0"/>
          <w:sz w:val="24"/>
          <w:szCs w:val="24"/>
        </w:rPr>
      </w:pPr>
      <w:bookmarkStart w:id="83" w:name="_nebEAD44E50_B4A4_444C_8FE9_4EEEE35664C0"/>
      <w:r>
        <w:rPr>
          <w:color w:val="000000"/>
          <w:kern w:val="0"/>
          <w:sz w:val="20"/>
          <w:szCs w:val="20"/>
        </w:rPr>
        <w:t xml:space="preserve">Lee, S. W., Stewart, S. M., Byrne, B. M., Wong, J. P., Ho, S. Y., Lee, P. W., &amp; Lam, T. H. (2008). Factor structure of the Center for Epidemiological Studies Depression scale in Hong Kong adolescents. </w:t>
      </w:r>
      <w:r>
        <w:rPr>
          <w:i/>
          <w:iCs/>
          <w:color w:val="000000"/>
          <w:kern w:val="0"/>
          <w:sz w:val="20"/>
          <w:szCs w:val="20"/>
        </w:rPr>
        <w:t>Journal of Personality Assessment</w:t>
      </w:r>
      <w:r>
        <w:rPr>
          <w:color w:val="000000"/>
          <w:kern w:val="0"/>
          <w:sz w:val="20"/>
          <w:szCs w:val="20"/>
        </w:rPr>
        <w:t xml:space="preserve">, </w:t>
      </w:r>
      <w:r>
        <w:rPr>
          <w:i/>
          <w:iCs/>
          <w:color w:val="000000"/>
          <w:kern w:val="0"/>
          <w:sz w:val="20"/>
          <w:szCs w:val="20"/>
        </w:rPr>
        <w:t>90</w:t>
      </w:r>
      <w:r>
        <w:rPr>
          <w:color w:val="000000"/>
          <w:kern w:val="0"/>
          <w:sz w:val="20"/>
          <w:szCs w:val="20"/>
        </w:rPr>
        <w:t>(2), 175-184.</w:t>
      </w:r>
      <w:bookmarkEnd w:id="83"/>
    </w:p>
    <w:p w14:paraId="5B120B36" w14:textId="77777777" w:rsidR="002E4108" w:rsidRDefault="002E4108" w:rsidP="002E4108">
      <w:pPr>
        <w:autoSpaceDE w:val="0"/>
        <w:autoSpaceDN w:val="0"/>
        <w:adjustRightInd w:val="0"/>
        <w:ind w:left="240" w:hanging="240"/>
        <w:rPr>
          <w:rFonts w:ascii="SimSun"/>
          <w:kern w:val="0"/>
          <w:sz w:val="24"/>
          <w:szCs w:val="24"/>
        </w:rPr>
      </w:pPr>
      <w:bookmarkStart w:id="84" w:name="_neb991DBBDD_4852_4483_988F_DB566D15F86D"/>
      <w:r>
        <w:rPr>
          <w:color w:val="000000"/>
          <w:kern w:val="0"/>
          <w:sz w:val="20"/>
          <w:szCs w:val="20"/>
        </w:rPr>
        <w:t xml:space="preserve">Cheung, C., &amp; Bagley, C. (1998). Validating an American scale in Hong Kong: the center for epidemiological studies depression scale (CES-D). </w:t>
      </w:r>
      <w:r>
        <w:rPr>
          <w:i/>
          <w:iCs/>
          <w:color w:val="000000"/>
          <w:kern w:val="0"/>
          <w:sz w:val="20"/>
          <w:szCs w:val="20"/>
        </w:rPr>
        <w:t>The Journal of Psychology</w:t>
      </w:r>
      <w:r>
        <w:rPr>
          <w:color w:val="000000"/>
          <w:kern w:val="0"/>
          <w:sz w:val="20"/>
          <w:szCs w:val="20"/>
        </w:rPr>
        <w:t xml:space="preserve">, </w:t>
      </w:r>
      <w:r>
        <w:rPr>
          <w:i/>
          <w:iCs/>
          <w:color w:val="000000"/>
          <w:kern w:val="0"/>
          <w:sz w:val="20"/>
          <w:szCs w:val="20"/>
        </w:rPr>
        <w:t>132</w:t>
      </w:r>
      <w:r>
        <w:rPr>
          <w:color w:val="000000"/>
          <w:kern w:val="0"/>
          <w:sz w:val="20"/>
          <w:szCs w:val="20"/>
        </w:rPr>
        <w:t>(2), 169-186.</w:t>
      </w:r>
      <w:bookmarkEnd w:id="84"/>
    </w:p>
    <w:p w14:paraId="5E450E93" w14:textId="77777777" w:rsidR="002E4108" w:rsidRDefault="002E4108" w:rsidP="002E4108">
      <w:pPr>
        <w:autoSpaceDE w:val="0"/>
        <w:autoSpaceDN w:val="0"/>
        <w:adjustRightInd w:val="0"/>
        <w:ind w:left="240" w:hanging="240"/>
        <w:rPr>
          <w:rFonts w:ascii="SimSun"/>
          <w:kern w:val="0"/>
          <w:sz w:val="24"/>
          <w:szCs w:val="24"/>
        </w:rPr>
      </w:pPr>
      <w:bookmarkStart w:id="85" w:name="_nebB647F755_105E_42B2_B495_1AFE794B9276"/>
      <w:r>
        <w:rPr>
          <w:rFonts w:ascii="SimSun" w:cs="SimSun" w:hint="eastAsia"/>
          <w:color w:val="000000"/>
          <w:kern w:val="0"/>
          <w:sz w:val="20"/>
          <w:szCs w:val="20"/>
        </w:rPr>
        <w:t>陈祉妍</w:t>
      </w:r>
      <w:r>
        <w:rPr>
          <w:color w:val="000000"/>
          <w:kern w:val="0"/>
          <w:sz w:val="20"/>
          <w:szCs w:val="20"/>
        </w:rPr>
        <w:t xml:space="preserve">, </w:t>
      </w:r>
      <w:r>
        <w:rPr>
          <w:rFonts w:ascii="SimSun" w:cs="SimSun" w:hint="eastAsia"/>
          <w:color w:val="000000"/>
          <w:kern w:val="0"/>
          <w:sz w:val="20"/>
          <w:szCs w:val="20"/>
        </w:rPr>
        <w:t>杨小冬</w:t>
      </w:r>
      <w:r>
        <w:rPr>
          <w:color w:val="000000"/>
          <w:kern w:val="0"/>
          <w:sz w:val="20"/>
          <w:szCs w:val="20"/>
        </w:rPr>
        <w:t xml:space="preserve">, </w:t>
      </w:r>
      <w:r>
        <w:rPr>
          <w:rFonts w:ascii="SimSun" w:cs="SimSun" w:hint="eastAsia"/>
          <w:color w:val="000000"/>
          <w:kern w:val="0"/>
          <w:sz w:val="20"/>
          <w:szCs w:val="20"/>
        </w:rPr>
        <w:t>李新影</w:t>
      </w:r>
      <w:r>
        <w:rPr>
          <w:color w:val="000000"/>
          <w:kern w:val="0"/>
          <w:sz w:val="20"/>
          <w:szCs w:val="20"/>
        </w:rPr>
        <w:t xml:space="preserve">. (2009). </w:t>
      </w:r>
      <w:r>
        <w:rPr>
          <w:rFonts w:ascii="SimSun" w:cs="SimSun" w:hint="eastAsia"/>
          <w:color w:val="000000"/>
          <w:kern w:val="0"/>
          <w:sz w:val="20"/>
          <w:szCs w:val="20"/>
        </w:rPr>
        <w:t>流调中心抑郁量表在我国青少年中的试用</w:t>
      </w:r>
      <w:r>
        <w:rPr>
          <w:color w:val="000000"/>
          <w:kern w:val="0"/>
          <w:sz w:val="20"/>
          <w:szCs w:val="20"/>
        </w:rPr>
        <w:t xml:space="preserve">. </w:t>
      </w:r>
      <w:r>
        <w:rPr>
          <w:rFonts w:ascii="SimSun" w:cs="SimSun" w:hint="eastAsia"/>
          <w:i/>
          <w:iCs/>
          <w:color w:val="000000"/>
          <w:kern w:val="0"/>
          <w:sz w:val="20"/>
          <w:szCs w:val="20"/>
        </w:rPr>
        <w:t>中国临床心理学杂志</w:t>
      </w:r>
      <w:r>
        <w:rPr>
          <w:color w:val="000000"/>
          <w:kern w:val="0"/>
          <w:sz w:val="20"/>
          <w:szCs w:val="20"/>
        </w:rPr>
        <w:t xml:space="preserve">, </w:t>
      </w:r>
      <w:r>
        <w:rPr>
          <w:i/>
          <w:iCs/>
          <w:color w:val="000000"/>
          <w:kern w:val="0"/>
          <w:sz w:val="20"/>
          <w:szCs w:val="20"/>
        </w:rPr>
        <w:t>17</w:t>
      </w:r>
      <w:r>
        <w:rPr>
          <w:color w:val="000000"/>
          <w:kern w:val="0"/>
          <w:sz w:val="20"/>
          <w:szCs w:val="20"/>
        </w:rPr>
        <w:t>(04), 443-445.</w:t>
      </w:r>
      <w:bookmarkEnd w:id="85"/>
    </w:p>
    <w:p w14:paraId="1A4D1630" w14:textId="77777777" w:rsidR="002E4108" w:rsidRDefault="002E4108" w:rsidP="002E4108">
      <w:pPr>
        <w:autoSpaceDE w:val="0"/>
        <w:autoSpaceDN w:val="0"/>
        <w:adjustRightInd w:val="0"/>
        <w:ind w:left="240" w:hanging="240"/>
        <w:rPr>
          <w:rFonts w:ascii="SimSun"/>
          <w:kern w:val="0"/>
          <w:sz w:val="24"/>
          <w:szCs w:val="24"/>
        </w:rPr>
      </w:pPr>
      <w:bookmarkStart w:id="86" w:name="_neb8B95C85E_EF2C_478B_A406_DA97F36823CB"/>
      <w:r>
        <w:rPr>
          <w:color w:val="000000"/>
          <w:kern w:val="0"/>
          <w:sz w:val="20"/>
          <w:szCs w:val="20"/>
        </w:rPr>
        <w:t>Wang, M., Armour, C., Wu, Y., Ren, F., Zhu, X., &amp; Yao, S. (2013). Factor structure of the CES</w:t>
      </w:r>
      <w:r>
        <w:rPr>
          <w:rFonts w:ascii="SimSun" w:cs="SimSun" w:hint="eastAsia"/>
          <w:color w:val="000000"/>
          <w:kern w:val="0"/>
          <w:sz w:val="20"/>
          <w:szCs w:val="20"/>
        </w:rPr>
        <w:t>‐</w:t>
      </w:r>
      <w:r>
        <w:rPr>
          <w:color w:val="000000"/>
          <w:kern w:val="0"/>
          <w:sz w:val="20"/>
          <w:szCs w:val="20"/>
        </w:rPr>
        <w:t xml:space="preserve">D and measurement invariance across gender in mainland Chinese adolescents. </w:t>
      </w:r>
      <w:r>
        <w:rPr>
          <w:i/>
          <w:iCs/>
          <w:color w:val="000000"/>
          <w:kern w:val="0"/>
          <w:sz w:val="20"/>
          <w:szCs w:val="20"/>
        </w:rPr>
        <w:t>Journal of Clinical Psychology</w:t>
      </w:r>
      <w:r>
        <w:rPr>
          <w:color w:val="000000"/>
          <w:kern w:val="0"/>
          <w:sz w:val="20"/>
          <w:szCs w:val="20"/>
        </w:rPr>
        <w:t xml:space="preserve">, </w:t>
      </w:r>
      <w:r>
        <w:rPr>
          <w:i/>
          <w:iCs/>
          <w:color w:val="000000"/>
          <w:kern w:val="0"/>
          <w:sz w:val="20"/>
          <w:szCs w:val="20"/>
        </w:rPr>
        <w:t>69</w:t>
      </w:r>
      <w:r>
        <w:rPr>
          <w:color w:val="000000"/>
          <w:kern w:val="0"/>
          <w:sz w:val="20"/>
          <w:szCs w:val="20"/>
        </w:rPr>
        <w:t>(9), 966-979.</w:t>
      </w:r>
      <w:bookmarkEnd w:id="86"/>
    </w:p>
    <w:p w14:paraId="1A5901C9" w14:textId="77777777" w:rsidR="002E4108" w:rsidRDefault="002E4108" w:rsidP="002E4108">
      <w:pPr>
        <w:autoSpaceDE w:val="0"/>
        <w:autoSpaceDN w:val="0"/>
        <w:adjustRightInd w:val="0"/>
        <w:ind w:left="240" w:hanging="240"/>
        <w:rPr>
          <w:rFonts w:ascii="SimSun"/>
          <w:kern w:val="0"/>
          <w:sz w:val="24"/>
          <w:szCs w:val="24"/>
        </w:rPr>
      </w:pPr>
      <w:bookmarkStart w:id="87" w:name="_neb6F377297_0137_44A8_980F_86D1E634DF5D"/>
      <w:r>
        <w:rPr>
          <w:color w:val="000000"/>
          <w:kern w:val="0"/>
          <w:sz w:val="20"/>
          <w:szCs w:val="20"/>
        </w:rPr>
        <w:t xml:space="preserve">Yang, L., Jia, C., &amp; Qin, P. (2015). Reliability and validity of the Center for Epidemiologic Studies Depression Scale (CES-D) among suicide attempters and comparison residents in rural China. </w:t>
      </w:r>
      <w:r>
        <w:rPr>
          <w:i/>
          <w:iCs/>
          <w:color w:val="000000"/>
          <w:kern w:val="0"/>
          <w:sz w:val="20"/>
          <w:szCs w:val="20"/>
        </w:rPr>
        <w:t>BMC Psychiatry</w:t>
      </w:r>
      <w:r>
        <w:rPr>
          <w:color w:val="000000"/>
          <w:kern w:val="0"/>
          <w:sz w:val="20"/>
          <w:szCs w:val="20"/>
        </w:rPr>
        <w:t xml:space="preserve">, </w:t>
      </w:r>
      <w:r>
        <w:rPr>
          <w:i/>
          <w:iCs/>
          <w:color w:val="000000"/>
          <w:kern w:val="0"/>
          <w:sz w:val="20"/>
          <w:szCs w:val="20"/>
        </w:rPr>
        <w:t>15</w:t>
      </w:r>
      <w:r>
        <w:rPr>
          <w:color w:val="000000"/>
          <w:kern w:val="0"/>
          <w:sz w:val="20"/>
          <w:szCs w:val="20"/>
        </w:rPr>
        <w:t>(1), 1-8.</w:t>
      </w:r>
      <w:bookmarkEnd w:id="87"/>
    </w:p>
    <w:p w14:paraId="63A64765" w14:textId="77777777" w:rsidR="002E4108" w:rsidRDefault="002E4108" w:rsidP="002E4108">
      <w:pPr>
        <w:autoSpaceDE w:val="0"/>
        <w:autoSpaceDN w:val="0"/>
        <w:adjustRightInd w:val="0"/>
        <w:ind w:left="240" w:hanging="240"/>
        <w:rPr>
          <w:rFonts w:ascii="SimSun"/>
          <w:kern w:val="0"/>
          <w:sz w:val="24"/>
          <w:szCs w:val="24"/>
        </w:rPr>
      </w:pPr>
      <w:bookmarkStart w:id="88" w:name="_neb7ED0C6EF_CC9A_4C10_94EC_6D11B3561672"/>
      <w:r>
        <w:rPr>
          <w:color w:val="000000"/>
          <w:kern w:val="0"/>
          <w:sz w:val="20"/>
          <w:szCs w:val="20"/>
        </w:rPr>
        <w:t xml:space="preserve">Radloff, L. S. (1977). The CES-D scale: A self-report depression scale for research in the general population. </w:t>
      </w:r>
      <w:r>
        <w:rPr>
          <w:i/>
          <w:iCs/>
          <w:color w:val="000000"/>
          <w:kern w:val="0"/>
          <w:sz w:val="20"/>
          <w:szCs w:val="20"/>
        </w:rPr>
        <w:t>Applied Psychological Measurement</w:t>
      </w:r>
      <w:r>
        <w:rPr>
          <w:color w:val="000000"/>
          <w:kern w:val="0"/>
          <w:sz w:val="20"/>
          <w:szCs w:val="20"/>
        </w:rPr>
        <w:t xml:space="preserve">, </w:t>
      </w:r>
      <w:r>
        <w:rPr>
          <w:i/>
          <w:iCs/>
          <w:color w:val="000000"/>
          <w:kern w:val="0"/>
          <w:sz w:val="20"/>
          <w:szCs w:val="20"/>
        </w:rPr>
        <w:t>1</w:t>
      </w:r>
      <w:r>
        <w:rPr>
          <w:color w:val="000000"/>
          <w:kern w:val="0"/>
          <w:sz w:val="20"/>
          <w:szCs w:val="20"/>
        </w:rPr>
        <w:t>(3), 385-401.</w:t>
      </w:r>
      <w:bookmarkEnd w:id="88"/>
    </w:p>
    <w:p w14:paraId="7D0DE38D" w14:textId="77777777" w:rsidR="002E4108" w:rsidRDefault="002E4108" w:rsidP="002E4108">
      <w:pPr>
        <w:autoSpaceDE w:val="0"/>
        <w:autoSpaceDN w:val="0"/>
        <w:adjustRightInd w:val="0"/>
        <w:ind w:left="240" w:hanging="240"/>
        <w:rPr>
          <w:rFonts w:ascii="SimSun"/>
          <w:kern w:val="0"/>
          <w:sz w:val="24"/>
          <w:szCs w:val="24"/>
        </w:rPr>
      </w:pPr>
      <w:bookmarkStart w:id="89" w:name="_nebE1835335_57AE_43D0_B39F_6325EE6207A3"/>
      <w:r>
        <w:rPr>
          <w:rFonts w:ascii="SimSun" w:cs="SimSun" w:hint="eastAsia"/>
          <w:color w:val="000000"/>
          <w:kern w:val="0"/>
          <w:sz w:val="20"/>
          <w:szCs w:val="20"/>
        </w:rPr>
        <w:t>潘丝媛</w:t>
      </w:r>
      <w:r>
        <w:rPr>
          <w:color w:val="000000"/>
          <w:kern w:val="0"/>
          <w:sz w:val="20"/>
          <w:szCs w:val="20"/>
        </w:rPr>
        <w:t xml:space="preserve">, </w:t>
      </w:r>
      <w:r>
        <w:rPr>
          <w:rFonts w:ascii="SimSun" w:cs="SimSun" w:hint="eastAsia"/>
          <w:color w:val="000000"/>
          <w:kern w:val="0"/>
          <w:sz w:val="20"/>
          <w:szCs w:val="20"/>
        </w:rPr>
        <w:t>李武权</w:t>
      </w:r>
      <w:r>
        <w:rPr>
          <w:color w:val="000000"/>
          <w:kern w:val="0"/>
          <w:sz w:val="20"/>
          <w:szCs w:val="20"/>
        </w:rPr>
        <w:t xml:space="preserve">, </w:t>
      </w:r>
      <w:r>
        <w:rPr>
          <w:rFonts w:ascii="SimSun" w:cs="SimSun" w:hint="eastAsia"/>
          <w:color w:val="000000"/>
          <w:kern w:val="0"/>
          <w:sz w:val="20"/>
          <w:szCs w:val="20"/>
        </w:rPr>
        <w:t>黎明</w:t>
      </w:r>
      <w:r>
        <w:rPr>
          <w:color w:val="000000"/>
          <w:kern w:val="0"/>
          <w:sz w:val="20"/>
          <w:szCs w:val="20"/>
        </w:rPr>
        <w:t xml:space="preserve">, </w:t>
      </w:r>
      <w:r>
        <w:rPr>
          <w:rFonts w:ascii="SimSun" w:cs="SimSun" w:hint="eastAsia"/>
          <w:color w:val="000000"/>
          <w:kern w:val="0"/>
          <w:sz w:val="20"/>
          <w:szCs w:val="20"/>
        </w:rPr>
        <w:t>郭蓝</w:t>
      </w:r>
      <w:r>
        <w:rPr>
          <w:color w:val="000000"/>
          <w:kern w:val="0"/>
          <w:sz w:val="20"/>
          <w:szCs w:val="20"/>
        </w:rPr>
        <w:t xml:space="preserve">, </w:t>
      </w:r>
      <w:r>
        <w:rPr>
          <w:rFonts w:ascii="SimSun" w:cs="SimSun" w:hint="eastAsia"/>
          <w:color w:val="000000"/>
          <w:kern w:val="0"/>
          <w:sz w:val="20"/>
          <w:szCs w:val="20"/>
        </w:rPr>
        <w:t>邓雪清</w:t>
      </w:r>
      <w:r>
        <w:rPr>
          <w:color w:val="000000"/>
          <w:kern w:val="0"/>
          <w:sz w:val="20"/>
          <w:szCs w:val="20"/>
        </w:rPr>
        <w:t xml:space="preserve">, </w:t>
      </w:r>
      <w:r>
        <w:rPr>
          <w:rFonts w:ascii="SimSun" w:cs="SimSun" w:hint="eastAsia"/>
          <w:color w:val="000000"/>
          <w:kern w:val="0"/>
          <w:sz w:val="20"/>
          <w:szCs w:val="20"/>
        </w:rPr>
        <w:t>卢次勇</w:t>
      </w:r>
      <w:r>
        <w:rPr>
          <w:color w:val="000000"/>
          <w:kern w:val="0"/>
          <w:sz w:val="20"/>
          <w:szCs w:val="20"/>
        </w:rPr>
        <w:t xml:space="preserve">. (2018). </w:t>
      </w:r>
      <w:r>
        <w:rPr>
          <w:rFonts w:ascii="SimSun" w:cs="SimSun" w:hint="eastAsia"/>
          <w:color w:val="000000"/>
          <w:kern w:val="0"/>
          <w:sz w:val="20"/>
          <w:szCs w:val="20"/>
        </w:rPr>
        <w:t>广州市中学生网络成瘾与自杀相关行为的关系</w:t>
      </w:r>
      <w:r>
        <w:rPr>
          <w:color w:val="000000"/>
          <w:kern w:val="0"/>
          <w:sz w:val="20"/>
          <w:szCs w:val="20"/>
        </w:rPr>
        <w:t xml:space="preserve">. </w:t>
      </w:r>
      <w:r>
        <w:rPr>
          <w:rFonts w:ascii="SimSun" w:cs="SimSun" w:hint="eastAsia"/>
          <w:i/>
          <w:iCs/>
          <w:color w:val="000000"/>
          <w:kern w:val="0"/>
          <w:sz w:val="20"/>
          <w:szCs w:val="20"/>
        </w:rPr>
        <w:t>中国学校卫生</w:t>
      </w:r>
      <w:r>
        <w:rPr>
          <w:color w:val="000000"/>
          <w:kern w:val="0"/>
          <w:sz w:val="20"/>
          <w:szCs w:val="20"/>
        </w:rPr>
        <w:t xml:space="preserve">, </w:t>
      </w:r>
      <w:r>
        <w:rPr>
          <w:i/>
          <w:iCs/>
          <w:color w:val="000000"/>
          <w:kern w:val="0"/>
          <w:sz w:val="20"/>
          <w:szCs w:val="20"/>
        </w:rPr>
        <w:t>39</w:t>
      </w:r>
      <w:r>
        <w:rPr>
          <w:color w:val="000000"/>
          <w:kern w:val="0"/>
          <w:sz w:val="20"/>
          <w:szCs w:val="20"/>
        </w:rPr>
        <w:t>(02), 229-231.</w:t>
      </w:r>
      <w:bookmarkEnd w:id="89"/>
    </w:p>
    <w:p w14:paraId="18DF8DB7" w14:textId="77777777" w:rsidR="002E4108" w:rsidRDefault="002E4108" w:rsidP="002E4108">
      <w:pPr>
        <w:autoSpaceDE w:val="0"/>
        <w:autoSpaceDN w:val="0"/>
        <w:adjustRightInd w:val="0"/>
        <w:ind w:left="240" w:hanging="240"/>
        <w:rPr>
          <w:rFonts w:ascii="SimSun"/>
          <w:kern w:val="0"/>
          <w:sz w:val="24"/>
          <w:szCs w:val="24"/>
        </w:rPr>
      </w:pPr>
      <w:bookmarkStart w:id="90" w:name="_neb68B88979_1D5F_4E02_8E35_86A1BA5AA4B3"/>
      <w:r>
        <w:rPr>
          <w:color w:val="000000"/>
          <w:kern w:val="0"/>
          <w:sz w:val="20"/>
          <w:szCs w:val="20"/>
        </w:rPr>
        <w:t xml:space="preserve">Jiang, L., Wang, Y., Zhang, Y., Li, R., Wu, H., Li, C., ... Tao, Q. (2019). The reliability and validity of the center for epidemiologic studies depression scale (CES-D) for Chinese university students. </w:t>
      </w:r>
      <w:r>
        <w:rPr>
          <w:i/>
          <w:iCs/>
          <w:color w:val="000000"/>
          <w:kern w:val="0"/>
          <w:sz w:val="20"/>
          <w:szCs w:val="20"/>
        </w:rPr>
        <w:t>Frontiers in Psychiatry</w:t>
      </w:r>
      <w:r>
        <w:rPr>
          <w:color w:val="000000"/>
          <w:kern w:val="0"/>
          <w:sz w:val="20"/>
          <w:szCs w:val="20"/>
        </w:rPr>
        <w:t xml:space="preserve">, </w:t>
      </w:r>
      <w:r>
        <w:rPr>
          <w:i/>
          <w:iCs/>
          <w:color w:val="000000"/>
          <w:kern w:val="0"/>
          <w:sz w:val="20"/>
          <w:szCs w:val="20"/>
        </w:rPr>
        <w:t>10</w:t>
      </w:r>
      <w:r>
        <w:rPr>
          <w:color w:val="000000"/>
          <w:kern w:val="0"/>
          <w:sz w:val="20"/>
          <w:szCs w:val="20"/>
        </w:rPr>
        <w:t>, 315.</w:t>
      </w:r>
      <w:bookmarkEnd w:id="90"/>
    </w:p>
    <w:p w14:paraId="534C51C3" w14:textId="77777777" w:rsidR="002E4108" w:rsidRDefault="002E4108" w:rsidP="002E4108">
      <w:pPr>
        <w:autoSpaceDE w:val="0"/>
        <w:autoSpaceDN w:val="0"/>
        <w:adjustRightInd w:val="0"/>
        <w:ind w:left="240" w:hanging="240"/>
        <w:rPr>
          <w:rFonts w:ascii="SimSun"/>
          <w:kern w:val="0"/>
          <w:sz w:val="24"/>
          <w:szCs w:val="24"/>
        </w:rPr>
      </w:pPr>
      <w:bookmarkStart w:id="91" w:name="_nebB3642D7B_3C3C_400C_B6A3_1975442408F5"/>
      <w:r>
        <w:rPr>
          <w:rFonts w:ascii="SimSun" w:cs="SimSun" w:hint="eastAsia"/>
          <w:color w:val="000000"/>
          <w:kern w:val="0"/>
          <w:sz w:val="20"/>
          <w:szCs w:val="20"/>
        </w:rPr>
        <w:t>刘平</w:t>
      </w:r>
      <w:r>
        <w:rPr>
          <w:color w:val="000000"/>
          <w:kern w:val="0"/>
          <w:sz w:val="20"/>
          <w:szCs w:val="20"/>
        </w:rPr>
        <w:t xml:space="preserve">. (1999). </w:t>
      </w:r>
      <w:r>
        <w:rPr>
          <w:rFonts w:ascii="SimSun" w:cs="SimSun" w:hint="eastAsia"/>
          <w:color w:val="000000"/>
          <w:kern w:val="0"/>
          <w:sz w:val="20"/>
          <w:szCs w:val="20"/>
        </w:rPr>
        <w:t>流调中心用抑郁量表（</w:t>
      </w:r>
      <w:r>
        <w:rPr>
          <w:color w:val="000000"/>
          <w:kern w:val="0"/>
          <w:sz w:val="20"/>
          <w:szCs w:val="20"/>
        </w:rPr>
        <w:t>Center for Epidemiological Studies Depression Scale</w:t>
      </w:r>
      <w:r>
        <w:rPr>
          <w:rFonts w:ascii="SimSun" w:cs="SimSun" w:hint="eastAsia"/>
          <w:color w:val="000000"/>
          <w:kern w:val="0"/>
          <w:sz w:val="20"/>
          <w:szCs w:val="20"/>
        </w:rPr>
        <w:t>，</w:t>
      </w:r>
      <w:r>
        <w:rPr>
          <w:color w:val="000000"/>
          <w:kern w:val="0"/>
          <w:sz w:val="20"/>
          <w:szCs w:val="20"/>
        </w:rPr>
        <w:t>CES-D</w:t>
      </w:r>
      <w:r>
        <w:rPr>
          <w:rFonts w:ascii="SimSun" w:cs="SimSun" w:hint="eastAsia"/>
          <w:color w:val="000000"/>
          <w:kern w:val="0"/>
          <w:sz w:val="20"/>
          <w:szCs w:val="20"/>
        </w:rPr>
        <w:t>）</w:t>
      </w:r>
      <w:r>
        <w:rPr>
          <w:color w:val="000000"/>
          <w:kern w:val="0"/>
          <w:sz w:val="20"/>
          <w:szCs w:val="20"/>
        </w:rPr>
        <w:t xml:space="preserve">. </w:t>
      </w:r>
      <w:r>
        <w:rPr>
          <w:rFonts w:ascii="SimSun" w:cs="SimSun" w:hint="eastAsia"/>
          <w:i/>
          <w:iCs/>
          <w:color w:val="000000"/>
          <w:kern w:val="0"/>
          <w:sz w:val="20"/>
          <w:szCs w:val="20"/>
        </w:rPr>
        <w:t>中国心理卫生杂志（增刊）</w:t>
      </w:r>
      <w:r>
        <w:rPr>
          <w:color w:val="000000"/>
          <w:kern w:val="0"/>
          <w:sz w:val="20"/>
          <w:szCs w:val="20"/>
        </w:rPr>
        <w:t>, 200-202.</w:t>
      </w:r>
      <w:bookmarkEnd w:id="91"/>
    </w:p>
    <w:p w14:paraId="31E98D18" w14:textId="77777777" w:rsidR="002E4108" w:rsidRDefault="002E4108" w:rsidP="002E4108">
      <w:pPr>
        <w:autoSpaceDE w:val="0"/>
        <w:autoSpaceDN w:val="0"/>
        <w:adjustRightInd w:val="0"/>
        <w:ind w:left="240" w:hanging="240"/>
        <w:rPr>
          <w:rFonts w:ascii="SimSun"/>
          <w:kern w:val="0"/>
          <w:sz w:val="24"/>
          <w:szCs w:val="24"/>
        </w:rPr>
      </w:pPr>
      <w:bookmarkStart w:id="92" w:name="_nebEDE67427_30E7_4C4E_9198_C36D159066AF"/>
      <w:r>
        <w:rPr>
          <w:rFonts w:ascii="SimSun" w:cs="SimSun" w:hint="eastAsia"/>
          <w:color w:val="000000"/>
          <w:kern w:val="0"/>
          <w:sz w:val="20"/>
          <w:szCs w:val="20"/>
        </w:rPr>
        <w:lastRenderedPageBreak/>
        <w:t>刘琰</w:t>
      </w:r>
      <w:r>
        <w:rPr>
          <w:color w:val="000000"/>
          <w:kern w:val="0"/>
          <w:sz w:val="20"/>
          <w:szCs w:val="20"/>
        </w:rPr>
        <w:t xml:space="preserve">, </w:t>
      </w:r>
      <w:r>
        <w:rPr>
          <w:rFonts w:ascii="SimSun" w:cs="SimSun" w:hint="eastAsia"/>
          <w:color w:val="000000"/>
          <w:kern w:val="0"/>
          <w:sz w:val="20"/>
          <w:szCs w:val="20"/>
        </w:rPr>
        <w:t>谭曦</w:t>
      </w:r>
      <w:r>
        <w:rPr>
          <w:color w:val="000000"/>
          <w:kern w:val="0"/>
          <w:sz w:val="20"/>
          <w:szCs w:val="20"/>
        </w:rPr>
        <w:t xml:space="preserve">, </w:t>
      </w:r>
      <w:r>
        <w:rPr>
          <w:rFonts w:ascii="SimSun" w:cs="SimSun" w:hint="eastAsia"/>
          <w:color w:val="000000"/>
          <w:kern w:val="0"/>
          <w:sz w:val="20"/>
          <w:szCs w:val="20"/>
        </w:rPr>
        <w:t>李扬</w:t>
      </w:r>
      <w:r>
        <w:rPr>
          <w:color w:val="000000"/>
          <w:kern w:val="0"/>
          <w:sz w:val="20"/>
          <w:szCs w:val="20"/>
        </w:rPr>
        <w:t xml:space="preserve">, </w:t>
      </w:r>
      <w:r>
        <w:rPr>
          <w:rFonts w:ascii="SimSun" w:cs="SimSun" w:hint="eastAsia"/>
          <w:color w:val="000000"/>
          <w:kern w:val="0"/>
          <w:sz w:val="20"/>
          <w:szCs w:val="20"/>
        </w:rPr>
        <w:t>徐芳</w:t>
      </w:r>
      <w:r>
        <w:rPr>
          <w:color w:val="000000"/>
          <w:kern w:val="0"/>
          <w:sz w:val="20"/>
          <w:szCs w:val="20"/>
        </w:rPr>
        <w:t xml:space="preserve">, </w:t>
      </w:r>
      <w:r>
        <w:rPr>
          <w:rFonts w:ascii="SimSun" w:cs="SimSun" w:hint="eastAsia"/>
          <w:color w:val="000000"/>
          <w:kern w:val="0"/>
          <w:sz w:val="20"/>
          <w:szCs w:val="20"/>
        </w:rPr>
        <w:t>张杰</w:t>
      </w:r>
      <w:r>
        <w:rPr>
          <w:color w:val="000000"/>
          <w:kern w:val="0"/>
          <w:sz w:val="20"/>
          <w:szCs w:val="20"/>
        </w:rPr>
        <w:t xml:space="preserve">, </w:t>
      </w:r>
      <w:r>
        <w:rPr>
          <w:rFonts w:ascii="SimSun" w:cs="SimSun" w:hint="eastAsia"/>
          <w:color w:val="000000"/>
          <w:kern w:val="0"/>
          <w:sz w:val="20"/>
          <w:szCs w:val="20"/>
        </w:rPr>
        <w:t>孔军辉</w:t>
      </w:r>
      <w:r>
        <w:rPr>
          <w:color w:val="000000"/>
          <w:kern w:val="0"/>
          <w:sz w:val="20"/>
          <w:szCs w:val="20"/>
        </w:rPr>
        <w:t xml:space="preserve">. (2015). </w:t>
      </w:r>
      <w:r>
        <w:rPr>
          <w:rFonts w:ascii="SimSun" w:cs="SimSun" w:hint="eastAsia"/>
          <w:color w:val="000000"/>
          <w:kern w:val="0"/>
          <w:sz w:val="20"/>
          <w:szCs w:val="20"/>
        </w:rPr>
        <w:t>大学生抑郁情绪现状及影响因素分析</w:t>
      </w:r>
      <w:r>
        <w:rPr>
          <w:color w:val="000000"/>
          <w:kern w:val="0"/>
          <w:sz w:val="20"/>
          <w:szCs w:val="20"/>
        </w:rPr>
        <w:t xml:space="preserve">. </w:t>
      </w:r>
      <w:r>
        <w:rPr>
          <w:rFonts w:ascii="SimSun" w:cs="SimSun" w:hint="eastAsia"/>
          <w:i/>
          <w:iCs/>
          <w:color w:val="000000"/>
          <w:kern w:val="0"/>
          <w:sz w:val="20"/>
          <w:szCs w:val="20"/>
        </w:rPr>
        <w:t>中华全科医学</w:t>
      </w:r>
      <w:r>
        <w:rPr>
          <w:color w:val="000000"/>
          <w:kern w:val="0"/>
          <w:sz w:val="20"/>
          <w:szCs w:val="20"/>
        </w:rPr>
        <w:t xml:space="preserve">, </w:t>
      </w:r>
      <w:r>
        <w:rPr>
          <w:i/>
          <w:iCs/>
          <w:color w:val="000000"/>
          <w:kern w:val="0"/>
          <w:sz w:val="20"/>
          <w:szCs w:val="20"/>
        </w:rPr>
        <w:t>13</w:t>
      </w:r>
      <w:r>
        <w:rPr>
          <w:color w:val="000000"/>
          <w:kern w:val="0"/>
          <w:sz w:val="20"/>
          <w:szCs w:val="20"/>
        </w:rPr>
        <w:t>(01), 91-93.</w:t>
      </w:r>
      <w:bookmarkEnd w:id="92"/>
    </w:p>
    <w:p w14:paraId="67D690BB" w14:textId="77777777" w:rsidR="002E4108" w:rsidRDefault="002E4108" w:rsidP="002E4108">
      <w:pPr>
        <w:autoSpaceDE w:val="0"/>
        <w:autoSpaceDN w:val="0"/>
        <w:adjustRightInd w:val="0"/>
        <w:ind w:left="240" w:hanging="240"/>
        <w:rPr>
          <w:rFonts w:ascii="SimSun"/>
          <w:kern w:val="0"/>
          <w:sz w:val="24"/>
          <w:szCs w:val="24"/>
        </w:rPr>
      </w:pPr>
      <w:bookmarkStart w:id="93" w:name="_neb78C16136_B49E_4380_B658_32FAF459F560"/>
      <w:r>
        <w:rPr>
          <w:color w:val="000000"/>
          <w:kern w:val="0"/>
          <w:sz w:val="20"/>
          <w:szCs w:val="20"/>
        </w:rPr>
        <w:t>Kovacs, M. (1992). Children</w:t>
      </w:r>
      <w:r>
        <w:rPr>
          <w:rFonts w:ascii="SimSun" w:cs="SimSun" w:hint="eastAsia"/>
          <w:color w:val="000000"/>
          <w:kern w:val="0"/>
          <w:sz w:val="20"/>
          <w:szCs w:val="20"/>
        </w:rPr>
        <w:t>’</w:t>
      </w:r>
      <w:r>
        <w:rPr>
          <w:color w:val="000000"/>
          <w:kern w:val="0"/>
          <w:sz w:val="20"/>
          <w:szCs w:val="20"/>
        </w:rPr>
        <w:t xml:space="preserve">s depression inventory. </w:t>
      </w:r>
      <w:r>
        <w:rPr>
          <w:i/>
          <w:iCs/>
          <w:color w:val="000000"/>
          <w:kern w:val="0"/>
          <w:sz w:val="20"/>
          <w:szCs w:val="20"/>
        </w:rPr>
        <w:t>Acta Paedopsychiatrica: International Journal of Child &amp; Adolescent Psychiatry</w:t>
      </w:r>
      <w:r>
        <w:rPr>
          <w:color w:val="000000"/>
          <w:kern w:val="0"/>
          <w:sz w:val="20"/>
          <w:szCs w:val="20"/>
        </w:rPr>
        <w:t>.</w:t>
      </w:r>
      <w:bookmarkEnd w:id="93"/>
    </w:p>
    <w:p w14:paraId="2D7B4CEC" w14:textId="77777777" w:rsidR="002E4108" w:rsidRDefault="002E4108" w:rsidP="002E4108">
      <w:pPr>
        <w:autoSpaceDE w:val="0"/>
        <w:autoSpaceDN w:val="0"/>
        <w:adjustRightInd w:val="0"/>
        <w:ind w:left="240" w:hanging="240"/>
        <w:rPr>
          <w:rFonts w:ascii="SimSun"/>
          <w:kern w:val="0"/>
          <w:sz w:val="24"/>
          <w:szCs w:val="24"/>
        </w:rPr>
      </w:pPr>
      <w:bookmarkStart w:id="94" w:name="_neb38CC68F5_94C9_4273_9141_26E3DC2D63FE"/>
      <w:r>
        <w:rPr>
          <w:color w:val="000000"/>
          <w:kern w:val="0"/>
          <w:sz w:val="20"/>
          <w:szCs w:val="20"/>
        </w:rPr>
        <w:t xml:space="preserve">Beck, A. T., Ward, C. H., Mendelson, M., Mock, J., &amp; Erbaugh, J. (1961). An inventory for measuring depression. </w:t>
      </w:r>
      <w:r>
        <w:rPr>
          <w:i/>
          <w:iCs/>
          <w:color w:val="000000"/>
          <w:kern w:val="0"/>
          <w:sz w:val="20"/>
          <w:szCs w:val="20"/>
        </w:rPr>
        <w:t>Archives of General Psychiatry</w:t>
      </w:r>
      <w:r>
        <w:rPr>
          <w:color w:val="000000"/>
          <w:kern w:val="0"/>
          <w:sz w:val="20"/>
          <w:szCs w:val="20"/>
        </w:rPr>
        <w:t xml:space="preserve">, </w:t>
      </w:r>
      <w:r>
        <w:rPr>
          <w:i/>
          <w:iCs/>
          <w:color w:val="000000"/>
          <w:kern w:val="0"/>
          <w:sz w:val="20"/>
          <w:szCs w:val="20"/>
        </w:rPr>
        <w:t>4</w:t>
      </w:r>
      <w:r>
        <w:rPr>
          <w:color w:val="000000"/>
          <w:kern w:val="0"/>
          <w:sz w:val="20"/>
          <w:szCs w:val="20"/>
        </w:rPr>
        <w:t>(6), 561-571.</w:t>
      </w:r>
      <w:bookmarkEnd w:id="94"/>
    </w:p>
    <w:p w14:paraId="6E42BE4B" w14:textId="77777777" w:rsidR="002E4108" w:rsidRDefault="002E4108" w:rsidP="002E4108">
      <w:pPr>
        <w:autoSpaceDE w:val="0"/>
        <w:autoSpaceDN w:val="0"/>
        <w:adjustRightInd w:val="0"/>
        <w:ind w:left="240" w:hanging="240"/>
        <w:rPr>
          <w:rFonts w:ascii="SimSun"/>
          <w:kern w:val="0"/>
          <w:sz w:val="24"/>
          <w:szCs w:val="24"/>
        </w:rPr>
      </w:pPr>
      <w:bookmarkStart w:id="95" w:name="_neb184C81B2_55EF_4F7F_BE77_AAE3F4FF4F70"/>
      <w:r>
        <w:rPr>
          <w:rFonts w:ascii="SimSun" w:cs="SimSun" w:hint="eastAsia"/>
          <w:color w:val="000000"/>
          <w:kern w:val="0"/>
          <w:sz w:val="20"/>
          <w:szCs w:val="20"/>
        </w:rPr>
        <w:t>洪忻</w:t>
      </w:r>
      <w:r>
        <w:rPr>
          <w:color w:val="000000"/>
          <w:kern w:val="0"/>
          <w:sz w:val="20"/>
          <w:szCs w:val="20"/>
        </w:rPr>
        <w:t xml:space="preserve">, </w:t>
      </w:r>
      <w:r>
        <w:rPr>
          <w:rFonts w:ascii="SimSun" w:cs="SimSun" w:hint="eastAsia"/>
          <w:color w:val="000000"/>
          <w:kern w:val="0"/>
          <w:sz w:val="20"/>
          <w:szCs w:val="20"/>
        </w:rPr>
        <w:t>李解权</w:t>
      </w:r>
      <w:r>
        <w:rPr>
          <w:color w:val="000000"/>
          <w:kern w:val="0"/>
          <w:sz w:val="20"/>
          <w:szCs w:val="20"/>
        </w:rPr>
        <w:t xml:space="preserve">, </w:t>
      </w:r>
      <w:r>
        <w:rPr>
          <w:rFonts w:ascii="SimSun" w:cs="SimSun" w:hint="eastAsia"/>
          <w:color w:val="000000"/>
          <w:kern w:val="0"/>
          <w:sz w:val="20"/>
          <w:szCs w:val="20"/>
        </w:rPr>
        <w:t>梁亚琼</w:t>
      </w:r>
      <w:r>
        <w:rPr>
          <w:color w:val="000000"/>
          <w:kern w:val="0"/>
          <w:sz w:val="20"/>
          <w:szCs w:val="20"/>
        </w:rPr>
        <w:t xml:space="preserve">, </w:t>
      </w:r>
      <w:r>
        <w:rPr>
          <w:rFonts w:ascii="SimSun" w:cs="SimSun" w:hint="eastAsia"/>
          <w:color w:val="000000"/>
          <w:kern w:val="0"/>
          <w:sz w:val="20"/>
          <w:szCs w:val="20"/>
        </w:rPr>
        <w:t>王志勇</w:t>
      </w:r>
      <w:r>
        <w:rPr>
          <w:color w:val="000000"/>
          <w:kern w:val="0"/>
          <w:sz w:val="20"/>
          <w:szCs w:val="20"/>
        </w:rPr>
        <w:t xml:space="preserve">, </w:t>
      </w:r>
      <w:r>
        <w:rPr>
          <w:rFonts w:ascii="SimSun" w:cs="SimSun" w:hint="eastAsia"/>
          <w:color w:val="000000"/>
          <w:kern w:val="0"/>
          <w:sz w:val="20"/>
          <w:szCs w:val="20"/>
        </w:rPr>
        <w:t>徐斐</w:t>
      </w:r>
      <w:r>
        <w:rPr>
          <w:color w:val="000000"/>
          <w:kern w:val="0"/>
          <w:sz w:val="20"/>
          <w:szCs w:val="20"/>
        </w:rPr>
        <w:t xml:space="preserve">. (2012). </w:t>
      </w:r>
      <w:r>
        <w:rPr>
          <w:rFonts w:ascii="SimSun" w:cs="SimSun" w:hint="eastAsia"/>
          <w:color w:val="000000"/>
          <w:kern w:val="0"/>
          <w:sz w:val="20"/>
          <w:szCs w:val="20"/>
        </w:rPr>
        <w:t>儿童抑郁量表中文版在中学生中的信效度分析</w:t>
      </w:r>
      <w:r>
        <w:rPr>
          <w:color w:val="000000"/>
          <w:kern w:val="0"/>
          <w:sz w:val="20"/>
          <w:szCs w:val="20"/>
        </w:rPr>
        <w:t xml:space="preserve">. </w:t>
      </w:r>
      <w:r>
        <w:rPr>
          <w:rFonts w:ascii="SimSun" w:cs="SimSun" w:hint="eastAsia"/>
          <w:i/>
          <w:iCs/>
          <w:color w:val="000000"/>
          <w:kern w:val="0"/>
          <w:sz w:val="20"/>
          <w:szCs w:val="20"/>
        </w:rPr>
        <w:t>中国学校卫生</w:t>
      </w:r>
      <w:r>
        <w:rPr>
          <w:color w:val="000000"/>
          <w:kern w:val="0"/>
          <w:sz w:val="20"/>
          <w:szCs w:val="20"/>
        </w:rPr>
        <w:t xml:space="preserve">, </w:t>
      </w:r>
      <w:r>
        <w:rPr>
          <w:i/>
          <w:iCs/>
          <w:color w:val="000000"/>
          <w:kern w:val="0"/>
          <w:sz w:val="20"/>
          <w:szCs w:val="20"/>
        </w:rPr>
        <w:t>33</w:t>
      </w:r>
      <w:r>
        <w:rPr>
          <w:color w:val="000000"/>
          <w:kern w:val="0"/>
          <w:sz w:val="20"/>
          <w:szCs w:val="20"/>
        </w:rPr>
        <w:t>(10), 1182-1185.</w:t>
      </w:r>
      <w:bookmarkEnd w:id="95"/>
    </w:p>
    <w:p w14:paraId="118B24CE" w14:textId="77777777" w:rsidR="002E4108" w:rsidRDefault="002E4108" w:rsidP="002E4108">
      <w:pPr>
        <w:autoSpaceDE w:val="0"/>
        <w:autoSpaceDN w:val="0"/>
        <w:adjustRightInd w:val="0"/>
        <w:ind w:left="240" w:hanging="240"/>
        <w:rPr>
          <w:rFonts w:ascii="SimSun"/>
          <w:kern w:val="0"/>
          <w:sz w:val="24"/>
          <w:szCs w:val="24"/>
        </w:rPr>
      </w:pPr>
      <w:bookmarkStart w:id="96" w:name="_nebF5CFC7F2_FB56_4D08_8106_7CB31B1407F7"/>
      <w:r>
        <w:rPr>
          <w:rFonts w:ascii="SimSun" w:cs="SimSun" w:hint="eastAsia"/>
          <w:color w:val="000000"/>
          <w:kern w:val="0"/>
          <w:sz w:val="20"/>
          <w:szCs w:val="20"/>
        </w:rPr>
        <w:t>陈海燕</w:t>
      </w:r>
      <w:r>
        <w:rPr>
          <w:color w:val="000000"/>
          <w:kern w:val="0"/>
          <w:sz w:val="20"/>
          <w:szCs w:val="20"/>
        </w:rPr>
        <w:t xml:space="preserve">, </w:t>
      </w:r>
      <w:r>
        <w:rPr>
          <w:rFonts w:ascii="SimSun" w:cs="SimSun" w:hint="eastAsia"/>
          <w:color w:val="000000"/>
          <w:kern w:val="0"/>
          <w:sz w:val="20"/>
          <w:szCs w:val="20"/>
        </w:rPr>
        <w:t>姚树桥</w:t>
      </w:r>
      <w:r>
        <w:rPr>
          <w:color w:val="000000"/>
          <w:kern w:val="0"/>
          <w:sz w:val="20"/>
          <w:szCs w:val="20"/>
        </w:rPr>
        <w:t xml:space="preserve">, </w:t>
      </w:r>
      <w:r>
        <w:rPr>
          <w:rFonts w:ascii="SimSun" w:cs="SimSun" w:hint="eastAsia"/>
          <w:color w:val="000000"/>
          <w:kern w:val="0"/>
          <w:sz w:val="20"/>
          <w:szCs w:val="20"/>
        </w:rPr>
        <w:t>明庆森</w:t>
      </w:r>
      <w:r>
        <w:rPr>
          <w:color w:val="000000"/>
          <w:kern w:val="0"/>
          <w:sz w:val="20"/>
          <w:szCs w:val="20"/>
        </w:rPr>
        <w:t xml:space="preserve">, </w:t>
      </w:r>
      <w:r>
        <w:rPr>
          <w:rFonts w:ascii="SimSun" w:cs="SimSun" w:hint="eastAsia"/>
          <w:color w:val="000000"/>
          <w:kern w:val="0"/>
          <w:sz w:val="20"/>
          <w:szCs w:val="20"/>
        </w:rPr>
        <w:t>侯婵娟</w:t>
      </w:r>
      <w:r>
        <w:rPr>
          <w:color w:val="000000"/>
          <w:kern w:val="0"/>
          <w:sz w:val="20"/>
          <w:szCs w:val="20"/>
        </w:rPr>
        <w:t xml:space="preserve">. (2012). </w:t>
      </w:r>
      <w:r>
        <w:rPr>
          <w:rFonts w:ascii="SimSun" w:cs="SimSun" w:hint="eastAsia"/>
          <w:color w:val="000000"/>
          <w:kern w:val="0"/>
          <w:sz w:val="20"/>
          <w:szCs w:val="20"/>
        </w:rPr>
        <w:t>中学生的抑郁症状与生活事件</w:t>
      </w:r>
      <w:r>
        <w:rPr>
          <w:color w:val="000000"/>
          <w:kern w:val="0"/>
          <w:sz w:val="20"/>
          <w:szCs w:val="20"/>
        </w:rPr>
        <w:t>:</w:t>
      </w:r>
      <w:r>
        <w:rPr>
          <w:rFonts w:ascii="SimSun" w:cs="SimSun" w:hint="eastAsia"/>
          <w:color w:val="000000"/>
          <w:kern w:val="0"/>
          <w:sz w:val="20"/>
          <w:szCs w:val="20"/>
        </w:rPr>
        <w:t>非适应性策略的中介作用</w:t>
      </w:r>
      <w:r>
        <w:rPr>
          <w:color w:val="000000"/>
          <w:kern w:val="0"/>
          <w:sz w:val="20"/>
          <w:szCs w:val="20"/>
        </w:rPr>
        <w:t xml:space="preserve">. </w:t>
      </w:r>
      <w:r>
        <w:rPr>
          <w:rFonts w:ascii="SimSun" w:cs="SimSun"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26</w:t>
      </w:r>
      <w:r>
        <w:rPr>
          <w:color w:val="000000"/>
          <w:kern w:val="0"/>
          <w:sz w:val="20"/>
          <w:szCs w:val="20"/>
        </w:rPr>
        <w:t>(10), 786-790.</w:t>
      </w:r>
      <w:bookmarkEnd w:id="96"/>
    </w:p>
    <w:p w14:paraId="220FB97F" w14:textId="77777777" w:rsidR="002E4108" w:rsidRDefault="002E4108" w:rsidP="002E4108">
      <w:pPr>
        <w:autoSpaceDE w:val="0"/>
        <w:autoSpaceDN w:val="0"/>
        <w:adjustRightInd w:val="0"/>
        <w:ind w:left="240" w:hanging="240"/>
        <w:rPr>
          <w:rFonts w:ascii="SimSun"/>
          <w:kern w:val="0"/>
          <w:sz w:val="24"/>
          <w:szCs w:val="24"/>
        </w:rPr>
      </w:pPr>
      <w:bookmarkStart w:id="97" w:name="_nebE78C994E_5130_41B9_BD41_B134D3F12970"/>
      <w:r>
        <w:rPr>
          <w:rFonts w:ascii="SimSun" w:cs="SimSun" w:hint="eastAsia"/>
          <w:color w:val="000000"/>
          <w:kern w:val="0"/>
          <w:sz w:val="20"/>
          <w:szCs w:val="20"/>
        </w:rPr>
        <w:t>俞大维</w:t>
      </w:r>
      <w:r>
        <w:rPr>
          <w:color w:val="000000"/>
          <w:kern w:val="0"/>
          <w:sz w:val="20"/>
          <w:szCs w:val="20"/>
        </w:rPr>
        <w:t xml:space="preserve">, </w:t>
      </w:r>
      <w:r>
        <w:rPr>
          <w:rFonts w:ascii="SimSun" w:cs="SimSun" w:hint="eastAsia"/>
          <w:color w:val="000000"/>
          <w:kern w:val="0"/>
          <w:sz w:val="20"/>
          <w:szCs w:val="20"/>
        </w:rPr>
        <w:t>李旭</w:t>
      </w:r>
      <w:r>
        <w:rPr>
          <w:color w:val="000000"/>
          <w:kern w:val="0"/>
          <w:sz w:val="20"/>
          <w:szCs w:val="20"/>
        </w:rPr>
        <w:t xml:space="preserve">. (2000). </w:t>
      </w:r>
      <w:r>
        <w:rPr>
          <w:rFonts w:ascii="SimSun" w:cs="SimSun" w:hint="eastAsia"/>
          <w:color w:val="000000"/>
          <w:kern w:val="0"/>
          <w:sz w:val="20"/>
          <w:szCs w:val="20"/>
        </w:rPr>
        <w:t>儿童抑郁量表</w:t>
      </w:r>
      <w:r>
        <w:rPr>
          <w:color w:val="000000"/>
          <w:kern w:val="0"/>
          <w:sz w:val="20"/>
          <w:szCs w:val="20"/>
        </w:rPr>
        <w:t>(CDI)</w:t>
      </w:r>
      <w:r>
        <w:rPr>
          <w:rFonts w:ascii="SimSun" w:cs="SimSun" w:hint="eastAsia"/>
          <w:color w:val="000000"/>
          <w:kern w:val="0"/>
          <w:sz w:val="20"/>
          <w:szCs w:val="20"/>
        </w:rPr>
        <w:t>在中国儿童中的初步运用</w:t>
      </w:r>
      <w:r>
        <w:rPr>
          <w:color w:val="000000"/>
          <w:kern w:val="0"/>
          <w:sz w:val="20"/>
          <w:szCs w:val="20"/>
        </w:rPr>
        <w:t xml:space="preserve">. </w:t>
      </w:r>
      <w:r>
        <w:rPr>
          <w:rFonts w:ascii="SimSun" w:cs="SimSun" w:hint="eastAsia"/>
          <w:i/>
          <w:iCs/>
          <w:color w:val="000000"/>
          <w:kern w:val="0"/>
          <w:sz w:val="20"/>
          <w:szCs w:val="20"/>
        </w:rPr>
        <w:t>中国心理卫生杂志</w:t>
      </w:r>
      <w:r>
        <w:rPr>
          <w:color w:val="000000"/>
          <w:kern w:val="0"/>
          <w:sz w:val="20"/>
          <w:szCs w:val="20"/>
        </w:rPr>
        <w:t>(04), 225-227.</w:t>
      </w:r>
      <w:bookmarkEnd w:id="97"/>
    </w:p>
    <w:p w14:paraId="504BFBA0" w14:textId="77777777" w:rsidR="002E4108" w:rsidRDefault="002E4108" w:rsidP="002E4108">
      <w:pPr>
        <w:autoSpaceDE w:val="0"/>
        <w:autoSpaceDN w:val="0"/>
        <w:adjustRightInd w:val="0"/>
        <w:ind w:left="240" w:hanging="240"/>
        <w:rPr>
          <w:rFonts w:ascii="SimSun"/>
          <w:kern w:val="0"/>
          <w:sz w:val="24"/>
          <w:szCs w:val="24"/>
        </w:rPr>
      </w:pPr>
      <w:bookmarkStart w:id="98" w:name="_neb432ED410_8361_4C4F_B6CC_EFF8B4FA0F24"/>
      <w:r>
        <w:rPr>
          <w:rFonts w:ascii="SimSun" w:cs="SimSun" w:hint="eastAsia"/>
          <w:color w:val="000000"/>
          <w:kern w:val="0"/>
          <w:sz w:val="20"/>
          <w:szCs w:val="20"/>
        </w:rPr>
        <w:t>吴文峰</w:t>
      </w:r>
      <w:r>
        <w:rPr>
          <w:color w:val="000000"/>
          <w:kern w:val="0"/>
          <w:sz w:val="20"/>
          <w:szCs w:val="20"/>
        </w:rPr>
        <w:t xml:space="preserve">, </w:t>
      </w:r>
      <w:r>
        <w:rPr>
          <w:rFonts w:ascii="SimSun" w:cs="SimSun" w:hint="eastAsia"/>
          <w:color w:val="000000"/>
          <w:kern w:val="0"/>
          <w:sz w:val="20"/>
          <w:szCs w:val="20"/>
        </w:rPr>
        <w:t>卢永彪</w:t>
      </w:r>
      <w:r>
        <w:rPr>
          <w:color w:val="000000"/>
          <w:kern w:val="0"/>
          <w:sz w:val="20"/>
          <w:szCs w:val="20"/>
        </w:rPr>
        <w:t xml:space="preserve">, </w:t>
      </w:r>
      <w:r>
        <w:rPr>
          <w:rFonts w:ascii="SimSun" w:cs="SimSun" w:hint="eastAsia"/>
          <w:color w:val="000000"/>
          <w:kern w:val="0"/>
          <w:sz w:val="20"/>
          <w:szCs w:val="20"/>
        </w:rPr>
        <w:t>谭芙蓉</w:t>
      </w:r>
      <w:r>
        <w:rPr>
          <w:color w:val="000000"/>
          <w:kern w:val="0"/>
          <w:sz w:val="20"/>
          <w:szCs w:val="20"/>
        </w:rPr>
        <w:t xml:space="preserve">, </w:t>
      </w:r>
      <w:r>
        <w:rPr>
          <w:rFonts w:ascii="SimSun" w:cs="SimSun" w:hint="eastAsia"/>
          <w:color w:val="000000"/>
          <w:kern w:val="0"/>
          <w:sz w:val="20"/>
          <w:szCs w:val="20"/>
        </w:rPr>
        <w:t>姚树桥</w:t>
      </w:r>
      <w:r>
        <w:rPr>
          <w:color w:val="000000"/>
          <w:kern w:val="0"/>
          <w:sz w:val="20"/>
          <w:szCs w:val="20"/>
        </w:rPr>
        <w:t xml:space="preserve">. (2010). </w:t>
      </w:r>
      <w:r>
        <w:rPr>
          <w:rFonts w:ascii="SimSun" w:cs="SimSun" w:hint="eastAsia"/>
          <w:color w:val="000000"/>
          <w:kern w:val="0"/>
          <w:sz w:val="20"/>
          <w:szCs w:val="20"/>
        </w:rPr>
        <w:t>儿童抑郁量表中文版在中小学生中的信效度</w:t>
      </w:r>
      <w:r>
        <w:rPr>
          <w:color w:val="000000"/>
          <w:kern w:val="0"/>
          <w:sz w:val="20"/>
          <w:szCs w:val="20"/>
        </w:rPr>
        <w:t xml:space="preserve">. </w:t>
      </w:r>
      <w:r>
        <w:rPr>
          <w:rFonts w:ascii="SimSun" w:cs="SimSun"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24</w:t>
      </w:r>
      <w:r>
        <w:rPr>
          <w:color w:val="000000"/>
          <w:kern w:val="0"/>
          <w:sz w:val="20"/>
          <w:szCs w:val="20"/>
        </w:rPr>
        <w:t>(10), 775-779.</w:t>
      </w:r>
      <w:bookmarkEnd w:id="98"/>
    </w:p>
    <w:p w14:paraId="0E0115B3" w14:textId="77777777" w:rsidR="002E4108" w:rsidRDefault="002E4108" w:rsidP="002E4108">
      <w:pPr>
        <w:autoSpaceDE w:val="0"/>
        <w:autoSpaceDN w:val="0"/>
        <w:adjustRightInd w:val="0"/>
        <w:ind w:left="240" w:hanging="240"/>
        <w:rPr>
          <w:rFonts w:ascii="SimSun"/>
          <w:kern w:val="0"/>
          <w:sz w:val="24"/>
          <w:szCs w:val="24"/>
        </w:rPr>
      </w:pPr>
      <w:bookmarkStart w:id="99" w:name="_neb83F452B6_4DE7_4977_BB84_5D7C3BD4C9B9"/>
      <w:r>
        <w:rPr>
          <w:color w:val="000000"/>
          <w:kern w:val="0"/>
          <w:sz w:val="20"/>
          <w:szCs w:val="20"/>
        </w:rPr>
        <w:t>Samm, A., Värnik, A., Tooding, L., Sisask, M., Kolves, K., &amp; Von Knorring, A. (2008). Children</w:t>
      </w:r>
      <w:r>
        <w:rPr>
          <w:rFonts w:ascii="SimSun" w:cs="SimSun" w:hint="eastAsia"/>
          <w:color w:val="000000"/>
          <w:kern w:val="0"/>
          <w:sz w:val="20"/>
          <w:szCs w:val="20"/>
        </w:rPr>
        <w:t>’</w:t>
      </w:r>
      <w:r>
        <w:rPr>
          <w:color w:val="000000"/>
          <w:kern w:val="0"/>
          <w:sz w:val="20"/>
          <w:szCs w:val="20"/>
        </w:rPr>
        <w:t xml:space="preserve">s depression inventory in Estonia: single items and factor structure by age and gender. </w:t>
      </w:r>
      <w:r>
        <w:rPr>
          <w:i/>
          <w:iCs/>
          <w:color w:val="000000"/>
          <w:kern w:val="0"/>
          <w:sz w:val="20"/>
          <w:szCs w:val="20"/>
        </w:rPr>
        <w:t>European Child &amp; Adolescent Psychiatry</w:t>
      </w:r>
      <w:r>
        <w:rPr>
          <w:color w:val="000000"/>
          <w:kern w:val="0"/>
          <w:sz w:val="20"/>
          <w:szCs w:val="20"/>
        </w:rPr>
        <w:t xml:space="preserve">, </w:t>
      </w:r>
      <w:r>
        <w:rPr>
          <w:i/>
          <w:iCs/>
          <w:color w:val="000000"/>
          <w:kern w:val="0"/>
          <w:sz w:val="20"/>
          <w:szCs w:val="20"/>
        </w:rPr>
        <w:t>17</w:t>
      </w:r>
      <w:r>
        <w:rPr>
          <w:color w:val="000000"/>
          <w:kern w:val="0"/>
          <w:sz w:val="20"/>
          <w:szCs w:val="20"/>
        </w:rPr>
        <w:t>, 162-170.</w:t>
      </w:r>
      <w:bookmarkEnd w:id="99"/>
    </w:p>
    <w:p w14:paraId="5AAA2F12" w14:textId="77777777" w:rsidR="002E4108" w:rsidRDefault="002E4108" w:rsidP="002E4108">
      <w:pPr>
        <w:autoSpaceDE w:val="0"/>
        <w:autoSpaceDN w:val="0"/>
        <w:adjustRightInd w:val="0"/>
        <w:ind w:left="240" w:hanging="240"/>
        <w:rPr>
          <w:rFonts w:ascii="SimSun"/>
          <w:kern w:val="0"/>
          <w:sz w:val="24"/>
          <w:szCs w:val="24"/>
        </w:rPr>
      </w:pPr>
      <w:bookmarkStart w:id="100" w:name="_nebEFE7D261_5111_493B_8B16_BEF977102415"/>
      <w:r>
        <w:rPr>
          <w:color w:val="000000"/>
          <w:kern w:val="0"/>
          <w:sz w:val="20"/>
          <w:szCs w:val="20"/>
        </w:rPr>
        <w:t xml:space="preserve">Kovas, M. (1985). The Children's Depression Inventory  (CDI). </w:t>
      </w:r>
      <w:r>
        <w:rPr>
          <w:i/>
          <w:iCs/>
          <w:color w:val="000000"/>
          <w:kern w:val="0"/>
          <w:sz w:val="20"/>
          <w:szCs w:val="20"/>
        </w:rPr>
        <w:t>Psychological Bulletin</w:t>
      </w:r>
      <w:r>
        <w:rPr>
          <w:color w:val="000000"/>
          <w:kern w:val="0"/>
          <w:sz w:val="20"/>
          <w:szCs w:val="20"/>
        </w:rPr>
        <w:t xml:space="preserve">, </w:t>
      </w:r>
      <w:r>
        <w:rPr>
          <w:i/>
          <w:iCs/>
          <w:color w:val="000000"/>
          <w:kern w:val="0"/>
          <w:sz w:val="20"/>
          <w:szCs w:val="20"/>
        </w:rPr>
        <w:t>21</w:t>
      </w:r>
      <w:r>
        <w:rPr>
          <w:color w:val="000000"/>
          <w:kern w:val="0"/>
          <w:sz w:val="20"/>
          <w:szCs w:val="20"/>
        </w:rPr>
        <w:t>, 995-998.</w:t>
      </w:r>
      <w:bookmarkEnd w:id="100"/>
    </w:p>
    <w:p w14:paraId="4DDCA479" w14:textId="77777777" w:rsidR="002E4108" w:rsidRDefault="002E4108" w:rsidP="002E4108">
      <w:pPr>
        <w:autoSpaceDE w:val="0"/>
        <w:autoSpaceDN w:val="0"/>
        <w:adjustRightInd w:val="0"/>
        <w:ind w:left="240" w:hanging="240"/>
        <w:rPr>
          <w:rFonts w:ascii="SimSun"/>
          <w:kern w:val="0"/>
          <w:sz w:val="24"/>
          <w:szCs w:val="24"/>
        </w:rPr>
      </w:pPr>
      <w:bookmarkStart w:id="101" w:name="_neb7A1794CA_C9B8_4D8B_A725_2DF1A3722A1F"/>
      <w:r>
        <w:rPr>
          <w:rFonts w:ascii="SimSun" w:cs="SimSun" w:hint="eastAsia"/>
          <w:color w:val="000000"/>
          <w:kern w:val="0"/>
          <w:sz w:val="20"/>
          <w:szCs w:val="20"/>
        </w:rPr>
        <w:t>苏林雁</w:t>
      </w:r>
      <w:r>
        <w:rPr>
          <w:color w:val="000000"/>
          <w:kern w:val="0"/>
          <w:sz w:val="20"/>
          <w:szCs w:val="20"/>
        </w:rPr>
        <w:t xml:space="preserve">, </w:t>
      </w:r>
      <w:r>
        <w:rPr>
          <w:rFonts w:ascii="SimSun" w:cs="SimSun" w:hint="eastAsia"/>
          <w:color w:val="000000"/>
          <w:kern w:val="0"/>
          <w:sz w:val="20"/>
          <w:szCs w:val="20"/>
        </w:rPr>
        <w:t>王凯</w:t>
      </w:r>
      <w:r>
        <w:rPr>
          <w:color w:val="000000"/>
          <w:kern w:val="0"/>
          <w:sz w:val="20"/>
          <w:szCs w:val="20"/>
        </w:rPr>
        <w:t xml:space="preserve">, </w:t>
      </w:r>
      <w:r>
        <w:rPr>
          <w:rFonts w:ascii="SimSun" w:cs="SimSun" w:hint="eastAsia"/>
          <w:color w:val="000000"/>
          <w:kern w:val="0"/>
          <w:sz w:val="20"/>
          <w:szCs w:val="20"/>
        </w:rPr>
        <w:t>朱焱</w:t>
      </w:r>
      <w:r>
        <w:rPr>
          <w:color w:val="000000"/>
          <w:kern w:val="0"/>
          <w:sz w:val="20"/>
          <w:szCs w:val="20"/>
        </w:rPr>
        <w:t xml:space="preserve">, </w:t>
      </w:r>
      <w:r>
        <w:rPr>
          <w:rFonts w:ascii="SimSun" w:cs="SimSun" w:hint="eastAsia"/>
          <w:color w:val="000000"/>
          <w:kern w:val="0"/>
          <w:sz w:val="20"/>
          <w:szCs w:val="20"/>
        </w:rPr>
        <w:t>罗学荣</w:t>
      </w:r>
      <w:r>
        <w:rPr>
          <w:color w:val="000000"/>
          <w:kern w:val="0"/>
          <w:sz w:val="20"/>
          <w:szCs w:val="20"/>
        </w:rPr>
        <w:t xml:space="preserve">, </w:t>
      </w:r>
      <w:r>
        <w:rPr>
          <w:rFonts w:ascii="SimSun" w:cs="SimSun" w:hint="eastAsia"/>
          <w:color w:val="000000"/>
          <w:kern w:val="0"/>
          <w:sz w:val="20"/>
          <w:szCs w:val="20"/>
        </w:rPr>
        <w:t>杨志伟</w:t>
      </w:r>
      <w:r>
        <w:rPr>
          <w:color w:val="000000"/>
          <w:kern w:val="0"/>
          <w:sz w:val="20"/>
          <w:szCs w:val="20"/>
        </w:rPr>
        <w:t xml:space="preserve">, </w:t>
      </w:r>
      <w:r>
        <w:rPr>
          <w:rFonts w:ascii="SimSun" w:cs="SimSun" w:hint="eastAsia"/>
          <w:color w:val="000000"/>
          <w:kern w:val="0"/>
          <w:sz w:val="20"/>
          <w:szCs w:val="20"/>
        </w:rPr>
        <w:t>儿童抑郁量表全国协作组</w:t>
      </w:r>
      <w:r>
        <w:rPr>
          <w:color w:val="000000"/>
          <w:kern w:val="0"/>
          <w:sz w:val="20"/>
          <w:szCs w:val="20"/>
        </w:rPr>
        <w:t xml:space="preserve">. (2003). </w:t>
      </w:r>
      <w:r>
        <w:rPr>
          <w:rFonts w:ascii="SimSun" w:cs="SimSun" w:hint="eastAsia"/>
          <w:color w:val="000000"/>
          <w:kern w:val="0"/>
          <w:sz w:val="20"/>
          <w:szCs w:val="20"/>
        </w:rPr>
        <w:t>儿童抑郁障碍自评量表的中国城市常模</w:t>
      </w:r>
      <w:r>
        <w:rPr>
          <w:color w:val="000000"/>
          <w:kern w:val="0"/>
          <w:sz w:val="20"/>
          <w:szCs w:val="20"/>
        </w:rPr>
        <w:t xml:space="preserve">. </w:t>
      </w:r>
      <w:r>
        <w:rPr>
          <w:rFonts w:ascii="SimSun" w:cs="SimSun" w:hint="eastAsia"/>
          <w:i/>
          <w:iCs/>
          <w:color w:val="000000"/>
          <w:kern w:val="0"/>
          <w:sz w:val="20"/>
          <w:szCs w:val="20"/>
        </w:rPr>
        <w:t>中国心理卫生杂志</w:t>
      </w:r>
      <w:r>
        <w:rPr>
          <w:color w:val="000000"/>
          <w:kern w:val="0"/>
          <w:sz w:val="20"/>
          <w:szCs w:val="20"/>
        </w:rPr>
        <w:t>(08), 547-549.</w:t>
      </w:r>
      <w:bookmarkEnd w:id="101"/>
    </w:p>
    <w:p w14:paraId="249E951E" w14:textId="77777777" w:rsidR="002E4108" w:rsidRDefault="002E4108" w:rsidP="002E4108">
      <w:pPr>
        <w:autoSpaceDE w:val="0"/>
        <w:autoSpaceDN w:val="0"/>
        <w:adjustRightInd w:val="0"/>
        <w:ind w:left="240" w:hanging="240"/>
        <w:rPr>
          <w:rFonts w:ascii="SimSun"/>
          <w:kern w:val="0"/>
          <w:sz w:val="24"/>
          <w:szCs w:val="24"/>
        </w:rPr>
      </w:pPr>
      <w:bookmarkStart w:id="102" w:name="_nebB73BC111_8567_4D47_8196_988190338543"/>
      <w:r>
        <w:rPr>
          <w:rFonts w:ascii="SimSun" w:cs="SimSun" w:hint="eastAsia"/>
          <w:color w:val="000000"/>
          <w:kern w:val="0"/>
          <w:sz w:val="20"/>
          <w:szCs w:val="20"/>
        </w:rPr>
        <w:t>王凯</w:t>
      </w:r>
      <w:r>
        <w:rPr>
          <w:color w:val="000000"/>
          <w:kern w:val="0"/>
          <w:sz w:val="20"/>
          <w:szCs w:val="20"/>
        </w:rPr>
        <w:t xml:space="preserve">, </w:t>
      </w:r>
      <w:r>
        <w:rPr>
          <w:rFonts w:ascii="SimSun" w:cs="SimSun" w:hint="eastAsia"/>
          <w:color w:val="000000"/>
          <w:kern w:val="0"/>
          <w:sz w:val="20"/>
          <w:szCs w:val="20"/>
        </w:rPr>
        <w:t>苏林雁</w:t>
      </w:r>
      <w:r>
        <w:rPr>
          <w:color w:val="000000"/>
          <w:kern w:val="0"/>
          <w:sz w:val="20"/>
          <w:szCs w:val="20"/>
        </w:rPr>
        <w:t xml:space="preserve">, </w:t>
      </w:r>
      <w:r>
        <w:rPr>
          <w:rFonts w:ascii="SimSun" w:cs="SimSun" w:hint="eastAsia"/>
          <w:color w:val="000000"/>
          <w:kern w:val="0"/>
          <w:sz w:val="20"/>
          <w:szCs w:val="20"/>
        </w:rPr>
        <w:t>朱焱</w:t>
      </w:r>
      <w:r>
        <w:rPr>
          <w:color w:val="000000"/>
          <w:kern w:val="0"/>
          <w:sz w:val="20"/>
          <w:szCs w:val="20"/>
        </w:rPr>
        <w:t xml:space="preserve">, </w:t>
      </w:r>
      <w:r>
        <w:rPr>
          <w:rFonts w:ascii="SimSun" w:cs="SimSun" w:hint="eastAsia"/>
          <w:color w:val="000000"/>
          <w:kern w:val="0"/>
          <w:sz w:val="20"/>
          <w:szCs w:val="20"/>
        </w:rPr>
        <w:t>翟静</w:t>
      </w:r>
      <w:r>
        <w:rPr>
          <w:color w:val="000000"/>
          <w:kern w:val="0"/>
          <w:sz w:val="20"/>
          <w:szCs w:val="20"/>
        </w:rPr>
        <w:t xml:space="preserve">, </w:t>
      </w:r>
      <w:r>
        <w:rPr>
          <w:rFonts w:ascii="SimSun" w:cs="SimSun" w:hint="eastAsia"/>
          <w:color w:val="000000"/>
          <w:kern w:val="0"/>
          <w:sz w:val="20"/>
          <w:szCs w:val="20"/>
        </w:rPr>
        <w:t>杨志伟</w:t>
      </w:r>
      <w:r>
        <w:rPr>
          <w:color w:val="000000"/>
          <w:kern w:val="0"/>
          <w:sz w:val="20"/>
          <w:szCs w:val="20"/>
        </w:rPr>
        <w:t xml:space="preserve">, </w:t>
      </w:r>
      <w:r>
        <w:rPr>
          <w:rFonts w:ascii="SimSun" w:cs="SimSun" w:hint="eastAsia"/>
          <w:color w:val="000000"/>
          <w:kern w:val="0"/>
          <w:sz w:val="20"/>
          <w:szCs w:val="20"/>
        </w:rPr>
        <w:t>张纪水</w:t>
      </w:r>
      <w:r>
        <w:rPr>
          <w:color w:val="000000"/>
          <w:kern w:val="0"/>
          <w:sz w:val="20"/>
          <w:szCs w:val="20"/>
        </w:rPr>
        <w:t xml:space="preserve">. (2002). </w:t>
      </w:r>
      <w:r>
        <w:rPr>
          <w:rFonts w:ascii="SimSun" w:cs="SimSun" w:hint="eastAsia"/>
          <w:color w:val="000000"/>
          <w:kern w:val="0"/>
          <w:sz w:val="20"/>
          <w:szCs w:val="20"/>
        </w:rPr>
        <w:t>儿童焦虑性情绪障碍筛查表的中国城市常模</w:t>
      </w:r>
      <w:r>
        <w:rPr>
          <w:color w:val="000000"/>
          <w:kern w:val="0"/>
          <w:sz w:val="20"/>
          <w:szCs w:val="20"/>
        </w:rPr>
        <w:t xml:space="preserve">. </w:t>
      </w:r>
      <w:r>
        <w:rPr>
          <w:rFonts w:ascii="SimSun" w:cs="SimSun" w:hint="eastAsia"/>
          <w:i/>
          <w:iCs/>
          <w:color w:val="000000"/>
          <w:kern w:val="0"/>
          <w:sz w:val="20"/>
          <w:szCs w:val="20"/>
        </w:rPr>
        <w:t>中国临床心理学杂志</w:t>
      </w:r>
      <w:r>
        <w:rPr>
          <w:color w:val="000000"/>
          <w:kern w:val="0"/>
          <w:sz w:val="20"/>
          <w:szCs w:val="20"/>
        </w:rPr>
        <w:t>(04), 270-272.</w:t>
      </w:r>
      <w:bookmarkEnd w:id="102"/>
    </w:p>
    <w:p w14:paraId="72CB6D99" w14:textId="77777777" w:rsidR="002E4108" w:rsidRDefault="002E4108" w:rsidP="002E4108">
      <w:pPr>
        <w:autoSpaceDE w:val="0"/>
        <w:autoSpaceDN w:val="0"/>
        <w:adjustRightInd w:val="0"/>
        <w:ind w:left="240" w:hanging="240"/>
        <w:rPr>
          <w:rFonts w:ascii="SimSun"/>
          <w:kern w:val="0"/>
          <w:sz w:val="24"/>
          <w:szCs w:val="24"/>
        </w:rPr>
      </w:pPr>
      <w:bookmarkStart w:id="103" w:name="_neb8E015B01_4E43_4205_AF95_5AFD33DEAAD4"/>
      <w:r>
        <w:rPr>
          <w:rFonts w:ascii="SimSun" w:cs="SimSun" w:hint="eastAsia"/>
          <w:color w:val="000000"/>
          <w:kern w:val="0"/>
          <w:sz w:val="20"/>
          <w:szCs w:val="20"/>
        </w:rPr>
        <w:t>周德新</w:t>
      </w:r>
      <w:r>
        <w:rPr>
          <w:color w:val="000000"/>
          <w:kern w:val="0"/>
          <w:sz w:val="20"/>
          <w:szCs w:val="20"/>
        </w:rPr>
        <w:t xml:space="preserve">. (2006). </w:t>
      </w:r>
      <w:r>
        <w:rPr>
          <w:rFonts w:ascii="SimSun" w:cs="SimSun" w:hint="eastAsia"/>
          <w:color w:val="000000"/>
          <w:kern w:val="0"/>
          <w:sz w:val="20"/>
          <w:szCs w:val="20"/>
        </w:rPr>
        <w:t>大学生自杀现象的社会学解读</w:t>
      </w:r>
      <w:r>
        <w:rPr>
          <w:color w:val="000000"/>
          <w:kern w:val="0"/>
          <w:sz w:val="20"/>
          <w:szCs w:val="20"/>
        </w:rPr>
        <w:t xml:space="preserve">. </w:t>
      </w:r>
      <w:r>
        <w:rPr>
          <w:rFonts w:ascii="SimSun" w:cs="SimSun" w:hint="eastAsia"/>
          <w:i/>
          <w:iCs/>
          <w:color w:val="000000"/>
          <w:kern w:val="0"/>
          <w:sz w:val="20"/>
          <w:szCs w:val="20"/>
        </w:rPr>
        <w:t>湖南文理学院学报</w:t>
      </w:r>
      <w:r>
        <w:rPr>
          <w:i/>
          <w:iCs/>
          <w:color w:val="000000"/>
          <w:kern w:val="0"/>
          <w:sz w:val="20"/>
          <w:szCs w:val="20"/>
        </w:rPr>
        <w:t>(</w:t>
      </w:r>
      <w:r>
        <w:rPr>
          <w:rFonts w:ascii="SimSun" w:cs="SimSun" w:hint="eastAsia"/>
          <w:i/>
          <w:iCs/>
          <w:color w:val="000000"/>
          <w:kern w:val="0"/>
          <w:sz w:val="20"/>
          <w:szCs w:val="20"/>
        </w:rPr>
        <w:t>社会科学版</w:t>
      </w:r>
      <w:r>
        <w:rPr>
          <w:i/>
          <w:iCs/>
          <w:color w:val="000000"/>
          <w:kern w:val="0"/>
          <w:sz w:val="20"/>
          <w:szCs w:val="20"/>
        </w:rPr>
        <w:t>)</w:t>
      </w:r>
      <w:r>
        <w:rPr>
          <w:color w:val="000000"/>
          <w:kern w:val="0"/>
          <w:sz w:val="20"/>
          <w:szCs w:val="20"/>
        </w:rPr>
        <w:t>(05), 60-62.</w:t>
      </w:r>
      <w:bookmarkEnd w:id="103"/>
    </w:p>
    <w:p w14:paraId="01386E49" w14:textId="77777777" w:rsidR="002E4108" w:rsidRDefault="002E4108" w:rsidP="002E4108">
      <w:pPr>
        <w:autoSpaceDE w:val="0"/>
        <w:autoSpaceDN w:val="0"/>
        <w:adjustRightInd w:val="0"/>
        <w:ind w:left="240" w:hanging="240"/>
        <w:rPr>
          <w:rFonts w:ascii="SimSun"/>
          <w:kern w:val="0"/>
          <w:sz w:val="24"/>
          <w:szCs w:val="24"/>
        </w:rPr>
      </w:pPr>
      <w:bookmarkStart w:id="104" w:name="_nebE3076804_C884_4B48_B2FA_0F8E76BEA287"/>
      <w:r>
        <w:rPr>
          <w:color w:val="000000"/>
          <w:kern w:val="0"/>
          <w:sz w:val="20"/>
          <w:szCs w:val="20"/>
        </w:rPr>
        <w:t xml:space="preserve">Beck, A. T., &amp; Beck, R. W. (1972). Screening depressed patients in family practice. A rapid technic. </w:t>
      </w:r>
      <w:r>
        <w:rPr>
          <w:i/>
          <w:iCs/>
          <w:color w:val="000000"/>
          <w:kern w:val="0"/>
          <w:sz w:val="20"/>
          <w:szCs w:val="20"/>
        </w:rPr>
        <w:t>Postgrad Med</w:t>
      </w:r>
      <w:r>
        <w:rPr>
          <w:color w:val="000000"/>
          <w:kern w:val="0"/>
          <w:sz w:val="20"/>
          <w:szCs w:val="20"/>
        </w:rPr>
        <w:t xml:space="preserve">, </w:t>
      </w:r>
      <w:r>
        <w:rPr>
          <w:i/>
          <w:iCs/>
          <w:color w:val="000000"/>
          <w:kern w:val="0"/>
          <w:sz w:val="20"/>
          <w:szCs w:val="20"/>
        </w:rPr>
        <w:t>52</w:t>
      </w:r>
      <w:r>
        <w:rPr>
          <w:color w:val="000000"/>
          <w:kern w:val="0"/>
          <w:sz w:val="20"/>
          <w:szCs w:val="20"/>
        </w:rPr>
        <w:t>(6), 81-85. doi: 10.1080/00325481.1972.11713319</w:t>
      </w:r>
      <w:bookmarkEnd w:id="104"/>
    </w:p>
    <w:p w14:paraId="6CEBA8FA" w14:textId="77777777" w:rsidR="002E4108" w:rsidRDefault="002E4108" w:rsidP="002E4108">
      <w:pPr>
        <w:autoSpaceDE w:val="0"/>
        <w:autoSpaceDN w:val="0"/>
        <w:adjustRightInd w:val="0"/>
        <w:ind w:left="240" w:hanging="240"/>
        <w:rPr>
          <w:rFonts w:ascii="SimSun"/>
          <w:kern w:val="0"/>
          <w:sz w:val="24"/>
          <w:szCs w:val="24"/>
        </w:rPr>
      </w:pPr>
      <w:bookmarkStart w:id="105" w:name="_nebFCDD3005_79B0_4940_9EE8_8A3DC1BC0A77"/>
      <w:r>
        <w:rPr>
          <w:color w:val="000000"/>
          <w:kern w:val="0"/>
          <w:sz w:val="20"/>
          <w:szCs w:val="20"/>
        </w:rPr>
        <w:t xml:space="preserve">Beck, A. T., Steer, R. A., &amp; Carbin, M. G. (1988). Psychometric properties of the Beck Depression Inventory: Twenty-five years of evaluation. </w:t>
      </w:r>
      <w:r>
        <w:rPr>
          <w:i/>
          <w:iCs/>
          <w:color w:val="000000"/>
          <w:kern w:val="0"/>
          <w:sz w:val="20"/>
          <w:szCs w:val="20"/>
        </w:rPr>
        <w:t>Clinical Psychology Review</w:t>
      </w:r>
      <w:r>
        <w:rPr>
          <w:color w:val="000000"/>
          <w:kern w:val="0"/>
          <w:sz w:val="20"/>
          <w:szCs w:val="20"/>
        </w:rPr>
        <w:t xml:space="preserve">, </w:t>
      </w:r>
      <w:r>
        <w:rPr>
          <w:i/>
          <w:iCs/>
          <w:color w:val="000000"/>
          <w:kern w:val="0"/>
          <w:sz w:val="20"/>
          <w:szCs w:val="20"/>
        </w:rPr>
        <w:t>8</w:t>
      </w:r>
      <w:r>
        <w:rPr>
          <w:color w:val="000000"/>
          <w:kern w:val="0"/>
          <w:sz w:val="20"/>
          <w:szCs w:val="20"/>
        </w:rPr>
        <w:t>(1), 77-100.</w:t>
      </w:r>
      <w:bookmarkEnd w:id="105"/>
    </w:p>
    <w:p w14:paraId="27BE8372" w14:textId="77777777" w:rsidR="002E4108" w:rsidRDefault="002E4108" w:rsidP="002E4108">
      <w:pPr>
        <w:autoSpaceDE w:val="0"/>
        <w:autoSpaceDN w:val="0"/>
        <w:adjustRightInd w:val="0"/>
        <w:ind w:left="240" w:hanging="240"/>
        <w:rPr>
          <w:rFonts w:ascii="SimSun"/>
          <w:kern w:val="0"/>
          <w:sz w:val="24"/>
          <w:szCs w:val="24"/>
        </w:rPr>
      </w:pPr>
      <w:bookmarkStart w:id="106" w:name="_neb74DC7466_C1D0_4794_87F3_8308ECC497D6"/>
      <w:r>
        <w:rPr>
          <w:color w:val="000000"/>
          <w:kern w:val="0"/>
          <w:sz w:val="20"/>
          <w:szCs w:val="20"/>
        </w:rPr>
        <w:t xml:space="preserve">Beck, A. T., &amp; Beamesderfer, A. (1974). </w:t>
      </w:r>
      <w:r>
        <w:rPr>
          <w:i/>
          <w:iCs/>
          <w:color w:val="000000"/>
          <w:kern w:val="0"/>
          <w:sz w:val="20"/>
          <w:szCs w:val="20"/>
        </w:rPr>
        <w:t>Assessment of depression: the depression inventory.</w:t>
      </w:r>
      <w:r>
        <w:rPr>
          <w:color w:val="000000"/>
          <w:kern w:val="0"/>
          <w:sz w:val="20"/>
          <w:szCs w:val="20"/>
        </w:rPr>
        <w:t>: S. Karger.</w:t>
      </w:r>
      <w:bookmarkEnd w:id="106"/>
    </w:p>
    <w:p w14:paraId="52C57EC2" w14:textId="77777777" w:rsidR="002E4108" w:rsidRDefault="002E4108" w:rsidP="002E4108">
      <w:pPr>
        <w:autoSpaceDE w:val="0"/>
        <w:autoSpaceDN w:val="0"/>
        <w:adjustRightInd w:val="0"/>
        <w:ind w:left="240" w:hanging="240"/>
        <w:rPr>
          <w:rFonts w:ascii="SimSun"/>
          <w:kern w:val="0"/>
          <w:sz w:val="24"/>
          <w:szCs w:val="24"/>
        </w:rPr>
      </w:pPr>
      <w:bookmarkStart w:id="107" w:name="_nebD6745485_394A_412A_BA92_93290D3A6676"/>
      <w:r>
        <w:rPr>
          <w:rFonts w:ascii="SimSun" w:cs="SimSun" w:hint="eastAsia"/>
          <w:color w:val="000000"/>
          <w:kern w:val="0"/>
          <w:sz w:val="20"/>
          <w:szCs w:val="20"/>
        </w:rPr>
        <w:t>王极盛</w:t>
      </w:r>
      <w:r>
        <w:rPr>
          <w:color w:val="000000"/>
          <w:kern w:val="0"/>
          <w:sz w:val="20"/>
          <w:szCs w:val="20"/>
        </w:rPr>
        <w:t xml:space="preserve">, </w:t>
      </w:r>
      <w:r>
        <w:rPr>
          <w:rFonts w:ascii="SimSun" w:cs="SimSun" w:hint="eastAsia"/>
          <w:color w:val="000000"/>
          <w:kern w:val="0"/>
          <w:sz w:val="20"/>
          <w:szCs w:val="20"/>
        </w:rPr>
        <w:t>李焰</w:t>
      </w:r>
      <w:r>
        <w:rPr>
          <w:color w:val="000000"/>
          <w:kern w:val="0"/>
          <w:sz w:val="20"/>
          <w:szCs w:val="20"/>
        </w:rPr>
        <w:t xml:space="preserve">, </w:t>
      </w:r>
      <w:r>
        <w:rPr>
          <w:rFonts w:ascii="SimSun" w:cs="SimSun" w:hint="eastAsia"/>
          <w:color w:val="000000"/>
          <w:kern w:val="0"/>
          <w:sz w:val="20"/>
          <w:szCs w:val="20"/>
        </w:rPr>
        <w:t>赫尔实</w:t>
      </w:r>
      <w:r>
        <w:rPr>
          <w:color w:val="000000"/>
          <w:kern w:val="0"/>
          <w:sz w:val="20"/>
          <w:szCs w:val="20"/>
        </w:rPr>
        <w:t xml:space="preserve">. (1997). </w:t>
      </w:r>
      <w:r>
        <w:rPr>
          <w:rFonts w:ascii="SimSun" w:cs="SimSun" w:hint="eastAsia"/>
          <w:color w:val="000000"/>
          <w:kern w:val="0"/>
          <w:sz w:val="20"/>
          <w:szCs w:val="20"/>
        </w:rPr>
        <w:t>中国中学生心理健康量表的编制及其标准化</w:t>
      </w:r>
      <w:r>
        <w:rPr>
          <w:color w:val="000000"/>
          <w:kern w:val="0"/>
          <w:sz w:val="20"/>
          <w:szCs w:val="20"/>
        </w:rPr>
        <w:t xml:space="preserve">. </w:t>
      </w:r>
      <w:r>
        <w:rPr>
          <w:rFonts w:ascii="SimSun" w:cs="SimSun" w:hint="eastAsia"/>
          <w:i/>
          <w:iCs/>
          <w:color w:val="000000"/>
          <w:kern w:val="0"/>
          <w:sz w:val="20"/>
          <w:szCs w:val="20"/>
        </w:rPr>
        <w:t>社会心理科学</w:t>
      </w:r>
      <w:r>
        <w:rPr>
          <w:color w:val="000000"/>
          <w:kern w:val="0"/>
          <w:sz w:val="20"/>
          <w:szCs w:val="20"/>
        </w:rPr>
        <w:t>(04), 17-22.</w:t>
      </w:r>
      <w:bookmarkEnd w:id="107"/>
    </w:p>
    <w:p w14:paraId="7D9CCA37" w14:textId="77777777" w:rsidR="002E4108" w:rsidRDefault="002E4108" w:rsidP="002E4108">
      <w:pPr>
        <w:autoSpaceDE w:val="0"/>
        <w:autoSpaceDN w:val="0"/>
        <w:adjustRightInd w:val="0"/>
        <w:ind w:left="240" w:hanging="240"/>
        <w:rPr>
          <w:rFonts w:ascii="SimSun"/>
          <w:kern w:val="0"/>
          <w:sz w:val="24"/>
          <w:szCs w:val="24"/>
        </w:rPr>
      </w:pPr>
      <w:bookmarkStart w:id="108" w:name="_neb0380FD34_B32A_4EE1_B466_405658692766"/>
      <w:r>
        <w:rPr>
          <w:rFonts w:ascii="SimSun" w:cs="SimSun" w:hint="eastAsia"/>
          <w:color w:val="000000"/>
          <w:kern w:val="0"/>
          <w:sz w:val="20"/>
          <w:szCs w:val="20"/>
        </w:rPr>
        <w:t>王极盛</w:t>
      </w:r>
      <w:r>
        <w:rPr>
          <w:color w:val="000000"/>
          <w:kern w:val="0"/>
          <w:sz w:val="20"/>
          <w:szCs w:val="20"/>
        </w:rPr>
        <w:t xml:space="preserve">. (1998). </w:t>
      </w:r>
      <w:r>
        <w:rPr>
          <w:rFonts w:ascii="SimSun" w:cs="SimSun" w:hint="eastAsia"/>
          <w:i/>
          <w:iCs/>
          <w:color w:val="000000"/>
          <w:kern w:val="0"/>
          <w:sz w:val="20"/>
          <w:szCs w:val="20"/>
        </w:rPr>
        <w:t>心灵时代</w:t>
      </w:r>
      <w:r>
        <w:rPr>
          <w:color w:val="000000"/>
          <w:kern w:val="0"/>
          <w:sz w:val="20"/>
          <w:szCs w:val="20"/>
        </w:rPr>
        <w:t xml:space="preserve">. </w:t>
      </w:r>
      <w:r>
        <w:rPr>
          <w:rFonts w:ascii="SimSun" w:cs="SimSun" w:hint="eastAsia"/>
          <w:color w:val="000000"/>
          <w:kern w:val="0"/>
          <w:sz w:val="20"/>
          <w:szCs w:val="20"/>
        </w:rPr>
        <w:t>中国城市出版社</w:t>
      </w:r>
      <w:r>
        <w:rPr>
          <w:color w:val="000000"/>
          <w:kern w:val="0"/>
          <w:sz w:val="20"/>
          <w:szCs w:val="20"/>
        </w:rPr>
        <w:t>.</w:t>
      </w:r>
      <w:bookmarkEnd w:id="108"/>
    </w:p>
    <w:p w14:paraId="030695D9" w14:textId="77777777" w:rsidR="002E4108" w:rsidRDefault="002E4108" w:rsidP="002E4108">
      <w:pPr>
        <w:autoSpaceDE w:val="0"/>
        <w:autoSpaceDN w:val="0"/>
        <w:adjustRightInd w:val="0"/>
        <w:ind w:left="240" w:hanging="240"/>
        <w:rPr>
          <w:rFonts w:ascii="SimSun"/>
          <w:kern w:val="0"/>
          <w:sz w:val="24"/>
          <w:szCs w:val="24"/>
        </w:rPr>
      </w:pPr>
      <w:bookmarkStart w:id="109" w:name="_neb971A62AD_84DA_418A_9C79_5FF8BECCC244"/>
      <w:r>
        <w:rPr>
          <w:rFonts w:ascii="SimSun" w:cs="SimSun" w:hint="eastAsia"/>
          <w:color w:val="000000"/>
          <w:kern w:val="0"/>
          <w:sz w:val="20"/>
          <w:szCs w:val="20"/>
        </w:rPr>
        <w:t>杨文辉</w:t>
      </w:r>
      <w:r>
        <w:rPr>
          <w:color w:val="000000"/>
          <w:kern w:val="0"/>
          <w:sz w:val="20"/>
          <w:szCs w:val="20"/>
        </w:rPr>
        <w:t xml:space="preserve">, </w:t>
      </w:r>
      <w:r>
        <w:rPr>
          <w:rFonts w:ascii="SimSun" w:cs="SimSun" w:hint="eastAsia"/>
          <w:color w:val="000000"/>
          <w:kern w:val="0"/>
          <w:sz w:val="20"/>
          <w:szCs w:val="20"/>
        </w:rPr>
        <w:t>刘绍亮</w:t>
      </w:r>
      <w:r>
        <w:rPr>
          <w:color w:val="000000"/>
          <w:kern w:val="0"/>
          <w:sz w:val="20"/>
          <w:szCs w:val="20"/>
        </w:rPr>
        <w:t xml:space="preserve">, </w:t>
      </w:r>
      <w:r>
        <w:rPr>
          <w:rFonts w:ascii="SimSun" w:cs="SimSun" w:hint="eastAsia"/>
          <w:color w:val="000000"/>
          <w:kern w:val="0"/>
          <w:sz w:val="20"/>
          <w:szCs w:val="20"/>
        </w:rPr>
        <w:t>周烃</w:t>
      </w:r>
      <w:r>
        <w:rPr>
          <w:color w:val="000000"/>
          <w:kern w:val="0"/>
          <w:sz w:val="20"/>
          <w:szCs w:val="20"/>
        </w:rPr>
        <w:t xml:space="preserve">, </w:t>
      </w:r>
      <w:r>
        <w:rPr>
          <w:rFonts w:ascii="SimSun" w:cs="SimSun" w:hint="eastAsia"/>
          <w:color w:val="000000"/>
          <w:kern w:val="0"/>
          <w:sz w:val="20"/>
          <w:szCs w:val="20"/>
        </w:rPr>
        <w:t>彭芳</w:t>
      </w:r>
      <w:r>
        <w:rPr>
          <w:color w:val="000000"/>
          <w:kern w:val="0"/>
          <w:sz w:val="20"/>
          <w:szCs w:val="20"/>
        </w:rPr>
        <w:t xml:space="preserve">, </w:t>
      </w:r>
      <w:r>
        <w:rPr>
          <w:rFonts w:ascii="SimSun" w:cs="SimSun" w:hint="eastAsia"/>
          <w:color w:val="000000"/>
          <w:kern w:val="0"/>
          <w:sz w:val="20"/>
          <w:szCs w:val="20"/>
        </w:rPr>
        <w:t>刘细梅</w:t>
      </w:r>
      <w:r>
        <w:rPr>
          <w:color w:val="000000"/>
          <w:kern w:val="0"/>
          <w:sz w:val="20"/>
          <w:szCs w:val="20"/>
        </w:rPr>
        <w:t xml:space="preserve">, </w:t>
      </w:r>
      <w:r>
        <w:rPr>
          <w:rFonts w:ascii="SimSun" w:cs="SimSun" w:hint="eastAsia"/>
          <w:color w:val="000000"/>
          <w:kern w:val="0"/>
          <w:sz w:val="20"/>
          <w:szCs w:val="20"/>
        </w:rPr>
        <w:t>李莉</w:t>
      </w:r>
      <w:r>
        <w:rPr>
          <w:color w:val="000000"/>
          <w:kern w:val="0"/>
          <w:sz w:val="20"/>
          <w:szCs w:val="20"/>
        </w:rPr>
        <w:t xml:space="preserve">,... </w:t>
      </w:r>
      <w:r>
        <w:rPr>
          <w:rFonts w:ascii="SimSun" w:cs="SimSun" w:hint="eastAsia"/>
          <w:color w:val="000000"/>
          <w:kern w:val="0"/>
          <w:sz w:val="20"/>
          <w:szCs w:val="20"/>
        </w:rPr>
        <w:t>蚁金瑶</w:t>
      </w:r>
      <w:r>
        <w:rPr>
          <w:color w:val="000000"/>
          <w:kern w:val="0"/>
          <w:sz w:val="20"/>
          <w:szCs w:val="20"/>
        </w:rPr>
        <w:t xml:space="preserve">. (2014). </w:t>
      </w:r>
      <w:r>
        <w:rPr>
          <w:rFonts w:ascii="SimSun" w:cs="SimSun" w:hint="eastAsia"/>
          <w:color w:val="000000"/>
          <w:kern w:val="0"/>
          <w:sz w:val="20"/>
          <w:szCs w:val="20"/>
        </w:rPr>
        <w:t>贝克抑郁量表第</w:t>
      </w:r>
      <w:r>
        <w:rPr>
          <w:color w:val="000000"/>
          <w:kern w:val="0"/>
          <w:sz w:val="20"/>
          <w:szCs w:val="20"/>
        </w:rPr>
        <w:t>2</w:t>
      </w:r>
      <w:r>
        <w:rPr>
          <w:rFonts w:ascii="SimSun" w:cs="SimSun" w:hint="eastAsia"/>
          <w:color w:val="000000"/>
          <w:kern w:val="0"/>
          <w:sz w:val="20"/>
          <w:szCs w:val="20"/>
        </w:rPr>
        <w:t>版中文版在青少年中的信效度</w:t>
      </w:r>
      <w:r>
        <w:rPr>
          <w:color w:val="000000"/>
          <w:kern w:val="0"/>
          <w:sz w:val="20"/>
          <w:szCs w:val="20"/>
        </w:rPr>
        <w:t xml:space="preserve">. </w:t>
      </w:r>
      <w:r>
        <w:rPr>
          <w:rFonts w:ascii="SimSun" w:cs="SimSun" w:hint="eastAsia"/>
          <w:i/>
          <w:iCs/>
          <w:color w:val="000000"/>
          <w:kern w:val="0"/>
          <w:sz w:val="20"/>
          <w:szCs w:val="20"/>
        </w:rPr>
        <w:t>中国临床心理学杂志</w:t>
      </w:r>
      <w:r>
        <w:rPr>
          <w:color w:val="000000"/>
          <w:kern w:val="0"/>
          <w:sz w:val="20"/>
          <w:szCs w:val="20"/>
        </w:rPr>
        <w:t xml:space="preserve">, </w:t>
      </w:r>
      <w:r>
        <w:rPr>
          <w:i/>
          <w:iCs/>
          <w:color w:val="000000"/>
          <w:kern w:val="0"/>
          <w:sz w:val="20"/>
          <w:szCs w:val="20"/>
        </w:rPr>
        <w:t>22</w:t>
      </w:r>
      <w:r>
        <w:rPr>
          <w:color w:val="000000"/>
          <w:kern w:val="0"/>
          <w:sz w:val="20"/>
          <w:szCs w:val="20"/>
        </w:rPr>
        <w:t>(02), 240-245.</w:t>
      </w:r>
      <w:bookmarkEnd w:id="109"/>
    </w:p>
    <w:p w14:paraId="2EAF4EAB" w14:textId="77777777" w:rsidR="002E4108" w:rsidRDefault="002E4108" w:rsidP="002E4108">
      <w:pPr>
        <w:autoSpaceDE w:val="0"/>
        <w:autoSpaceDN w:val="0"/>
        <w:adjustRightInd w:val="0"/>
        <w:ind w:left="240" w:hanging="240"/>
        <w:rPr>
          <w:rFonts w:ascii="SimSun"/>
          <w:kern w:val="0"/>
          <w:sz w:val="24"/>
          <w:szCs w:val="24"/>
        </w:rPr>
      </w:pPr>
      <w:bookmarkStart w:id="110" w:name="_neb6164C2F7_E8E4_4138_9EF8_CCBC2803D671"/>
      <w:r>
        <w:rPr>
          <w:rFonts w:ascii="SimSun" w:cs="SimSun" w:hint="eastAsia"/>
          <w:color w:val="000000"/>
          <w:kern w:val="0"/>
          <w:sz w:val="20"/>
          <w:szCs w:val="20"/>
        </w:rPr>
        <w:t>王振</w:t>
      </w:r>
      <w:r>
        <w:rPr>
          <w:color w:val="000000"/>
          <w:kern w:val="0"/>
          <w:sz w:val="20"/>
          <w:szCs w:val="20"/>
        </w:rPr>
        <w:t xml:space="preserve">, </w:t>
      </w:r>
      <w:r>
        <w:rPr>
          <w:rFonts w:ascii="SimSun" w:cs="SimSun" w:hint="eastAsia"/>
          <w:color w:val="000000"/>
          <w:kern w:val="0"/>
          <w:sz w:val="20"/>
          <w:szCs w:val="20"/>
        </w:rPr>
        <w:t>苑成梅</w:t>
      </w:r>
      <w:r>
        <w:rPr>
          <w:color w:val="000000"/>
          <w:kern w:val="0"/>
          <w:sz w:val="20"/>
          <w:szCs w:val="20"/>
        </w:rPr>
        <w:t xml:space="preserve">, </w:t>
      </w:r>
      <w:r>
        <w:rPr>
          <w:rFonts w:ascii="SimSun" w:cs="SimSun" w:hint="eastAsia"/>
          <w:color w:val="000000"/>
          <w:kern w:val="0"/>
          <w:sz w:val="20"/>
          <w:szCs w:val="20"/>
        </w:rPr>
        <w:t>黄佳</w:t>
      </w:r>
      <w:r>
        <w:rPr>
          <w:color w:val="000000"/>
          <w:kern w:val="0"/>
          <w:sz w:val="20"/>
          <w:szCs w:val="20"/>
        </w:rPr>
        <w:t xml:space="preserve">, </w:t>
      </w:r>
      <w:r>
        <w:rPr>
          <w:rFonts w:ascii="SimSun" w:cs="SimSun" w:hint="eastAsia"/>
          <w:color w:val="000000"/>
          <w:kern w:val="0"/>
          <w:sz w:val="20"/>
          <w:szCs w:val="20"/>
        </w:rPr>
        <w:t>李则挚</w:t>
      </w:r>
      <w:r>
        <w:rPr>
          <w:color w:val="000000"/>
          <w:kern w:val="0"/>
          <w:sz w:val="20"/>
          <w:szCs w:val="20"/>
        </w:rPr>
        <w:t xml:space="preserve">, </w:t>
      </w:r>
      <w:r>
        <w:rPr>
          <w:rFonts w:ascii="SimSun" w:cs="SimSun" w:hint="eastAsia"/>
          <w:color w:val="000000"/>
          <w:kern w:val="0"/>
          <w:sz w:val="20"/>
          <w:szCs w:val="20"/>
        </w:rPr>
        <w:t>陈珏</w:t>
      </w:r>
      <w:r>
        <w:rPr>
          <w:color w:val="000000"/>
          <w:kern w:val="0"/>
          <w:sz w:val="20"/>
          <w:szCs w:val="20"/>
        </w:rPr>
        <w:t xml:space="preserve">, </w:t>
      </w:r>
      <w:r>
        <w:rPr>
          <w:rFonts w:ascii="SimSun" w:cs="SimSun" w:hint="eastAsia"/>
          <w:color w:val="000000"/>
          <w:kern w:val="0"/>
          <w:sz w:val="20"/>
          <w:szCs w:val="20"/>
        </w:rPr>
        <w:t>张海音</w:t>
      </w:r>
      <w:r>
        <w:rPr>
          <w:color w:val="000000"/>
          <w:kern w:val="0"/>
          <w:sz w:val="20"/>
          <w:szCs w:val="20"/>
        </w:rPr>
        <w:t xml:space="preserve">,... </w:t>
      </w:r>
      <w:r>
        <w:rPr>
          <w:rFonts w:ascii="SimSun" w:cs="SimSun" w:hint="eastAsia"/>
          <w:color w:val="000000"/>
          <w:kern w:val="0"/>
          <w:sz w:val="20"/>
          <w:szCs w:val="20"/>
        </w:rPr>
        <w:t>肖泽萍</w:t>
      </w:r>
      <w:r>
        <w:rPr>
          <w:color w:val="000000"/>
          <w:kern w:val="0"/>
          <w:sz w:val="20"/>
          <w:szCs w:val="20"/>
        </w:rPr>
        <w:t xml:space="preserve">. (2011). </w:t>
      </w:r>
      <w:r>
        <w:rPr>
          <w:rFonts w:ascii="SimSun" w:cs="SimSun" w:hint="eastAsia"/>
          <w:color w:val="000000"/>
          <w:kern w:val="0"/>
          <w:sz w:val="20"/>
          <w:szCs w:val="20"/>
        </w:rPr>
        <w:t>贝克抑郁量表第</w:t>
      </w:r>
      <w:r>
        <w:rPr>
          <w:color w:val="000000"/>
          <w:kern w:val="0"/>
          <w:sz w:val="20"/>
          <w:szCs w:val="20"/>
        </w:rPr>
        <w:t>2</w:t>
      </w:r>
      <w:r>
        <w:rPr>
          <w:rFonts w:ascii="SimSun" w:cs="SimSun" w:hint="eastAsia"/>
          <w:color w:val="000000"/>
          <w:kern w:val="0"/>
          <w:sz w:val="20"/>
          <w:szCs w:val="20"/>
        </w:rPr>
        <w:t>版中文版在抑郁症患者中的信效度</w:t>
      </w:r>
      <w:r>
        <w:rPr>
          <w:color w:val="000000"/>
          <w:kern w:val="0"/>
          <w:sz w:val="20"/>
          <w:szCs w:val="20"/>
        </w:rPr>
        <w:t xml:space="preserve">. </w:t>
      </w:r>
      <w:r>
        <w:rPr>
          <w:rFonts w:ascii="SimSun" w:cs="SimSun"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25</w:t>
      </w:r>
      <w:r>
        <w:rPr>
          <w:color w:val="000000"/>
          <w:kern w:val="0"/>
          <w:sz w:val="20"/>
          <w:szCs w:val="20"/>
        </w:rPr>
        <w:t>(06), 476-480.</w:t>
      </w:r>
      <w:bookmarkEnd w:id="110"/>
    </w:p>
    <w:p w14:paraId="1669CFBE" w14:textId="77777777" w:rsidR="002E4108" w:rsidRDefault="002E4108" w:rsidP="002E4108">
      <w:pPr>
        <w:autoSpaceDE w:val="0"/>
        <w:autoSpaceDN w:val="0"/>
        <w:adjustRightInd w:val="0"/>
        <w:ind w:left="240" w:hanging="240"/>
        <w:rPr>
          <w:rFonts w:ascii="SimSun"/>
          <w:kern w:val="0"/>
          <w:sz w:val="24"/>
          <w:szCs w:val="24"/>
        </w:rPr>
      </w:pPr>
      <w:bookmarkStart w:id="111" w:name="_nebC8DACAF3_DFD5_4BC1_B9EF_D9181755B5DD"/>
      <w:r>
        <w:rPr>
          <w:color w:val="000000"/>
          <w:kern w:val="0"/>
          <w:sz w:val="20"/>
          <w:szCs w:val="20"/>
        </w:rPr>
        <w:t xml:space="preserve">Wang, D., Ou, C., Chen, M., &amp; Duan, N. (2009). Health-promoting lifestyles of university students in Mainland China. </w:t>
      </w:r>
      <w:r>
        <w:rPr>
          <w:i/>
          <w:iCs/>
          <w:color w:val="000000"/>
          <w:kern w:val="0"/>
          <w:sz w:val="20"/>
          <w:szCs w:val="20"/>
        </w:rPr>
        <w:t>BMC Public Health</w:t>
      </w:r>
      <w:r>
        <w:rPr>
          <w:color w:val="000000"/>
          <w:kern w:val="0"/>
          <w:sz w:val="20"/>
          <w:szCs w:val="20"/>
        </w:rPr>
        <w:t xml:space="preserve">, </w:t>
      </w:r>
      <w:r>
        <w:rPr>
          <w:i/>
          <w:iCs/>
          <w:color w:val="000000"/>
          <w:kern w:val="0"/>
          <w:sz w:val="20"/>
          <w:szCs w:val="20"/>
        </w:rPr>
        <w:t>9</w:t>
      </w:r>
      <w:r>
        <w:rPr>
          <w:color w:val="000000"/>
          <w:kern w:val="0"/>
          <w:sz w:val="20"/>
          <w:szCs w:val="20"/>
        </w:rPr>
        <w:t>(1), 1-9.</w:t>
      </w:r>
      <w:bookmarkEnd w:id="111"/>
    </w:p>
    <w:p w14:paraId="7453596D" w14:textId="77777777" w:rsidR="002E4108" w:rsidRDefault="002E4108" w:rsidP="002E4108">
      <w:pPr>
        <w:autoSpaceDE w:val="0"/>
        <w:autoSpaceDN w:val="0"/>
        <w:adjustRightInd w:val="0"/>
        <w:ind w:left="240" w:hanging="240"/>
        <w:rPr>
          <w:rFonts w:ascii="SimSun"/>
          <w:kern w:val="0"/>
          <w:sz w:val="24"/>
          <w:szCs w:val="24"/>
        </w:rPr>
      </w:pPr>
      <w:bookmarkStart w:id="112" w:name="_nebFA11C10D_93C8_4ED9_8966_1FEAF506643E"/>
      <w:r>
        <w:rPr>
          <w:color w:val="000000"/>
          <w:kern w:val="0"/>
          <w:sz w:val="20"/>
          <w:szCs w:val="20"/>
        </w:rPr>
        <w:t>Dere, J., Watters, C. A., Yu, S. C., Bagby, R. M., Ryder, A. G., &amp; Harkness, K. L. (2015). Cross-cultural examination of measurement invariance of the Beck Depression Inventory</w:t>
      </w:r>
      <w:r>
        <w:rPr>
          <w:rFonts w:ascii="SimSun" w:cs="SimSun" w:hint="eastAsia"/>
          <w:color w:val="000000"/>
          <w:kern w:val="0"/>
          <w:sz w:val="20"/>
          <w:szCs w:val="20"/>
        </w:rPr>
        <w:t>–</w:t>
      </w:r>
      <w:r>
        <w:rPr>
          <w:color w:val="000000"/>
          <w:kern w:val="0"/>
          <w:sz w:val="20"/>
          <w:szCs w:val="20"/>
        </w:rPr>
        <w:t xml:space="preserve">II. </w:t>
      </w:r>
      <w:r>
        <w:rPr>
          <w:i/>
          <w:iCs/>
          <w:color w:val="000000"/>
          <w:kern w:val="0"/>
          <w:sz w:val="20"/>
          <w:szCs w:val="20"/>
        </w:rPr>
        <w:t>Psychological Assessment</w:t>
      </w:r>
      <w:r>
        <w:rPr>
          <w:color w:val="000000"/>
          <w:kern w:val="0"/>
          <w:sz w:val="20"/>
          <w:szCs w:val="20"/>
        </w:rPr>
        <w:t xml:space="preserve">, </w:t>
      </w:r>
      <w:r>
        <w:rPr>
          <w:i/>
          <w:iCs/>
          <w:color w:val="000000"/>
          <w:kern w:val="0"/>
          <w:sz w:val="20"/>
          <w:szCs w:val="20"/>
        </w:rPr>
        <w:t>27</w:t>
      </w:r>
      <w:r>
        <w:rPr>
          <w:color w:val="000000"/>
          <w:kern w:val="0"/>
          <w:sz w:val="20"/>
          <w:szCs w:val="20"/>
        </w:rPr>
        <w:t>(1), 68.</w:t>
      </w:r>
      <w:bookmarkEnd w:id="112"/>
    </w:p>
    <w:p w14:paraId="3C9AADA6" w14:textId="77777777" w:rsidR="002E4108" w:rsidRDefault="002E4108" w:rsidP="002E4108">
      <w:pPr>
        <w:autoSpaceDE w:val="0"/>
        <w:autoSpaceDN w:val="0"/>
        <w:adjustRightInd w:val="0"/>
        <w:ind w:left="240" w:hanging="240"/>
        <w:rPr>
          <w:rFonts w:ascii="SimSun"/>
          <w:kern w:val="0"/>
          <w:sz w:val="24"/>
          <w:szCs w:val="24"/>
        </w:rPr>
      </w:pPr>
      <w:bookmarkStart w:id="113" w:name="_neb0747CBD0_E222_46D6_A370_65491028119F"/>
      <w:r>
        <w:rPr>
          <w:color w:val="000000"/>
          <w:kern w:val="0"/>
          <w:sz w:val="20"/>
          <w:szCs w:val="20"/>
        </w:rPr>
        <w:t xml:space="preserve">Spitzer, R. L., Kroenke, K., Williams, J. B., Patient, H. Q. P. C., &amp; Patient, H. Q. P. C. (1999). Validation and utility of a self-report version of PRIME-MD: the PHQ primary care study. </w:t>
      </w:r>
      <w:r>
        <w:rPr>
          <w:i/>
          <w:iCs/>
          <w:color w:val="000000"/>
          <w:kern w:val="0"/>
          <w:sz w:val="20"/>
          <w:szCs w:val="20"/>
        </w:rPr>
        <w:t>Jama</w:t>
      </w:r>
      <w:r>
        <w:rPr>
          <w:color w:val="000000"/>
          <w:kern w:val="0"/>
          <w:sz w:val="20"/>
          <w:szCs w:val="20"/>
        </w:rPr>
        <w:t xml:space="preserve">, </w:t>
      </w:r>
      <w:r>
        <w:rPr>
          <w:i/>
          <w:iCs/>
          <w:color w:val="000000"/>
          <w:kern w:val="0"/>
          <w:sz w:val="20"/>
          <w:szCs w:val="20"/>
        </w:rPr>
        <w:t>282</w:t>
      </w:r>
      <w:r>
        <w:rPr>
          <w:color w:val="000000"/>
          <w:kern w:val="0"/>
          <w:sz w:val="20"/>
          <w:szCs w:val="20"/>
        </w:rPr>
        <w:t>(18), 1737-1744.</w:t>
      </w:r>
      <w:bookmarkEnd w:id="113"/>
    </w:p>
    <w:p w14:paraId="1504874F" w14:textId="77777777" w:rsidR="002E4108" w:rsidRDefault="002E4108" w:rsidP="002E4108">
      <w:pPr>
        <w:autoSpaceDE w:val="0"/>
        <w:autoSpaceDN w:val="0"/>
        <w:adjustRightInd w:val="0"/>
        <w:ind w:left="240" w:hanging="240"/>
        <w:rPr>
          <w:rFonts w:ascii="SimSun"/>
          <w:kern w:val="0"/>
          <w:sz w:val="24"/>
          <w:szCs w:val="24"/>
        </w:rPr>
      </w:pPr>
      <w:bookmarkStart w:id="114" w:name="_nebB059AE13_F123_4C10_A6D6_0970B6D49BFA"/>
      <w:r>
        <w:rPr>
          <w:color w:val="000000"/>
          <w:kern w:val="0"/>
          <w:sz w:val="20"/>
          <w:szCs w:val="20"/>
        </w:rPr>
        <w:t xml:space="preserve">Kroenke, K., &amp; Spitzer, R. L. (2002). The PHQ-9: a new depression diagnostic and severity measure. </w:t>
      </w:r>
      <w:r>
        <w:rPr>
          <w:i/>
          <w:iCs/>
          <w:color w:val="000000"/>
          <w:kern w:val="0"/>
          <w:sz w:val="20"/>
          <w:szCs w:val="20"/>
        </w:rPr>
        <w:t>Psychiatric Annals</w:t>
      </w:r>
      <w:r>
        <w:rPr>
          <w:color w:val="000000"/>
          <w:kern w:val="0"/>
          <w:sz w:val="20"/>
          <w:szCs w:val="20"/>
        </w:rPr>
        <w:t xml:space="preserve">, </w:t>
      </w:r>
      <w:r>
        <w:rPr>
          <w:i/>
          <w:iCs/>
          <w:color w:val="000000"/>
          <w:kern w:val="0"/>
          <w:sz w:val="20"/>
          <w:szCs w:val="20"/>
        </w:rPr>
        <w:t>32</w:t>
      </w:r>
      <w:r>
        <w:rPr>
          <w:color w:val="000000"/>
          <w:kern w:val="0"/>
          <w:sz w:val="20"/>
          <w:szCs w:val="20"/>
        </w:rPr>
        <w:t>(9), 509-515.</w:t>
      </w:r>
      <w:bookmarkEnd w:id="114"/>
    </w:p>
    <w:p w14:paraId="69C7988B" w14:textId="77777777" w:rsidR="002E4108" w:rsidRDefault="002E4108" w:rsidP="002E4108">
      <w:pPr>
        <w:autoSpaceDE w:val="0"/>
        <w:autoSpaceDN w:val="0"/>
        <w:adjustRightInd w:val="0"/>
        <w:ind w:left="240" w:hanging="240"/>
        <w:rPr>
          <w:rFonts w:ascii="SimSun"/>
          <w:kern w:val="0"/>
          <w:sz w:val="24"/>
          <w:szCs w:val="24"/>
        </w:rPr>
      </w:pPr>
      <w:bookmarkStart w:id="115" w:name="_neb1AC5D05C_E112_4045_A261_0A1AF027E29F"/>
      <w:r>
        <w:rPr>
          <w:color w:val="000000"/>
          <w:kern w:val="0"/>
          <w:sz w:val="20"/>
          <w:szCs w:val="20"/>
        </w:rPr>
        <w:t xml:space="preserve">Sun, X. Y., Li, Y. X., Yu, C. Q., &amp; Li, L. M. (2017). Reliability and validity of depression scales of Chinese version: a systematic review. </w:t>
      </w:r>
      <w:r>
        <w:rPr>
          <w:i/>
          <w:iCs/>
          <w:color w:val="000000"/>
          <w:kern w:val="0"/>
          <w:sz w:val="20"/>
          <w:szCs w:val="20"/>
        </w:rPr>
        <w:t>Zhonghua Liu Xing Bing Xue Za Zhi= Zhonghua Liuxingbingxue Zazhi</w:t>
      </w:r>
      <w:r>
        <w:rPr>
          <w:color w:val="000000"/>
          <w:kern w:val="0"/>
          <w:sz w:val="20"/>
          <w:szCs w:val="20"/>
        </w:rPr>
        <w:t xml:space="preserve">, </w:t>
      </w:r>
      <w:r>
        <w:rPr>
          <w:i/>
          <w:iCs/>
          <w:color w:val="000000"/>
          <w:kern w:val="0"/>
          <w:sz w:val="20"/>
          <w:szCs w:val="20"/>
        </w:rPr>
        <w:t>38</w:t>
      </w:r>
      <w:r>
        <w:rPr>
          <w:color w:val="000000"/>
          <w:kern w:val="0"/>
          <w:sz w:val="20"/>
          <w:szCs w:val="20"/>
        </w:rPr>
        <w:t>(1), 110-116.</w:t>
      </w:r>
      <w:bookmarkEnd w:id="115"/>
    </w:p>
    <w:p w14:paraId="29340B34" w14:textId="77777777" w:rsidR="002E4108" w:rsidRDefault="002E4108" w:rsidP="002E4108">
      <w:pPr>
        <w:autoSpaceDE w:val="0"/>
        <w:autoSpaceDN w:val="0"/>
        <w:adjustRightInd w:val="0"/>
        <w:ind w:left="240" w:hanging="240"/>
        <w:rPr>
          <w:rFonts w:ascii="SimSun"/>
          <w:kern w:val="0"/>
          <w:sz w:val="24"/>
          <w:szCs w:val="24"/>
        </w:rPr>
      </w:pPr>
      <w:bookmarkStart w:id="116" w:name="_nebA3047FA3_B9A4_4388_99AB_1F520B7AC4AF"/>
      <w:r>
        <w:rPr>
          <w:rFonts w:ascii="SimSun" w:cs="SimSun" w:hint="eastAsia"/>
          <w:color w:val="000000"/>
          <w:kern w:val="0"/>
          <w:sz w:val="20"/>
          <w:szCs w:val="20"/>
        </w:rPr>
        <w:t>苑新群</w:t>
      </w:r>
      <w:r>
        <w:rPr>
          <w:color w:val="000000"/>
          <w:kern w:val="0"/>
          <w:sz w:val="20"/>
          <w:szCs w:val="20"/>
        </w:rPr>
        <w:t xml:space="preserve">. (2014). </w:t>
      </w:r>
      <w:r>
        <w:rPr>
          <w:rFonts w:ascii="SimSun" w:cs="SimSun" w:hint="eastAsia"/>
          <w:i/>
          <w:iCs/>
          <w:color w:val="000000"/>
          <w:kern w:val="0"/>
          <w:sz w:val="20"/>
          <w:szCs w:val="20"/>
        </w:rPr>
        <w:t>大学生媒体多任务与心理健康的关系</w:t>
      </w:r>
      <w:r>
        <w:rPr>
          <w:color w:val="000000"/>
          <w:kern w:val="0"/>
          <w:sz w:val="20"/>
          <w:szCs w:val="20"/>
        </w:rPr>
        <w:t xml:space="preserve">. </w:t>
      </w:r>
      <w:r>
        <w:rPr>
          <w:rFonts w:ascii="SimSun" w:cs="SimSun" w:hint="eastAsia"/>
          <w:color w:val="000000"/>
          <w:kern w:val="0"/>
          <w:sz w:val="20"/>
          <w:szCs w:val="20"/>
        </w:rPr>
        <w:t>首都师范大学</w:t>
      </w:r>
      <w:r>
        <w:rPr>
          <w:color w:val="000000"/>
          <w:kern w:val="0"/>
          <w:sz w:val="20"/>
          <w:szCs w:val="20"/>
        </w:rPr>
        <w:t>.</w:t>
      </w:r>
      <w:bookmarkEnd w:id="116"/>
    </w:p>
    <w:p w14:paraId="4C9E8349" w14:textId="77777777" w:rsidR="002E4108" w:rsidRDefault="002E4108" w:rsidP="002E4108">
      <w:pPr>
        <w:autoSpaceDE w:val="0"/>
        <w:autoSpaceDN w:val="0"/>
        <w:adjustRightInd w:val="0"/>
        <w:ind w:left="240" w:hanging="240"/>
        <w:rPr>
          <w:rFonts w:ascii="SimSun"/>
          <w:kern w:val="0"/>
          <w:sz w:val="24"/>
          <w:szCs w:val="24"/>
        </w:rPr>
      </w:pPr>
      <w:bookmarkStart w:id="117" w:name="_nebC4DD63A2_6D04_4A72_9942_02772A682966"/>
      <w:r>
        <w:rPr>
          <w:color w:val="000000"/>
          <w:kern w:val="0"/>
          <w:sz w:val="20"/>
          <w:szCs w:val="20"/>
        </w:rPr>
        <w:t xml:space="preserve">Lovibond, P. F., &amp; Lovibond, S. H. (1995). The structure of negative emotional states: Comparison of the Depression Anxiety Stress Scales (DASS) with the Beck Depression and Anxiety Inventories. </w:t>
      </w:r>
      <w:r>
        <w:rPr>
          <w:i/>
          <w:iCs/>
          <w:color w:val="000000"/>
          <w:kern w:val="0"/>
          <w:sz w:val="20"/>
          <w:szCs w:val="20"/>
        </w:rPr>
        <w:t>Behaviour Research and Therapy</w:t>
      </w:r>
      <w:r>
        <w:rPr>
          <w:color w:val="000000"/>
          <w:kern w:val="0"/>
          <w:sz w:val="20"/>
          <w:szCs w:val="20"/>
        </w:rPr>
        <w:t xml:space="preserve">, </w:t>
      </w:r>
      <w:r>
        <w:rPr>
          <w:i/>
          <w:iCs/>
          <w:color w:val="000000"/>
          <w:kern w:val="0"/>
          <w:sz w:val="20"/>
          <w:szCs w:val="20"/>
        </w:rPr>
        <w:t>33</w:t>
      </w:r>
      <w:r>
        <w:rPr>
          <w:color w:val="000000"/>
          <w:kern w:val="0"/>
          <w:sz w:val="20"/>
          <w:szCs w:val="20"/>
        </w:rPr>
        <w:t>(3), 335-343.</w:t>
      </w:r>
      <w:bookmarkEnd w:id="117"/>
    </w:p>
    <w:p w14:paraId="781F669A" w14:textId="77777777" w:rsidR="002E4108" w:rsidRDefault="002E4108" w:rsidP="002E4108">
      <w:pPr>
        <w:autoSpaceDE w:val="0"/>
        <w:autoSpaceDN w:val="0"/>
        <w:adjustRightInd w:val="0"/>
        <w:ind w:left="240" w:hanging="240"/>
        <w:rPr>
          <w:rFonts w:ascii="SimSun"/>
          <w:kern w:val="0"/>
          <w:sz w:val="24"/>
          <w:szCs w:val="24"/>
        </w:rPr>
      </w:pPr>
      <w:bookmarkStart w:id="118" w:name="_neb0D8E6FAA_870D_4A2F_8C9C_57F109CB1CA2"/>
      <w:r>
        <w:rPr>
          <w:rFonts w:ascii="SimSun" w:cs="SimSun" w:hint="eastAsia"/>
          <w:color w:val="000000"/>
          <w:kern w:val="0"/>
          <w:sz w:val="20"/>
          <w:szCs w:val="20"/>
        </w:rPr>
        <w:t>龚栩</w:t>
      </w:r>
      <w:r>
        <w:rPr>
          <w:color w:val="000000"/>
          <w:kern w:val="0"/>
          <w:sz w:val="20"/>
          <w:szCs w:val="20"/>
        </w:rPr>
        <w:t xml:space="preserve">, </w:t>
      </w:r>
      <w:r>
        <w:rPr>
          <w:rFonts w:ascii="SimSun" w:cs="SimSun" w:hint="eastAsia"/>
          <w:color w:val="000000"/>
          <w:kern w:val="0"/>
          <w:sz w:val="20"/>
          <w:szCs w:val="20"/>
        </w:rPr>
        <w:t>谢熹瑶</w:t>
      </w:r>
      <w:r>
        <w:rPr>
          <w:color w:val="000000"/>
          <w:kern w:val="0"/>
          <w:sz w:val="20"/>
          <w:szCs w:val="20"/>
        </w:rPr>
        <w:t xml:space="preserve">, </w:t>
      </w:r>
      <w:r>
        <w:rPr>
          <w:rFonts w:ascii="SimSun" w:cs="SimSun" w:hint="eastAsia"/>
          <w:color w:val="000000"/>
          <w:kern w:val="0"/>
          <w:sz w:val="20"/>
          <w:szCs w:val="20"/>
        </w:rPr>
        <w:t>徐蕊</w:t>
      </w:r>
      <w:r>
        <w:rPr>
          <w:color w:val="000000"/>
          <w:kern w:val="0"/>
          <w:sz w:val="20"/>
          <w:szCs w:val="20"/>
        </w:rPr>
        <w:t xml:space="preserve">, </w:t>
      </w:r>
      <w:r>
        <w:rPr>
          <w:rFonts w:ascii="SimSun" w:cs="SimSun" w:hint="eastAsia"/>
          <w:color w:val="000000"/>
          <w:kern w:val="0"/>
          <w:sz w:val="20"/>
          <w:szCs w:val="20"/>
        </w:rPr>
        <w:t>罗跃嘉</w:t>
      </w:r>
      <w:r>
        <w:rPr>
          <w:color w:val="000000"/>
          <w:kern w:val="0"/>
          <w:sz w:val="20"/>
          <w:szCs w:val="20"/>
        </w:rPr>
        <w:t xml:space="preserve">. (2010). </w:t>
      </w:r>
      <w:r>
        <w:rPr>
          <w:rFonts w:ascii="SimSun" w:cs="SimSun" w:hint="eastAsia"/>
          <w:color w:val="000000"/>
          <w:kern w:val="0"/>
          <w:sz w:val="20"/>
          <w:szCs w:val="20"/>
        </w:rPr>
        <w:t>抑郁</w:t>
      </w:r>
      <w:r>
        <w:rPr>
          <w:color w:val="000000"/>
          <w:kern w:val="0"/>
          <w:sz w:val="20"/>
          <w:szCs w:val="20"/>
        </w:rPr>
        <w:t>-</w:t>
      </w:r>
      <w:r>
        <w:rPr>
          <w:rFonts w:ascii="SimSun" w:cs="SimSun" w:hint="eastAsia"/>
          <w:color w:val="000000"/>
          <w:kern w:val="0"/>
          <w:sz w:val="20"/>
          <w:szCs w:val="20"/>
        </w:rPr>
        <w:t>焦虑</w:t>
      </w:r>
      <w:r>
        <w:rPr>
          <w:color w:val="000000"/>
          <w:kern w:val="0"/>
          <w:sz w:val="20"/>
          <w:szCs w:val="20"/>
        </w:rPr>
        <w:t>-</w:t>
      </w:r>
      <w:r>
        <w:rPr>
          <w:rFonts w:ascii="SimSun" w:cs="SimSun" w:hint="eastAsia"/>
          <w:color w:val="000000"/>
          <w:kern w:val="0"/>
          <w:sz w:val="20"/>
          <w:szCs w:val="20"/>
        </w:rPr>
        <w:t>压力量表简体中文版</w:t>
      </w:r>
      <w:r>
        <w:rPr>
          <w:color w:val="000000"/>
          <w:kern w:val="0"/>
          <w:sz w:val="20"/>
          <w:szCs w:val="20"/>
        </w:rPr>
        <w:t>(DASS-21)</w:t>
      </w:r>
      <w:r>
        <w:rPr>
          <w:rFonts w:ascii="SimSun" w:cs="SimSun" w:hint="eastAsia"/>
          <w:color w:val="000000"/>
          <w:kern w:val="0"/>
          <w:sz w:val="20"/>
          <w:szCs w:val="20"/>
        </w:rPr>
        <w:t>在中国大学生中的测试报告</w:t>
      </w:r>
      <w:r>
        <w:rPr>
          <w:color w:val="000000"/>
          <w:kern w:val="0"/>
          <w:sz w:val="20"/>
          <w:szCs w:val="20"/>
        </w:rPr>
        <w:t xml:space="preserve">. </w:t>
      </w:r>
      <w:r>
        <w:rPr>
          <w:rFonts w:ascii="SimSun" w:cs="SimSun" w:hint="eastAsia"/>
          <w:i/>
          <w:iCs/>
          <w:color w:val="000000"/>
          <w:kern w:val="0"/>
          <w:sz w:val="20"/>
          <w:szCs w:val="20"/>
        </w:rPr>
        <w:t>中国临床心理学杂志</w:t>
      </w:r>
      <w:r>
        <w:rPr>
          <w:color w:val="000000"/>
          <w:kern w:val="0"/>
          <w:sz w:val="20"/>
          <w:szCs w:val="20"/>
        </w:rPr>
        <w:t xml:space="preserve">, </w:t>
      </w:r>
      <w:r>
        <w:rPr>
          <w:i/>
          <w:iCs/>
          <w:color w:val="000000"/>
          <w:kern w:val="0"/>
          <w:sz w:val="20"/>
          <w:szCs w:val="20"/>
        </w:rPr>
        <w:t>18</w:t>
      </w:r>
      <w:r>
        <w:rPr>
          <w:color w:val="000000"/>
          <w:kern w:val="0"/>
          <w:sz w:val="20"/>
          <w:szCs w:val="20"/>
        </w:rPr>
        <w:t>(04), 443-446.</w:t>
      </w:r>
      <w:bookmarkEnd w:id="118"/>
    </w:p>
    <w:p w14:paraId="67B00F0A" w14:textId="77777777" w:rsidR="002E4108" w:rsidRDefault="002E4108" w:rsidP="002E4108">
      <w:pPr>
        <w:autoSpaceDE w:val="0"/>
        <w:autoSpaceDN w:val="0"/>
        <w:adjustRightInd w:val="0"/>
        <w:ind w:left="240" w:hanging="240"/>
        <w:rPr>
          <w:rFonts w:ascii="SimSun"/>
          <w:kern w:val="0"/>
          <w:sz w:val="24"/>
          <w:szCs w:val="24"/>
        </w:rPr>
      </w:pPr>
      <w:bookmarkStart w:id="119" w:name="_neb733863E0_0E5C_40DA_9A68_5E5DDE642AB3"/>
      <w:r>
        <w:rPr>
          <w:rFonts w:ascii="SimSun" w:cs="SimSun" w:hint="eastAsia"/>
          <w:color w:val="000000"/>
          <w:kern w:val="0"/>
          <w:sz w:val="20"/>
          <w:szCs w:val="20"/>
        </w:rPr>
        <w:lastRenderedPageBreak/>
        <w:t>苏林雁</w:t>
      </w:r>
      <w:r>
        <w:rPr>
          <w:color w:val="000000"/>
          <w:kern w:val="0"/>
          <w:sz w:val="20"/>
          <w:szCs w:val="20"/>
        </w:rPr>
        <w:t xml:space="preserve">, </w:t>
      </w:r>
      <w:r>
        <w:rPr>
          <w:rFonts w:ascii="SimSun" w:cs="SimSun" w:hint="eastAsia"/>
          <w:color w:val="000000"/>
          <w:kern w:val="0"/>
          <w:sz w:val="20"/>
          <w:szCs w:val="20"/>
        </w:rPr>
        <w:t>李雪荣</w:t>
      </w:r>
      <w:r>
        <w:rPr>
          <w:color w:val="000000"/>
          <w:kern w:val="0"/>
          <w:sz w:val="20"/>
          <w:szCs w:val="20"/>
        </w:rPr>
        <w:t xml:space="preserve">, </w:t>
      </w:r>
      <w:r>
        <w:rPr>
          <w:rFonts w:ascii="SimSun" w:cs="SimSun" w:hint="eastAsia"/>
          <w:color w:val="000000"/>
          <w:kern w:val="0"/>
          <w:sz w:val="20"/>
          <w:szCs w:val="20"/>
        </w:rPr>
        <w:t>罗学荣</w:t>
      </w:r>
      <w:r>
        <w:rPr>
          <w:color w:val="000000"/>
          <w:kern w:val="0"/>
          <w:sz w:val="20"/>
          <w:szCs w:val="20"/>
        </w:rPr>
        <w:t xml:space="preserve">, </w:t>
      </w:r>
      <w:r>
        <w:rPr>
          <w:rFonts w:ascii="SimSun" w:cs="SimSun" w:hint="eastAsia"/>
          <w:color w:val="000000"/>
          <w:kern w:val="0"/>
          <w:sz w:val="20"/>
          <w:szCs w:val="20"/>
        </w:rPr>
        <w:t>万国斌</w:t>
      </w:r>
      <w:r>
        <w:rPr>
          <w:color w:val="000000"/>
          <w:kern w:val="0"/>
          <w:sz w:val="20"/>
          <w:szCs w:val="20"/>
        </w:rPr>
        <w:t xml:space="preserve">, </w:t>
      </w:r>
      <w:r>
        <w:rPr>
          <w:rFonts w:ascii="SimSun" w:cs="SimSun" w:hint="eastAsia"/>
          <w:color w:val="000000"/>
          <w:kern w:val="0"/>
          <w:sz w:val="20"/>
          <w:szCs w:val="20"/>
        </w:rPr>
        <w:t>杨志伟</w:t>
      </w:r>
      <w:r>
        <w:rPr>
          <w:color w:val="000000"/>
          <w:kern w:val="0"/>
          <w:sz w:val="20"/>
          <w:szCs w:val="20"/>
        </w:rPr>
        <w:t>. (1998). Achenbach</w:t>
      </w:r>
      <w:r>
        <w:rPr>
          <w:rFonts w:ascii="SimSun" w:cs="SimSun" w:hint="eastAsia"/>
          <w:color w:val="000000"/>
          <w:kern w:val="0"/>
          <w:sz w:val="20"/>
          <w:szCs w:val="20"/>
        </w:rPr>
        <w:t>儿童行为量表的再标准化及效度检验</w:t>
      </w:r>
      <w:r>
        <w:rPr>
          <w:color w:val="000000"/>
          <w:kern w:val="0"/>
          <w:sz w:val="20"/>
          <w:szCs w:val="20"/>
        </w:rPr>
        <w:t xml:space="preserve">. </w:t>
      </w:r>
      <w:r>
        <w:rPr>
          <w:rFonts w:ascii="SimSun" w:cs="SimSun" w:hint="eastAsia"/>
          <w:i/>
          <w:iCs/>
          <w:color w:val="000000"/>
          <w:kern w:val="0"/>
          <w:sz w:val="20"/>
          <w:szCs w:val="20"/>
        </w:rPr>
        <w:t>中国心理卫生杂志</w:t>
      </w:r>
      <w:r>
        <w:rPr>
          <w:color w:val="000000"/>
          <w:kern w:val="0"/>
          <w:sz w:val="20"/>
          <w:szCs w:val="20"/>
        </w:rPr>
        <w:t>(02), 4-6.</w:t>
      </w:r>
      <w:bookmarkEnd w:id="119"/>
    </w:p>
    <w:p w14:paraId="683DDE74" w14:textId="77777777" w:rsidR="002E4108" w:rsidRDefault="002E4108" w:rsidP="002E4108">
      <w:pPr>
        <w:autoSpaceDE w:val="0"/>
        <w:autoSpaceDN w:val="0"/>
        <w:adjustRightInd w:val="0"/>
        <w:ind w:left="240" w:hanging="240"/>
        <w:rPr>
          <w:rFonts w:ascii="SimSun"/>
          <w:kern w:val="0"/>
          <w:sz w:val="24"/>
          <w:szCs w:val="24"/>
        </w:rPr>
      </w:pPr>
      <w:bookmarkStart w:id="120" w:name="_nebB20F749B_469B_455E_B781_B475F544E6C2"/>
      <w:r>
        <w:rPr>
          <w:rFonts w:ascii="SimSun" w:cs="SimSun" w:hint="eastAsia"/>
          <w:color w:val="000000"/>
          <w:kern w:val="0"/>
          <w:sz w:val="20"/>
          <w:szCs w:val="20"/>
        </w:rPr>
        <w:t>忻仁娥</w:t>
      </w:r>
      <w:r>
        <w:rPr>
          <w:color w:val="000000"/>
          <w:kern w:val="0"/>
          <w:sz w:val="20"/>
          <w:szCs w:val="20"/>
        </w:rPr>
        <w:t xml:space="preserve">. (1994). Achenbach </w:t>
      </w:r>
      <w:r>
        <w:rPr>
          <w:rFonts w:ascii="SimSun" w:cs="SimSun" w:hint="eastAsia"/>
          <w:color w:val="000000"/>
          <w:kern w:val="0"/>
          <w:sz w:val="20"/>
          <w:szCs w:val="20"/>
        </w:rPr>
        <w:t>儿童行为量表</w:t>
      </w:r>
      <w:r>
        <w:rPr>
          <w:color w:val="000000"/>
          <w:kern w:val="0"/>
          <w:sz w:val="20"/>
          <w:szCs w:val="20"/>
        </w:rPr>
        <w:t xml:space="preserve">( </w:t>
      </w:r>
      <w:r>
        <w:rPr>
          <w:rFonts w:ascii="SimSun" w:cs="SimSun" w:hint="eastAsia"/>
          <w:color w:val="000000"/>
          <w:kern w:val="0"/>
          <w:sz w:val="20"/>
          <w:szCs w:val="20"/>
        </w:rPr>
        <w:t>中国标准化</w:t>
      </w:r>
      <w:r>
        <w:rPr>
          <w:color w:val="000000"/>
          <w:kern w:val="0"/>
          <w:sz w:val="20"/>
          <w:szCs w:val="20"/>
        </w:rPr>
        <w:t xml:space="preserve">). </w:t>
      </w:r>
      <w:r>
        <w:rPr>
          <w:rFonts w:ascii="SimSun" w:cs="SimSun" w:hint="eastAsia"/>
          <w:i/>
          <w:iCs/>
          <w:color w:val="000000"/>
          <w:kern w:val="0"/>
          <w:sz w:val="20"/>
          <w:szCs w:val="20"/>
        </w:rPr>
        <w:t>上海精神医学</w:t>
      </w:r>
      <w:r>
        <w:rPr>
          <w:color w:val="000000"/>
          <w:kern w:val="0"/>
          <w:sz w:val="20"/>
          <w:szCs w:val="20"/>
        </w:rPr>
        <w:t xml:space="preserve">, </w:t>
      </w:r>
      <w:r>
        <w:rPr>
          <w:i/>
          <w:iCs/>
          <w:color w:val="000000"/>
          <w:kern w:val="0"/>
          <w:sz w:val="20"/>
          <w:szCs w:val="20"/>
        </w:rPr>
        <w:t>4</w:t>
      </w:r>
      <w:r>
        <w:rPr>
          <w:color w:val="000000"/>
          <w:kern w:val="0"/>
          <w:sz w:val="20"/>
          <w:szCs w:val="20"/>
        </w:rPr>
        <w:t>(1), 1-2.</w:t>
      </w:r>
      <w:bookmarkEnd w:id="120"/>
    </w:p>
    <w:p w14:paraId="288BF098" w14:textId="77777777" w:rsidR="002E4108" w:rsidRDefault="002E4108" w:rsidP="002E4108">
      <w:pPr>
        <w:autoSpaceDE w:val="0"/>
        <w:autoSpaceDN w:val="0"/>
        <w:adjustRightInd w:val="0"/>
        <w:ind w:left="240" w:hanging="240"/>
        <w:rPr>
          <w:rFonts w:ascii="SimSun"/>
          <w:kern w:val="0"/>
          <w:sz w:val="24"/>
          <w:szCs w:val="24"/>
        </w:rPr>
      </w:pPr>
      <w:bookmarkStart w:id="121" w:name="_nebE5849F8A_F94C_4312_A3CE_89828144D9A7"/>
      <w:r>
        <w:rPr>
          <w:color w:val="000000"/>
          <w:kern w:val="0"/>
          <w:sz w:val="20"/>
          <w:szCs w:val="20"/>
        </w:rPr>
        <w:t xml:space="preserve">Achenbach, T., &amp; Edelbrock, C. (1987). </w:t>
      </w:r>
      <w:r>
        <w:rPr>
          <w:i/>
          <w:iCs/>
          <w:color w:val="000000"/>
          <w:kern w:val="0"/>
          <w:sz w:val="20"/>
          <w:szCs w:val="20"/>
        </w:rPr>
        <w:t>Manual for the Child Behavior Checklist</w:t>
      </w:r>
      <w:r>
        <w:rPr>
          <w:color w:val="000000"/>
          <w:kern w:val="0"/>
          <w:sz w:val="20"/>
          <w:szCs w:val="20"/>
        </w:rPr>
        <w:t>. Burlington: University of Vermont.</w:t>
      </w:r>
      <w:bookmarkEnd w:id="121"/>
    </w:p>
    <w:p w14:paraId="1B99B2A4" w14:textId="77777777" w:rsidR="002E4108" w:rsidRDefault="002E4108" w:rsidP="002E4108">
      <w:pPr>
        <w:autoSpaceDE w:val="0"/>
        <w:autoSpaceDN w:val="0"/>
        <w:adjustRightInd w:val="0"/>
        <w:ind w:left="240" w:hanging="240"/>
        <w:rPr>
          <w:rFonts w:ascii="SimSun"/>
          <w:kern w:val="0"/>
          <w:sz w:val="24"/>
          <w:szCs w:val="24"/>
        </w:rPr>
      </w:pPr>
      <w:bookmarkStart w:id="122" w:name="_neb4D9CE566_DD88_4E73_ADD5_80346165D454"/>
      <w:r>
        <w:rPr>
          <w:color w:val="000000"/>
          <w:kern w:val="0"/>
          <w:sz w:val="20"/>
          <w:szCs w:val="20"/>
        </w:rPr>
        <w:t xml:space="preserve">Wood, A., Kroll, L., Moore, A., &amp; Harrington, R. (1995). Properties of the mood and feelings questionnaire in adolescent psychiatric outpatients: a research note. </w:t>
      </w:r>
      <w:r>
        <w:rPr>
          <w:i/>
          <w:iCs/>
          <w:color w:val="000000"/>
          <w:kern w:val="0"/>
          <w:sz w:val="20"/>
          <w:szCs w:val="20"/>
        </w:rPr>
        <w:t>Journal of Child Psychology and Psychiatry</w:t>
      </w:r>
      <w:r>
        <w:rPr>
          <w:color w:val="000000"/>
          <w:kern w:val="0"/>
          <w:sz w:val="20"/>
          <w:szCs w:val="20"/>
        </w:rPr>
        <w:t xml:space="preserve">, </w:t>
      </w:r>
      <w:r>
        <w:rPr>
          <w:i/>
          <w:iCs/>
          <w:color w:val="000000"/>
          <w:kern w:val="0"/>
          <w:sz w:val="20"/>
          <w:szCs w:val="20"/>
        </w:rPr>
        <w:t>36</w:t>
      </w:r>
      <w:r>
        <w:rPr>
          <w:color w:val="000000"/>
          <w:kern w:val="0"/>
          <w:sz w:val="20"/>
          <w:szCs w:val="20"/>
        </w:rPr>
        <w:t>(2), 327-334.</w:t>
      </w:r>
      <w:bookmarkEnd w:id="122"/>
    </w:p>
    <w:p w14:paraId="7266F2A0" w14:textId="77777777" w:rsidR="002E4108" w:rsidRDefault="002E4108" w:rsidP="002E4108">
      <w:pPr>
        <w:autoSpaceDE w:val="0"/>
        <w:autoSpaceDN w:val="0"/>
        <w:adjustRightInd w:val="0"/>
        <w:ind w:left="240" w:hanging="240"/>
        <w:rPr>
          <w:rFonts w:ascii="SimSun"/>
          <w:kern w:val="0"/>
          <w:sz w:val="24"/>
          <w:szCs w:val="24"/>
        </w:rPr>
      </w:pPr>
      <w:bookmarkStart w:id="123" w:name="_neb07DE1F3C_ECC6_414E_86C9_0F278DDE845E"/>
      <w:r>
        <w:rPr>
          <w:rFonts w:ascii="SimSun" w:cs="SimSun" w:hint="eastAsia"/>
          <w:color w:val="000000"/>
          <w:kern w:val="0"/>
          <w:sz w:val="20"/>
          <w:szCs w:val="20"/>
        </w:rPr>
        <w:t>曹枫林</w:t>
      </w:r>
      <w:r>
        <w:rPr>
          <w:color w:val="000000"/>
          <w:kern w:val="0"/>
          <w:sz w:val="20"/>
          <w:szCs w:val="20"/>
        </w:rPr>
        <w:t xml:space="preserve">, </w:t>
      </w:r>
      <w:r>
        <w:rPr>
          <w:rFonts w:ascii="SimSun" w:cs="SimSun" w:hint="eastAsia"/>
          <w:color w:val="000000"/>
          <w:kern w:val="0"/>
          <w:sz w:val="20"/>
          <w:szCs w:val="20"/>
        </w:rPr>
        <w:t>苏林雁</w:t>
      </w:r>
      <w:r>
        <w:rPr>
          <w:color w:val="000000"/>
          <w:kern w:val="0"/>
          <w:sz w:val="20"/>
          <w:szCs w:val="20"/>
        </w:rPr>
        <w:t xml:space="preserve">, </w:t>
      </w:r>
      <w:r>
        <w:rPr>
          <w:rFonts w:ascii="SimSun" w:cs="SimSun" w:hint="eastAsia"/>
          <w:color w:val="000000"/>
          <w:kern w:val="0"/>
          <w:sz w:val="20"/>
          <w:szCs w:val="20"/>
        </w:rPr>
        <w:t>程培霞</w:t>
      </w:r>
      <w:r>
        <w:rPr>
          <w:color w:val="000000"/>
          <w:kern w:val="0"/>
          <w:sz w:val="20"/>
          <w:szCs w:val="20"/>
        </w:rPr>
        <w:t xml:space="preserve">. (2009). </w:t>
      </w:r>
      <w:r>
        <w:rPr>
          <w:rFonts w:ascii="SimSun" w:cs="SimSun" w:hint="eastAsia"/>
          <w:color w:val="000000"/>
          <w:kern w:val="0"/>
          <w:sz w:val="20"/>
          <w:szCs w:val="20"/>
        </w:rPr>
        <w:t>情绪问卷中文版用于中学生的信度和效度研究</w:t>
      </w:r>
      <w:r>
        <w:rPr>
          <w:color w:val="000000"/>
          <w:kern w:val="0"/>
          <w:sz w:val="20"/>
          <w:szCs w:val="20"/>
        </w:rPr>
        <w:t xml:space="preserve">. </w:t>
      </w:r>
      <w:r>
        <w:rPr>
          <w:rFonts w:ascii="SimSun" w:cs="SimSun" w:hint="eastAsia"/>
          <w:i/>
          <w:iCs/>
          <w:color w:val="000000"/>
          <w:kern w:val="0"/>
          <w:sz w:val="20"/>
          <w:szCs w:val="20"/>
        </w:rPr>
        <w:t>中国临床心理学杂志</w:t>
      </w:r>
      <w:r>
        <w:rPr>
          <w:color w:val="000000"/>
          <w:kern w:val="0"/>
          <w:sz w:val="20"/>
          <w:szCs w:val="20"/>
        </w:rPr>
        <w:t xml:space="preserve">, </w:t>
      </w:r>
      <w:r>
        <w:rPr>
          <w:i/>
          <w:iCs/>
          <w:color w:val="000000"/>
          <w:kern w:val="0"/>
          <w:sz w:val="20"/>
          <w:szCs w:val="20"/>
        </w:rPr>
        <w:t>17</w:t>
      </w:r>
      <w:r>
        <w:rPr>
          <w:color w:val="000000"/>
          <w:kern w:val="0"/>
          <w:sz w:val="20"/>
          <w:szCs w:val="20"/>
        </w:rPr>
        <w:t>(04), 440-442.</w:t>
      </w:r>
      <w:bookmarkEnd w:id="123"/>
    </w:p>
    <w:p w14:paraId="7276D50A" w14:textId="77777777" w:rsidR="002E4108" w:rsidRDefault="002E4108" w:rsidP="002E4108">
      <w:pPr>
        <w:autoSpaceDE w:val="0"/>
        <w:autoSpaceDN w:val="0"/>
        <w:adjustRightInd w:val="0"/>
        <w:ind w:left="240" w:hanging="240"/>
        <w:rPr>
          <w:rFonts w:ascii="SimSun"/>
          <w:kern w:val="0"/>
          <w:sz w:val="24"/>
          <w:szCs w:val="24"/>
        </w:rPr>
      </w:pPr>
      <w:bookmarkStart w:id="124" w:name="_neb05A24632_76E4_4B54_A679_2F7AEE041EAD"/>
      <w:r>
        <w:rPr>
          <w:rFonts w:ascii="SimSun" w:cs="SimSun" w:hint="eastAsia"/>
          <w:color w:val="000000"/>
          <w:kern w:val="0"/>
          <w:sz w:val="20"/>
          <w:szCs w:val="20"/>
        </w:rPr>
        <w:t>王极盛</w:t>
      </w:r>
      <w:r>
        <w:rPr>
          <w:color w:val="000000"/>
          <w:kern w:val="0"/>
          <w:sz w:val="20"/>
          <w:szCs w:val="20"/>
        </w:rPr>
        <w:t xml:space="preserve">, </w:t>
      </w:r>
      <w:r>
        <w:rPr>
          <w:rFonts w:ascii="SimSun" w:cs="SimSun" w:hint="eastAsia"/>
          <w:color w:val="000000"/>
          <w:kern w:val="0"/>
          <w:sz w:val="20"/>
          <w:szCs w:val="20"/>
        </w:rPr>
        <w:t>邱炳武</w:t>
      </w:r>
      <w:r>
        <w:rPr>
          <w:color w:val="000000"/>
          <w:kern w:val="0"/>
          <w:sz w:val="20"/>
          <w:szCs w:val="20"/>
        </w:rPr>
        <w:t xml:space="preserve">, </w:t>
      </w:r>
      <w:r>
        <w:rPr>
          <w:rFonts w:ascii="SimSun" w:cs="SimSun" w:hint="eastAsia"/>
          <w:color w:val="000000"/>
          <w:kern w:val="0"/>
          <w:sz w:val="20"/>
          <w:szCs w:val="20"/>
        </w:rPr>
        <w:t>赫尔实</w:t>
      </w:r>
      <w:r>
        <w:rPr>
          <w:color w:val="000000"/>
          <w:kern w:val="0"/>
          <w:sz w:val="20"/>
          <w:szCs w:val="20"/>
        </w:rPr>
        <w:t xml:space="preserve">. (1997). </w:t>
      </w:r>
      <w:r>
        <w:rPr>
          <w:rFonts w:ascii="SimSun" w:cs="SimSun" w:hint="eastAsia"/>
          <w:color w:val="000000"/>
          <w:kern w:val="0"/>
          <w:sz w:val="20"/>
          <w:szCs w:val="20"/>
        </w:rPr>
        <w:t>中学生抑郁量表的编制及其标准化</w:t>
      </w:r>
      <w:r>
        <w:rPr>
          <w:color w:val="000000"/>
          <w:kern w:val="0"/>
          <w:sz w:val="20"/>
          <w:szCs w:val="20"/>
        </w:rPr>
        <w:t xml:space="preserve">. </w:t>
      </w:r>
      <w:r>
        <w:rPr>
          <w:rFonts w:ascii="SimSun" w:cs="SimSun" w:hint="eastAsia"/>
          <w:i/>
          <w:iCs/>
          <w:color w:val="000000"/>
          <w:kern w:val="0"/>
          <w:sz w:val="20"/>
          <w:szCs w:val="20"/>
        </w:rPr>
        <w:t>社会心理科学</w:t>
      </w:r>
      <w:r>
        <w:rPr>
          <w:color w:val="000000"/>
          <w:kern w:val="0"/>
          <w:sz w:val="20"/>
          <w:szCs w:val="20"/>
        </w:rPr>
        <w:t>(3), 3.</w:t>
      </w:r>
      <w:bookmarkEnd w:id="124"/>
    </w:p>
    <w:p w14:paraId="53D7D6A5" w14:textId="77777777" w:rsidR="002E4108" w:rsidRDefault="002E4108" w:rsidP="002E4108">
      <w:pPr>
        <w:autoSpaceDE w:val="0"/>
        <w:autoSpaceDN w:val="0"/>
        <w:adjustRightInd w:val="0"/>
        <w:ind w:left="240" w:hanging="240"/>
        <w:rPr>
          <w:rFonts w:ascii="SimSun"/>
          <w:kern w:val="0"/>
          <w:sz w:val="24"/>
          <w:szCs w:val="24"/>
        </w:rPr>
      </w:pPr>
      <w:bookmarkStart w:id="125" w:name="_neb7EA7E88F_EF60_4CA6_A933_4B72FD759361"/>
      <w:r>
        <w:rPr>
          <w:color w:val="000000"/>
          <w:kern w:val="0"/>
          <w:sz w:val="20"/>
          <w:szCs w:val="20"/>
        </w:rPr>
        <w:t xml:space="preserve">William Li, H. C., Chung, O. K. J., &amp; Ho, K. Y. (2010). Center for epidemiologic studies depression scale for children: psychometric testing of the Chinese version. </w:t>
      </w:r>
      <w:r>
        <w:rPr>
          <w:i/>
          <w:iCs/>
          <w:color w:val="000000"/>
          <w:kern w:val="0"/>
          <w:sz w:val="20"/>
          <w:szCs w:val="20"/>
        </w:rPr>
        <w:t>Journal of Advanced Nursing</w:t>
      </w:r>
      <w:r>
        <w:rPr>
          <w:color w:val="000000"/>
          <w:kern w:val="0"/>
          <w:sz w:val="20"/>
          <w:szCs w:val="20"/>
        </w:rPr>
        <w:t xml:space="preserve">, </w:t>
      </w:r>
      <w:r>
        <w:rPr>
          <w:i/>
          <w:iCs/>
          <w:color w:val="000000"/>
          <w:kern w:val="0"/>
          <w:sz w:val="20"/>
          <w:szCs w:val="20"/>
        </w:rPr>
        <w:t>66</w:t>
      </w:r>
      <w:r>
        <w:rPr>
          <w:color w:val="000000"/>
          <w:kern w:val="0"/>
          <w:sz w:val="20"/>
          <w:szCs w:val="20"/>
        </w:rPr>
        <w:t>(11), 2582-2591.</w:t>
      </w:r>
      <w:bookmarkEnd w:id="125"/>
    </w:p>
    <w:p w14:paraId="1A525514" w14:textId="77777777" w:rsidR="002E4108" w:rsidRDefault="002E4108" w:rsidP="002E4108">
      <w:pPr>
        <w:autoSpaceDE w:val="0"/>
        <w:autoSpaceDN w:val="0"/>
        <w:adjustRightInd w:val="0"/>
        <w:ind w:left="240" w:hanging="240"/>
        <w:rPr>
          <w:rFonts w:ascii="SimSun"/>
          <w:kern w:val="0"/>
          <w:sz w:val="24"/>
          <w:szCs w:val="24"/>
        </w:rPr>
      </w:pPr>
      <w:bookmarkStart w:id="126" w:name="_neb5651EB05_DE5C_4679_92C9_5C082DC124A7"/>
      <w:r>
        <w:rPr>
          <w:color w:val="000000"/>
          <w:kern w:val="0"/>
          <w:sz w:val="20"/>
          <w:szCs w:val="20"/>
        </w:rPr>
        <w:t xml:space="preserve">Huang, C. Y., &amp; Hsu, W. Y. (2003). A study of developing an adolescent depression inventory. </w:t>
      </w:r>
      <w:r>
        <w:rPr>
          <w:i/>
          <w:iCs/>
          <w:color w:val="000000"/>
          <w:kern w:val="0"/>
          <w:sz w:val="20"/>
          <w:szCs w:val="20"/>
        </w:rPr>
        <w:t>Journal of Education Psychology</w:t>
      </w:r>
      <w:r>
        <w:rPr>
          <w:color w:val="000000"/>
          <w:kern w:val="0"/>
          <w:sz w:val="20"/>
          <w:szCs w:val="20"/>
        </w:rPr>
        <w:t xml:space="preserve">, </w:t>
      </w:r>
      <w:r>
        <w:rPr>
          <w:i/>
          <w:iCs/>
          <w:color w:val="000000"/>
          <w:kern w:val="0"/>
          <w:sz w:val="20"/>
          <w:szCs w:val="20"/>
        </w:rPr>
        <w:t>26</w:t>
      </w:r>
      <w:r>
        <w:rPr>
          <w:color w:val="000000"/>
          <w:kern w:val="0"/>
          <w:sz w:val="20"/>
          <w:szCs w:val="20"/>
        </w:rPr>
        <w:t>, 167-190.</w:t>
      </w:r>
      <w:bookmarkEnd w:id="126"/>
    </w:p>
    <w:p w14:paraId="6396B1A3" w14:textId="77777777" w:rsidR="002E4108" w:rsidRDefault="002E4108" w:rsidP="002E4108">
      <w:pPr>
        <w:autoSpaceDE w:val="0"/>
        <w:autoSpaceDN w:val="0"/>
        <w:adjustRightInd w:val="0"/>
        <w:ind w:left="240" w:hanging="240"/>
        <w:rPr>
          <w:rFonts w:ascii="SimSun"/>
          <w:kern w:val="0"/>
          <w:sz w:val="24"/>
          <w:szCs w:val="24"/>
        </w:rPr>
      </w:pPr>
      <w:bookmarkStart w:id="127" w:name="_neb0CB28DC0_F9F7_43E6_B9B8_B151B5E72A01"/>
      <w:r>
        <w:rPr>
          <w:rFonts w:ascii="SimSun" w:cs="SimSun" w:hint="eastAsia"/>
          <w:color w:val="000000"/>
          <w:kern w:val="0"/>
          <w:sz w:val="20"/>
          <w:szCs w:val="20"/>
        </w:rPr>
        <w:t>楊雅惠</w:t>
      </w:r>
      <w:r>
        <w:rPr>
          <w:color w:val="000000"/>
          <w:kern w:val="0"/>
          <w:sz w:val="20"/>
          <w:szCs w:val="20"/>
        </w:rPr>
        <w:t xml:space="preserve">. (2003). </w:t>
      </w:r>
      <w:r>
        <w:rPr>
          <w:rFonts w:ascii="SimSun" w:cs="SimSun" w:hint="eastAsia"/>
          <w:color w:val="000000"/>
          <w:kern w:val="0"/>
          <w:sz w:val="20"/>
          <w:szCs w:val="20"/>
        </w:rPr>
        <w:t>依附</w:t>
      </w:r>
      <w:r>
        <w:rPr>
          <w:color w:val="000000"/>
          <w:kern w:val="0"/>
          <w:sz w:val="20"/>
          <w:szCs w:val="20"/>
        </w:rPr>
        <w:t>,</w:t>
      </w:r>
      <w:r>
        <w:rPr>
          <w:rFonts w:ascii="SimSun" w:cs="SimSun" w:hint="eastAsia"/>
          <w:color w:val="000000"/>
          <w:kern w:val="0"/>
          <w:sz w:val="20"/>
          <w:szCs w:val="20"/>
        </w:rPr>
        <w:t>負向情緒調適預期和壓力因應對情緒經驗的影響歷程之探討</w:t>
      </w:r>
      <w:r>
        <w:rPr>
          <w:color w:val="000000"/>
          <w:kern w:val="0"/>
          <w:sz w:val="20"/>
          <w:szCs w:val="20"/>
        </w:rPr>
        <w:t>:</w:t>
      </w:r>
      <w:r>
        <w:rPr>
          <w:rFonts w:ascii="SimSun" w:cs="SimSun" w:hint="eastAsia"/>
          <w:color w:val="000000"/>
          <w:kern w:val="0"/>
          <w:sz w:val="20"/>
          <w:szCs w:val="20"/>
        </w:rPr>
        <w:t>以大四學生的生涯抉擇壓力為例</w:t>
      </w:r>
      <w:r>
        <w:rPr>
          <w:color w:val="000000"/>
          <w:kern w:val="0"/>
          <w:sz w:val="20"/>
          <w:szCs w:val="20"/>
        </w:rPr>
        <w:t>.</w:t>
      </w:r>
      <w:bookmarkEnd w:id="127"/>
    </w:p>
    <w:p w14:paraId="27299E19" w14:textId="77777777" w:rsidR="002E4108" w:rsidRDefault="002E4108" w:rsidP="002E4108">
      <w:pPr>
        <w:autoSpaceDE w:val="0"/>
        <w:autoSpaceDN w:val="0"/>
        <w:adjustRightInd w:val="0"/>
        <w:ind w:left="240" w:hanging="240"/>
        <w:rPr>
          <w:rFonts w:ascii="SimSun"/>
          <w:kern w:val="0"/>
          <w:sz w:val="24"/>
          <w:szCs w:val="24"/>
        </w:rPr>
      </w:pPr>
      <w:bookmarkStart w:id="128" w:name="_nebE646E539_26D6_4907_AE37_E6552CE44EB5"/>
      <w:r>
        <w:rPr>
          <w:color w:val="000000"/>
          <w:kern w:val="0"/>
          <w:sz w:val="20"/>
          <w:szCs w:val="20"/>
        </w:rPr>
        <w:t xml:space="preserve">Lee, M., Lee, Y., Yen, L., Lin, M., &amp; Lue, B. (1990). Reliability and validity of using a brief psychiatric symptom rating scale in clinical practice. </w:t>
      </w:r>
      <w:r>
        <w:rPr>
          <w:i/>
          <w:iCs/>
          <w:color w:val="000000"/>
          <w:kern w:val="0"/>
          <w:sz w:val="20"/>
          <w:szCs w:val="20"/>
        </w:rPr>
        <w:t>Journal of the Formosan Medical Association</w:t>
      </w:r>
      <w:r>
        <w:rPr>
          <w:color w:val="000000"/>
          <w:kern w:val="0"/>
          <w:sz w:val="20"/>
          <w:szCs w:val="20"/>
        </w:rPr>
        <w:t xml:space="preserve">, </w:t>
      </w:r>
      <w:r>
        <w:rPr>
          <w:i/>
          <w:iCs/>
          <w:color w:val="000000"/>
          <w:kern w:val="0"/>
          <w:sz w:val="20"/>
          <w:szCs w:val="20"/>
        </w:rPr>
        <w:t>89</w:t>
      </w:r>
      <w:r>
        <w:rPr>
          <w:color w:val="000000"/>
          <w:kern w:val="0"/>
          <w:sz w:val="20"/>
          <w:szCs w:val="20"/>
        </w:rPr>
        <w:t>(12), 1081-1087.</w:t>
      </w:r>
      <w:bookmarkEnd w:id="128"/>
    </w:p>
    <w:p w14:paraId="02A2DD6F" w14:textId="77777777" w:rsidR="002E4108" w:rsidRDefault="002E4108" w:rsidP="002E4108">
      <w:pPr>
        <w:autoSpaceDE w:val="0"/>
        <w:autoSpaceDN w:val="0"/>
        <w:adjustRightInd w:val="0"/>
        <w:ind w:left="240" w:hanging="240"/>
        <w:rPr>
          <w:rFonts w:ascii="SimSun"/>
          <w:kern w:val="0"/>
          <w:sz w:val="24"/>
          <w:szCs w:val="24"/>
        </w:rPr>
      </w:pPr>
      <w:bookmarkStart w:id="129" w:name="_neb8BC6EE95_0989_45E2_A5A1_736E97564420"/>
      <w:r>
        <w:rPr>
          <w:color w:val="000000"/>
          <w:kern w:val="0"/>
          <w:sz w:val="20"/>
          <w:szCs w:val="20"/>
        </w:rPr>
        <w:t>Li, L. W., Liu, J., Xu, H., &amp; Zhang, Z. (2016). Understanding rural</w:t>
      </w:r>
      <w:r>
        <w:rPr>
          <w:rFonts w:ascii="SimSun" w:cs="SimSun" w:hint="eastAsia"/>
          <w:color w:val="000000"/>
          <w:kern w:val="0"/>
          <w:sz w:val="20"/>
          <w:szCs w:val="20"/>
        </w:rPr>
        <w:t>–</w:t>
      </w:r>
      <w:r>
        <w:rPr>
          <w:color w:val="000000"/>
          <w:kern w:val="0"/>
          <w:sz w:val="20"/>
          <w:szCs w:val="20"/>
        </w:rPr>
        <w:t xml:space="preserve">urban differences in depressive symptoms among older adults in China. </w:t>
      </w:r>
      <w:r>
        <w:rPr>
          <w:i/>
          <w:iCs/>
          <w:color w:val="000000"/>
          <w:kern w:val="0"/>
          <w:sz w:val="20"/>
          <w:szCs w:val="20"/>
        </w:rPr>
        <w:t>Journal of Aging and Health</w:t>
      </w:r>
      <w:r>
        <w:rPr>
          <w:color w:val="000000"/>
          <w:kern w:val="0"/>
          <w:sz w:val="20"/>
          <w:szCs w:val="20"/>
        </w:rPr>
        <w:t xml:space="preserve">, </w:t>
      </w:r>
      <w:r>
        <w:rPr>
          <w:i/>
          <w:iCs/>
          <w:color w:val="000000"/>
          <w:kern w:val="0"/>
          <w:sz w:val="20"/>
          <w:szCs w:val="20"/>
        </w:rPr>
        <w:t>28</w:t>
      </w:r>
      <w:r>
        <w:rPr>
          <w:color w:val="000000"/>
          <w:kern w:val="0"/>
          <w:sz w:val="20"/>
          <w:szCs w:val="20"/>
        </w:rPr>
        <w:t>(2), 341-362.</w:t>
      </w:r>
      <w:bookmarkEnd w:id="129"/>
    </w:p>
    <w:p w14:paraId="3D158F37" w14:textId="77777777" w:rsidR="002E4108" w:rsidRDefault="002E4108" w:rsidP="002E4108">
      <w:pPr>
        <w:autoSpaceDE w:val="0"/>
        <w:autoSpaceDN w:val="0"/>
        <w:adjustRightInd w:val="0"/>
        <w:ind w:left="240" w:hanging="240"/>
        <w:rPr>
          <w:rFonts w:ascii="SimSun"/>
          <w:kern w:val="0"/>
          <w:sz w:val="24"/>
          <w:szCs w:val="24"/>
        </w:rPr>
      </w:pPr>
      <w:bookmarkStart w:id="130" w:name="_nebE5116861_3CC0_4833_8741_8F015FCED59E"/>
      <w:r>
        <w:rPr>
          <w:rFonts w:ascii="SimSun" w:cs="SimSun" w:hint="eastAsia"/>
          <w:color w:val="000000"/>
          <w:kern w:val="0"/>
          <w:sz w:val="20"/>
          <w:szCs w:val="20"/>
        </w:rPr>
        <w:t>张宝山</w:t>
      </w:r>
      <w:r>
        <w:rPr>
          <w:color w:val="000000"/>
          <w:kern w:val="0"/>
          <w:sz w:val="20"/>
          <w:szCs w:val="20"/>
        </w:rPr>
        <w:t xml:space="preserve">, </w:t>
      </w:r>
      <w:r>
        <w:rPr>
          <w:rFonts w:ascii="SimSun" w:cs="SimSun" w:hint="eastAsia"/>
          <w:color w:val="000000"/>
          <w:kern w:val="0"/>
          <w:sz w:val="20"/>
          <w:szCs w:val="20"/>
        </w:rPr>
        <w:t>李娟</w:t>
      </w:r>
      <w:r>
        <w:rPr>
          <w:color w:val="000000"/>
          <w:kern w:val="0"/>
          <w:sz w:val="20"/>
          <w:szCs w:val="20"/>
        </w:rPr>
        <w:t xml:space="preserve">. (2011). </w:t>
      </w:r>
      <w:r>
        <w:rPr>
          <w:rFonts w:ascii="SimSun" w:cs="SimSun" w:hint="eastAsia"/>
          <w:color w:val="000000"/>
          <w:kern w:val="0"/>
          <w:sz w:val="20"/>
          <w:szCs w:val="20"/>
        </w:rPr>
        <w:t>简版流调中心抑郁量表在全国成年人群中的信效度</w:t>
      </w:r>
      <w:r>
        <w:rPr>
          <w:color w:val="000000"/>
          <w:kern w:val="0"/>
          <w:sz w:val="20"/>
          <w:szCs w:val="20"/>
        </w:rPr>
        <w:t xml:space="preserve">. </w:t>
      </w:r>
      <w:r>
        <w:rPr>
          <w:rFonts w:ascii="SimSun" w:cs="SimSun"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25</w:t>
      </w:r>
      <w:r>
        <w:rPr>
          <w:color w:val="000000"/>
          <w:kern w:val="0"/>
          <w:sz w:val="20"/>
          <w:szCs w:val="20"/>
        </w:rPr>
        <w:t>(07), 506-511.</w:t>
      </w:r>
      <w:bookmarkEnd w:id="130"/>
    </w:p>
    <w:p w14:paraId="7F240B0B" w14:textId="77777777" w:rsidR="002E4108" w:rsidRDefault="002E4108" w:rsidP="002E4108">
      <w:pPr>
        <w:autoSpaceDE w:val="0"/>
        <w:autoSpaceDN w:val="0"/>
        <w:adjustRightInd w:val="0"/>
        <w:ind w:left="240" w:hanging="240"/>
        <w:rPr>
          <w:rFonts w:ascii="SimSun"/>
          <w:kern w:val="0"/>
          <w:sz w:val="24"/>
          <w:szCs w:val="24"/>
        </w:rPr>
      </w:pPr>
      <w:bookmarkStart w:id="131" w:name="_nebDD241E33_B4F1_4DF7_9994_87B38D18887A"/>
      <w:r>
        <w:rPr>
          <w:color w:val="000000"/>
          <w:kern w:val="0"/>
          <w:sz w:val="20"/>
          <w:szCs w:val="20"/>
        </w:rPr>
        <w:t xml:space="preserve">Ma, L., Gao, L., Chiu, D. T., Ding, Y., Wang, W., &amp; Wang, Y. (2020). Depressive symptoms prevalence, associated family factors, and gender differences: a national cohort study of middle school students in China. </w:t>
      </w:r>
      <w:r>
        <w:rPr>
          <w:i/>
          <w:iCs/>
          <w:color w:val="000000"/>
          <w:kern w:val="0"/>
          <w:sz w:val="20"/>
          <w:szCs w:val="20"/>
        </w:rPr>
        <w:t>Journal of Affective Disorders</w:t>
      </w:r>
      <w:r>
        <w:rPr>
          <w:color w:val="000000"/>
          <w:kern w:val="0"/>
          <w:sz w:val="20"/>
          <w:szCs w:val="20"/>
        </w:rPr>
        <w:t xml:space="preserve">, </w:t>
      </w:r>
      <w:r>
        <w:rPr>
          <w:i/>
          <w:iCs/>
          <w:color w:val="000000"/>
          <w:kern w:val="0"/>
          <w:sz w:val="20"/>
          <w:szCs w:val="20"/>
        </w:rPr>
        <w:t>274</w:t>
      </w:r>
      <w:r>
        <w:rPr>
          <w:color w:val="000000"/>
          <w:kern w:val="0"/>
          <w:sz w:val="20"/>
          <w:szCs w:val="20"/>
        </w:rPr>
        <w:t>, 545-552.</w:t>
      </w:r>
      <w:bookmarkEnd w:id="131"/>
    </w:p>
    <w:p w14:paraId="24C8A294" w14:textId="77777777" w:rsidR="002E4108" w:rsidRDefault="002E4108" w:rsidP="002E4108">
      <w:pPr>
        <w:autoSpaceDE w:val="0"/>
        <w:autoSpaceDN w:val="0"/>
        <w:adjustRightInd w:val="0"/>
        <w:ind w:left="240" w:hanging="240"/>
        <w:rPr>
          <w:rFonts w:ascii="SimSun"/>
          <w:kern w:val="0"/>
          <w:sz w:val="24"/>
          <w:szCs w:val="24"/>
        </w:rPr>
      </w:pPr>
      <w:bookmarkStart w:id="132" w:name="_neb38A95827_F69C_4006_A71A_8C3D1C08BD74"/>
      <w:r>
        <w:rPr>
          <w:color w:val="000000"/>
          <w:kern w:val="0"/>
          <w:sz w:val="20"/>
          <w:szCs w:val="20"/>
        </w:rPr>
        <w:t xml:space="preserve">Zigmond, A. S., &amp; Snaith, R. P. (1983). The Hospital Anxiety and Depression Scale. </w:t>
      </w:r>
      <w:r>
        <w:rPr>
          <w:i/>
          <w:iCs/>
          <w:color w:val="000000"/>
          <w:kern w:val="0"/>
          <w:sz w:val="20"/>
          <w:szCs w:val="20"/>
        </w:rPr>
        <w:t>Acta Psychiatrica Scandinavica</w:t>
      </w:r>
      <w:r>
        <w:rPr>
          <w:color w:val="000000"/>
          <w:kern w:val="0"/>
          <w:sz w:val="20"/>
          <w:szCs w:val="20"/>
        </w:rPr>
        <w:t xml:space="preserve">, </w:t>
      </w:r>
      <w:r>
        <w:rPr>
          <w:i/>
          <w:iCs/>
          <w:color w:val="000000"/>
          <w:kern w:val="0"/>
          <w:sz w:val="20"/>
          <w:szCs w:val="20"/>
        </w:rPr>
        <w:t>67</w:t>
      </w:r>
      <w:r>
        <w:rPr>
          <w:color w:val="000000"/>
          <w:kern w:val="0"/>
          <w:sz w:val="20"/>
          <w:szCs w:val="20"/>
        </w:rPr>
        <w:t>(6), 361-370.</w:t>
      </w:r>
      <w:bookmarkEnd w:id="132"/>
    </w:p>
    <w:p w14:paraId="4011CBBA" w14:textId="77777777" w:rsidR="002E4108" w:rsidRDefault="002E4108" w:rsidP="002E4108">
      <w:pPr>
        <w:autoSpaceDE w:val="0"/>
        <w:autoSpaceDN w:val="0"/>
        <w:adjustRightInd w:val="0"/>
        <w:ind w:left="240" w:hanging="240"/>
        <w:rPr>
          <w:rFonts w:ascii="SimSun"/>
          <w:kern w:val="0"/>
          <w:sz w:val="24"/>
          <w:szCs w:val="24"/>
        </w:rPr>
      </w:pPr>
      <w:bookmarkStart w:id="133" w:name="_neb45A9812E_EF98_419B_A13C_B2204C7C4202"/>
      <w:r>
        <w:rPr>
          <w:rFonts w:ascii="SimSun" w:cs="SimSun" w:hint="eastAsia"/>
          <w:color w:val="000000"/>
          <w:kern w:val="0"/>
          <w:sz w:val="20"/>
          <w:szCs w:val="20"/>
        </w:rPr>
        <w:t>汤毓华</w:t>
      </w:r>
      <w:r>
        <w:rPr>
          <w:color w:val="000000"/>
          <w:kern w:val="0"/>
          <w:sz w:val="20"/>
          <w:szCs w:val="20"/>
        </w:rPr>
        <w:t xml:space="preserve">, </w:t>
      </w:r>
      <w:r>
        <w:rPr>
          <w:rFonts w:ascii="SimSun" w:cs="SimSun" w:hint="eastAsia"/>
          <w:color w:val="000000"/>
          <w:kern w:val="0"/>
          <w:sz w:val="20"/>
          <w:szCs w:val="20"/>
        </w:rPr>
        <w:t>张明园</w:t>
      </w:r>
      <w:r>
        <w:rPr>
          <w:color w:val="000000"/>
          <w:kern w:val="0"/>
          <w:sz w:val="20"/>
          <w:szCs w:val="20"/>
        </w:rPr>
        <w:t xml:space="preserve">. (1984). </w:t>
      </w:r>
      <w:r>
        <w:rPr>
          <w:rFonts w:ascii="SimSun" w:cs="SimSun" w:hint="eastAsia"/>
          <w:color w:val="000000"/>
          <w:kern w:val="0"/>
          <w:sz w:val="20"/>
          <w:szCs w:val="20"/>
        </w:rPr>
        <w:t>汉密顿抑郁量表</w:t>
      </w:r>
      <w:r>
        <w:rPr>
          <w:color w:val="000000"/>
          <w:kern w:val="0"/>
          <w:sz w:val="20"/>
          <w:szCs w:val="20"/>
        </w:rPr>
        <w:t xml:space="preserve">(HAMD). </w:t>
      </w:r>
      <w:r>
        <w:rPr>
          <w:rFonts w:ascii="SimSun" w:cs="SimSun" w:hint="eastAsia"/>
          <w:i/>
          <w:iCs/>
          <w:color w:val="000000"/>
          <w:kern w:val="0"/>
          <w:sz w:val="20"/>
          <w:szCs w:val="20"/>
        </w:rPr>
        <w:t>上海精神医学</w:t>
      </w:r>
      <w:r>
        <w:rPr>
          <w:color w:val="000000"/>
          <w:kern w:val="0"/>
          <w:sz w:val="20"/>
          <w:szCs w:val="20"/>
        </w:rPr>
        <w:t>(02), 61-64.</w:t>
      </w:r>
      <w:bookmarkEnd w:id="133"/>
    </w:p>
    <w:p w14:paraId="05C16EBF" w14:textId="77777777" w:rsidR="002E4108" w:rsidRDefault="002E4108" w:rsidP="002E4108">
      <w:pPr>
        <w:autoSpaceDE w:val="0"/>
        <w:autoSpaceDN w:val="0"/>
        <w:adjustRightInd w:val="0"/>
        <w:ind w:left="240" w:hanging="240"/>
        <w:rPr>
          <w:rFonts w:ascii="SimSun"/>
          <w:kern w:val="0"/>
          <w:sz w:val="24"/>
          <w:szCs w:val="24"/>
        </w:rPr>
      </w:pPr>
      <w:bookmarkStart w:id="134" w:name="_nebB3C012B0_AB34_477E_9BBF_BFE94A35C08C"/>
      <w:r>
        <w:rPr>
          <w:rFonts w:ascii="SimSun" w:cs="SimSun" w:hint="eastAsia"/>
          <w:color w:val="000000"/>
          <w:kern w:val="0"/>
          <w:sz w:val="20"/>
          <w:szCs w:val="20"/>
        </w:rPr>
        <w:t>周慧鸣</w:t>
      </w:r>
      <w:r>
        <w:rPr>
          <w:color w:val="000000"/>
          <w:kern w:val="0"/>
          <w:sz w:val="20"/>
          <w:szCs w:val="20"/>
        </w:rPr>
        <w:t xml:space="preserve">, </w:t>
      </w:r>
      <w:r>
        <w:rPr>
          <w:rFonts w:ascii="SimSun" w:cs="SimSun" w:hint="eastAsia"/>
          <w:color w:val="000000"/>
          <w:kern w:val="0"/>
          <w:sz w:val="20"/>
          <w:szCs w:val="20"/>
        </w:rPr>
        <w:t>郝楠</w:t>
      </w:r>
      <w:r>
        <w:rPr>
          <w:color w:val="000000"/>
          <w:kern w:val="0"/>
          <w:sz w:val="20"/>
          <w:szCs w:val="20"/>
        </w:rPr>
        <w:t xml:space="preserve">, </w:t>
      </w:r>
      <w:r>
        <w:rPr>
          <w:rFonts w:ascii="SimSun" w:cs="SimSun" w:hint="eastAsia"/>
          <w:color w:val="000000"/>
          <w:kern w:val="0"/>
          <w:sz w:val="20"/>
          <w:szCs w:val="20"/>
        </w:rPr>
        <w:t>杜亚松</w:t>
      </w:r>
      <w:r>
        <w:rPr>
          <w:color w:val="000000"/>
          <w:kern w:val="0"/>
          <w:sz w:val="20"/>
          <w:szCs w:val="20"/>
        </w:rPr>
        <w:t xml:space="preserve">, </w:t>
      </w:r>
      <w:r>
        <w:rPr>
          <w:rFonts w:ascii="SimSun" w:cs="SimSun" w:hint="eastAsia"/>
          <w:color w:val="000000"/>
          <w:kern w:val="0"/>
          <w:sz w:val="20"/>
          <w:szCs w:val="20"/>
        </w:rPr>
        <w:t>刘艳玉</w:t>
      </w:r>
      <w:r>
        <w:rPr>
          <w:color w:val="000000"/>
          <w:kern w:val="0"/>
          <w:sz w:val="20"/>
          <w:szCs w:val="20"/>
        </w:rPr>
        <w:t xml:space="preserve">, </w:t>
      </w:r>
      <w:r>
        <w:rPr>
          <w:rFonts w:ascii="SimSun" w:cs="SimSun" w:hint="eastAsia"/>
          <w:color w:val="000000"/>
          <w:kern w:val="0"/>
          <w:sz w:val="20"/>
          <w:szCs w:val="20"/>
        </w:rPr>
        <w:t>隋雨彤</w:t>
      </w:r>
      <w:r>
        <w:rPr>
          <w:color w:val="000000"/>
          <w:kern w:val="0"/>
          <w:sz w:val="20"/>
          <w:szCs w:val="20"/>
        </w:rPr>
        <w:t xml:space="preserve">, </w:t>
      </w:r>
      <w:r>
        <w:rPr>
          <w:rFonts w:ascii="SimSun" w:cs="SimSun" w:hint="eastAsia"/>
          <w:color w:val="000000"/>
          <w:kern w:val="0"/>
          <w:sz w:val="20"/>
          <w:szCs w:val="20"/>
        </w:rPr>
        <w:t>王艳华</w:t>
      </w:r>
      <w:r>
        <w:rPr>
          <w:color w:val="000000"/>
          <w:kern w:val="0"/>
          <w:sz w:val="20"/>
          <w:szCs w:val="20"/>
        </w:rPr>
        <w:t xml:space="preserve">,... KUTCHER Stanley. (2015). </w:t>
      </w:r>
      <w:r>
        <w:rPr>
          <w:rFonts w:ascii="SimSun" w:cs="SimSun" w:hint="eastAsia"/>
          <w:color w:val="000000"/>
          <w:kern w:val="0"/>
          <w:sz w:val="20"/>
          <w:szCs w:val="20"/>
        </w:rPr>
        <w:t>中文版</w:t>
      </w:r>
      <w:r>
        <w:rPr>
          <w:color w:val="000000"/>
          <w:kern w:val="0"/>
          <w:sz w:val="20"/>
          <w:szCs w:val="20"/>
        </w:rPr>
        <w:t>Kutcher</w:t>
      </w:r>
      <w:r>
        <w:rPr>
          <w:rFonts w:ascii="SimSun" w:cs="SimSun" w:hint="eastAsia"/>
          <w:color w:val="000000"/>
          <w:kern w:val="0"/>
          <w:sz w:val="20"/>
          <w:szCs w:val="20"/>
        </w:rPr>
        <w:t>青少年抑郁量表测评青少年样本的效度与信度</w:t>
      </w:r>
      <w:r>
        <w:rPr>
          <w:color w:val="000000"/>
          <w:kern w:val="0"/>
          <w:sz w:val="20"/>
          <w:szCs w:val="20"/>
        </w:rPr>
        <w:t xml:space="preserve">. </w:t>
      </w:r>
      <w:r>
        <w:rPr>
          <w:rFonts w:ascii="SimSun" w:cs="SimSun"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29</w:t>
      </w:r>
      <w:r>
        <w:rPr>
          <w:color w:val="000000"/>
          <w:kern w:val="0"/>
          <w:sz w:val="20"/>
          <w:szCs w:val="20"/>
        </w:rPr>
        <w:t>(06), 413-418.</w:t>
      </w:r>
      <w:bookmarkEnd w:id="134"/>
    </w:p>
    <w:p w14:paraId="68C2567F" w14:textId="77777777" w:rsidR="002E4108" w:rsidRDefault="002E4108" w:rsidP="002E4108">
      <w:pPr>
        <w:autoSpaceDE w:val="0"/>
        <w:autoSpaceDN w:val="0"/>
        <w:adjustRightInd w:val="0"/>
        <w:ind w:left="240" w:hanging="240"/>
        <w:rPr>
          <w:rFonts w:ascii="SimSun"/>
          <w:kern w:val="0"/>
          <w:sz w:val="24"/>
          <w:szCs w:val="24"/>
        </w:rPr>
      </w:pPr>
      <w:bookmarkStart w:id="135" w:name="_neb22D86BA5_B3F7_498C_BD76_11A7A66AC9B5"/>
      <w:r>
        <w:rPr>
          <w:color w:val="000000"/>
          <w:kern w:val="0"/>
          <w:sz w:val="20"/>
          <w:szCs w:val="20"/>
        </w:rPr>
        <w:t xml:space="preserve">Sakuma, K. K., Sun, P., Unger, J. B., &amp; Johnson, C. A. (2010). Evaluating depressive symptom interactions on adolescent smoking prevention program mediators: A mediated moderation analysis. </w:t>
      </w:r>
      <w:r>
        <w:rPr>
          <w:i/>
          <w:iCs/>
          <w:color w:val="000000"/>
          <w:kern w:val="0"/>
          <w:sz w:val="20"/>
          <w:szCs w:val="20"/>
        </w:rPr>
        <w:t>Nicotine &amp; Tobacco Research</w:t>
      </w:r>
      <w:r>
        <w:rPr>
          <w:color w:val="000000"/>
          <w:kern w:val="0"/>
          <w:sz w:val="20"/>
          <w:szCs w:val="20"/>
        </w:rPr>
        <w:t xml:space="preserve">, </w:t>
      </w:r>
      <w:r>
        <w:rPr>
          <w:i/>
          <w:iCs/>
          <w:color w:val="000000"/>
          <w:kern w:val="0"/>
          <w:sz w:val="20"/>
          <w:szCs w:val="20"/>
        </w:rPr>
        <w:t>12</w:t>
      </w:r>
      <w:r>
        <w:rPr>
          <w:color w:val="000000"/>
          <w:kern w:val="0"/>
          <w:sz w:val="20"/>
          <w:szCs w:val="20"/>
        </w:rPr>
        <w:t>(11), 1099-1107.</w:t>
      </w:r>
      <w:bookmarkEnd w:id="135"/>
    </w:p>
    <w:p w14:paraId="027D406C" w14:textId="77777777" w:rsidR="002E4108" w:rsidRDefault="002E4108" w:rsidP="002E4108">
      <w:pPr>
        <w:autoSpaceDE w:val="0"/>
        <w:autoSpaceDN w:val="0"/>
        <w:adjustRightInd w:val="0"/>
        <w:ind w:left="240" w:hanging="240"/>
        <w:rPr>
          <w:rFonts w:ascii="SimSun"/>
          <w:kern w:val="0"/>
          <w:sz w:val="24"/>
          <w:szCs w:val="24"/>
        </w:rPr>
      </w:pPr>
      <w:bookmarkStart w:id="136" w:name="_neb151D301C_1761_4B7A_B25A_4345B02CC3C5"/>
      <w:r>
        <w:rPr>
          <w:rFonts w:ascii="SimSun" w:cs="SimSun" w:hint="eastAsia"/>
          <w:color w:val="000000"/>
          <w:kern w:val="0"/>
          <w:sz w:val="20"/>
          <w:szCs w:val="20"/>
        </w:rPr>
        <w:t>程培霞</w:t>
      </w:r>
      <w:r>
        <w:rPr>
          <w:color w:val="000000"/>
          <w:kern w:val="0"/>
          <w:sz w:val="20"/>
          <w:szCs w:val="20"/>
        </w:rPr>
        <w:t xml:space="preserve">, </w:t>
      </w:r>
      <w:r>
        <w:rPr>
          <w:rFonts w:ascii="SimSun" w:cs="SimSun" w:hint="eastAsia"/>
          <w:color w:val="000000"/>
          <w:kern w:val="0"/>
          <w:sz w:val="20"/>
          <w:szCs w:val="20"/>
        </w:rPr>
        <w:t>曹枫林</w:t>
      </w:r>
      <w:r>
        <w:rPr>
          <w:color w:val="000000"/>
          <w:kern w:val="0"/>
          <w:sz w:val="20"/>
          <w:szCs w:val="20"/>
        </w:rPr>
        <w:t xml:space="preserve">, </w:t>
      </w:r>
      <w:r>
        <w:rPr>
          <w:rFonts w:ascii="SimSun" w:cs="SimSun" w:hint="eastAsia"/>
          <w:color w:val="000000"/>
          <w:kern w:val="0"/>
          <w:sz w:val="20"/>
          <w:szCs w:val="20"/>
        </w:rPr>
        <w:t>苏林雁</w:t>
      </w:r>
      <w:r>
        <w:rPr>
          <w:color w:val="000000"/>
          <w:kern w:val="0"/>
          <w:sz w:val="20"/>
          <w:szCs w:val="20"/>
        </w:rPr>
        <w:t xml:space="preserve">. (2009). </w:t>
      </w:r>
      <w:r>
        <w:rPr>
          <w:rFonts w:ascii="SimSun" w:cs="SimSun" w:hint="eastAsia"/>
          <w:color w:val="000000"/>
          <w:kern w:val="0"/>
          <w:sz w:val="20"/>
          <w:szCs w:val="20"/>
        </w:rPr>
        <w:t>简化情绪量表中文版用于中学生的信度和效度</w:t>
      </w:r>
      <w:r>
        <w:rPr>
          <w:color w:val="000000"/>
          <w:kern w:val="0"/>
          <w:sz w:val="20"/>
          <w:szCs w:val="20"/>
        </w:rPr>
        <w:t xml:space="preserve">. </w:t>
      </w:r>
      <w:r>
        <w:rPr>
          <w:rFonts w:ascii="SimSun" w:cs="SimSun"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23</w:t>
      </w:r>
      <w:r>
        <w:rPr>
          <w:color w:val="000000"/>
          <w:kern w:val="0"/>
          <w:sz w:val="20"/>
          <w:szCs w:val="20"/>
        </w:rPr>
        <w:t>(01), 60-62.</w:t>
      </w:r>
      <w:bookmarkEnd w:id="136"/>
    </w:p>
    <w:p w14:paraId="1A1D337F" w14:textId="77777777" w:rsidR="002E4108" w:rsidRDefault="002E4108" w:rsidP="002E4108">
      <w:pPr>
        <w:autoSpaceDE w:val="0"/>
        <w:autoSpaceDN w:val="0"/>
        <w:adjustRightInd w:val="0"/>
        <w:ind w:left="240" w:hanging="240"/>
        <w:rPr>
          <w:rFonts w:ascii="SimSun"/>
          <w:kern w:val="0"/>
          <w:sz w:val="24"/>
          <w:szCs w:val="24"/>
        </w:rPr>
      </w:pPr>
      <w:bookmarkStart w:id="137" w:name="_neb1DC9ED5F_89D2_4AAE_81BA_2BD779D8834D"/>
      <w:r>
        <w:rPr>
          <w:color w:val="000000"/>
          <w:kern w:val="0"/>
          <w:sz w:val="20"/>
          <w:szCs w:val="20"/>
        </w:rPr>
        <w:t xml:space="preserve">Yu, L., &amp; Cai, L. (2007). Review on the application of the University Personality Inventory in China and abroad. </w:t>
      </w:r>
      <w:r>
        <w:rPr>
          <w:i/>
          <w:iCs/>
          <w:color w:val="000000"/>
          <w:kern w:val="0"/>
          <w:sz w:val="20"/>
          <w:szCs w:val="20"/>
        </w:rPr>
        <w:t>Prof Circle</w:t>
      </w:r>
      <w:r>
        <w:rPr>
          <w:color w:val="000000"/>
          <w:kern w:val="0"/>
          <w:sz w:val="20"/>
          <w:szCs w:val="20"/>
        </w:rPr>
        <w:t>(53), 158-159.</w:t>
      </w:r>
      <w:bookmarkEnd w:id="137"/>
    </w:p>
    <w:p w14:paraId="6D4D54D2" w14:textId="77777777" w:rsidR="002E4108" w:rsidRDefault="002E4108" w:rsidP="002E4108">
      <w:pPr>
        <w:autoSpaceDE w:val="0"/>
        <w:autoSpaceDN w:val="0"/>
        <w:adjustRightInd w:val="0"/>
        <w:ind w:left="240" w:hanging="240"/>
        <w:rPr>
          <w:rFonts w:ascii="SimSun"/>
          <w:kern w:val="0"/>
          <w:sz w:val="24"/>
          <w:szCs w:val="24"/>
        </w:rPr>
      </w:pPr>
      <w:bookmarkStart w:id="138" w:name="_neb58D5E16F_75E6_4016_BF19_BAC0444E599E"/>
      <w:r>
        <w:rPr>
          <w:color w:val="000000"/>
          <w:kern w:val="0"/>
          <w:sz w:val="20"/>
          <w:szCs w:val="20"/>
        </w:rPr>
        <w:t>Huang, Q., Li, Y., Huang, S., Qi, J., Shao, T., Chen, X., ... Cai, Y. (2020). Smartphone use and sleep quality in chinese college students: a preliminary study. Front Psychiatry 11: 1</w:t>
      </w:r>
      <w:r>
        <w:rPr>
          <w:rFonts w:ascii="SimSun" w:cs="SimSun" w:hint="eastAsia"/>
          <w:color w:val="000000"/>
          <w:kern w:val="0"/>
          <w:sz w:val="20"/>
          <w:szCs w:val="20"/>
        </w:rPr>
        <w:t>–</w:t>
      </w:r>
      <w:r>
        <w:rPr>
          <w:color w:val="000000"/>
          <w:kern w:val="0"/>
          <w:sz w:val="20"/>
          <w:szCs w:val="20"/>
        </w:rPr>
        <w:t>7.</w:t>
      </w:r>
      <w:bookmarkEnd w:id="138"/>
    </w:p>
    <w:p w14:paraId="4ABBEA49" w14:textId="77777777" w:rsidR="002E4108" w:rsidRDefault="002E4108" w:rsidP="002E4108">
      <w:pPr>
        <w:autoSpaceDE w:val="0"/>
        <w:autoSpaceDN w:val="0"/>
        <w:adjustRightInd w:val="0"/>
        <w:ind w:left="240" w:hanging="240"/>
        <w:rPr>
          <w:rFonts w:ascii="SimSun"/>
          <w:kern w:val="0"/>
          <w:sz w:val="24"/>
          <w:szCs w:val="24"/>
        </w:rPr>
      </w:pPr>
      <w:bookmarkStart w:id="139" w:name="_neb865913FD_C8BF_4525_BC39_42E7F777608A"/>
      <w:r>
        <w:rPr>
          <w:rFonts w:ascii="SimSun" w:cs="SimSun" w:hint="eastAsia"/>
          <w:color w:val="000000"/>
          <w:kern w:val="0"/>
          <w:sz w:val="20"/>
          <w:szCs w:val="20"/>
        </w:rPr>
        <w:t>刘豫鑫</w:t>
      </w:r>
      <w:r>
        <w:rPr>
          <w:color w:val="000000"/>
          <w:kern w:val="0"/>
          <w:sz w:val="20"/>
          <w:szCs w:val="20"/>
        </w:rPr>
        <w:t xml:space="preserve">, </w:t>
      </w:r>
      <w:r>
        <w:rPr>
          <w:rFonts w:ascii="SimSun" w:cs="SimSun" w:hint="eastAsia"/>
          <w:color w:val="000000"/>
          <w:kern w:val="0"/>
          <w:sz w:val="20"/>
          <w:szCs w:val="20"/>
        </w:rPr>
        <w:t>刘津</w:t>
      </w:r>
      <w:r>
        <w:rPr>
          <w:color w:val="000000"/>
          <w:kern w:val="0"/>
          <w:sz w:val="20"/>
          <w:szCs w:val="20"/>
        </w:rPr>
        <w:t xml:space="preserve">, </w:t>
      </w:r>
      <w:r>
        <w:rPr>
          <w:rFonts w:ascii="SimSun" w:cs="SimSun" w:hint="eastAsia"/>
          <w:color w:val="000000"/>
          <w:kern w:val="0"/>
          <w:sz w:val="20"/>
          <w:szCs w:val="20"/>
        </w:rPr>
        <w:t>王玉凤</w:t>
      </w:r>
      <w:r>
        <w:rPr>
          <w:color w:val="000000"/>
          <w:kern w:val="0"/>
          <w:sz w:val="20"/>
          <w:szCs w:val="20"/>
        </w:rPr>
        <w:t xml:space="preserve">. (2010). </w:t>
      </w:r>
      <w:r>
        <w:rPr>
          <w:rFonts w:ascii="SimSun" w:cs="SimSun" w:hint="eastAsia"/>
          <w:color w:val="000000"/>
          <w:kern w:val="0"/>
          <w:sz w:val="20"/>
          <w:szCs w:val="20"/>
        </w:rPr>
        <w:t>简明儿童少年国际神经精神访谈</w:t>
      </w:r>
      <w:r>
        <w:rPr>
          <w:color w:val="000000"/>
          <w:kern w:val="0"/>
          <w:sz w:val="20"/>
          <w:szCs w:val="20"/>
        </w:rPr>
        <w:t>(</w:t>
      </w:r>
      <w:r>
        <w:rPr>
          <w:rFonts w:ascii="SimSun" w:cs="SimSun" w:hint="eastAsia"/>
          <w:color w:val="000000"/>
          <w:kern w:val="0"/>
          <w:sz w:val="20"/>
          <w:szCs w:val="20"/>
        </w:rPr>
        <w:t>父母版</w:t>
      </w:r>
      <w:r>
        <w:rPr>
          <w:color w:val="000000"/>
          <w:kern w:val="0"/>
          <w:sz w:val="20"/>
          <w:szCs w:val="20"/>
        </w:rPr>
        <w:t>)</w:t>
      </w:r>
      <w:r>
        <w:rPr>
          <w:rFonts w:ascii="SimSun" w:cs="SimSun" w:hint="eastAsia"/>
          <w:color w:val="000000"/>
          <w:kern w:val="0"/>
          <w:sz w:val="20"/>
          <w:szCs w:val="20"/>
        </w:rPr>
        <w:t>的信效度</w:t>
      </w:r>
      <w:r>
        <w:rPr>
          <w:color w:val="000000"/>
          <w:kern w:val="0"/>
          <w:sz w:val="20"/>
          <w:szCs w:val="20"/>
        </w:rPr>
        <w:t xml:space="preserve">. </w:t>
      </w:r>
      <w:r>
        <w:rPr>
          <w:rFonts w:ascii="SimSun" w:cs="SimSun"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24</w:t>
      </w:r>
      <w:r>
        <w:rPr>
          <w:color w:val="000000"/>
          <w:kern w:val="0"/>
          <w:sz w:val="20"/>
          <w:szCs w:val="20"/>
        </w:rPr>
        <w:t>(12), 921-925.</w:t>
      </w:r>
      <w:bookmarkEnd w:id="139"/>
    </w:p>
    <w:p w14:paraId="2617BEE0" w14:textId="77777777" w:rsidR="002E4108" w:rsidRDefault="002E4108" w:rsidP="002E4108">
      <w:pPr>
        <w:autoSpaceDE w:val="0"/>
        <w:autoSpaceDN w:val="0"/>
        <w:adjustRightInd w:val="0"/>
        <w:ind w:left="240" w:hanging="240"/>
        <w:rPr>
          <w:rFonts w:ascii="SimSun"/>
          <w:kern w:val="0"/>
          <w:sz w:val="24"/>
          <w:szCs w:val="24"/>
        </w:rPr>
      </w:pPr>
      <w:bookmarkStart w:id="140" w:name="_neb764F2AC9_DB6D_4869_96B8_54F025AA7BAE"/>
      <w:r>
        <w:rPr>
          <w:rFonts w:ascii="SimSun" w:cs="SimSun" w:hint="eastAsia"/>
          <w:color w:val="000000"/>
          <w:kern w:val="0"/>
          <w:sz w:val="20"/>
          <w:szCs w:val="20"/>
        </w:rPr>
        <w:t>刘豫鑫</w:t>
      </w:r>
      <w:r>
        <w:rPr>
          <w:color w:val="000000"/>
          <w:kern w:val="0"/>
          <w:sz w:val="20"/>
          <w:szCs w:val="20"/>
        </w:rPr>
        <w:t xml:space="preserve">, </w:t>
      </w:r>
      <w:r>
        <w:rPr>
          <w:rFonts w:ascii="SimSun" w:cs="SimSun" w:hint="eastAsia"/>
          <w:color w:val="000000"/>
          <w:kern w:val="0"/>
          <w:sz w:val="20"/>
          <w:szCs w:val="20"/>
        </w:rPr>
        <w:t>刘津</w:t>
      </w:r>
      <w:r>
        <w:rPr>
          <w:color w:val="000000"/>
          <w:kern w:val="0"/>
          <w:sz w:val="20"/>
          <w:szCs w:val="20"/>
        </w:rPr>
        <w:t xml:space="preserve">, </w:t>
      </w:r>
      <w:r>
        <w:rPr>
          <w:rFonts w:ascii="SimSun" w:cs="SimSun" w:hint="eastAsia"/>
          <w:color w:val="000000"/>
          <w:kern w:val="0"/>
          <w:sz w:val="20"/>
          <w:szCs w:val="20"/>
        </w:rPr>
        <w:t>王玉凤</w:t>
      </w:r>
      <w:r>
        <w:rPr>
          <w:color w:val="000000"/>
          <w:kern w:val="0"/>
          <w:sz w:val="20"/>
          <w:szCs w:val="20"/>
        </w:rPr>
        <w:t xml:space="preserve">. (2011). </w:t>
      </w:r>
      <w:r>
        <w:rPr>
          <w:rFonts w:ascii="SimSun" w:cs="SimSun" w:hint="eastAsia"/>
          <w:color w:val="000000"/>
          <w:kern w:val="0"/>
          <w:sz w:val="20"/>
          <w:szCs w:val="20"/>
        </w:rPr>
        <w:t>简明儿童少年国际神经精神访谈儿童版的信效度</w:t>
      </w:r>
      <w:r>
        <w:rPr>
          <w:color w:val="000000"/>
          <w:kern w:val="0"/>
          <w:sz w:val="20"/>
          <w:szCs w:val="20"/>
        </w:rPr>
        <w:t xml:space="preserve">. </w:t>
      </w:r>
      <w:r>
        <w:rPr>
          <w:rFonts w:ascii="SimSun" w:cs="SimSun"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25</w:t>
      </w:r>
      <w:r>
        <w:rPr>
          <w:color w:val="000000"/>
          <w:kern w:val="0"/>
          <w:sz w:val="20"/>
          <w:szCs w:val="20"/>
        </w:rPr>
        <w:t>(01), 8-13.</w:t>
      </w:r>
      <w:bookmarkEnd w:id="140"/>
    </w:p>
    <w:p w14:paraId="78024E5F" w14:textId="77777777" w:rsidR="002E4108" w:rsidRDefault="002E4108" w:rsidP="002E4108">
      <w:pPr>
        <w:autoSpaceDE w:val="0"/>
        <w:autoSpaceDN w:val="0"/>
        <w:adjustRightInd w:val="0"/>
        <w:ind w:left="240" w:hanging="240"/>
        <w:rPr>
          <w:rFonts w:ascii="SimSun"/>
          <w:kern w:val="0"/>
          <w:sz w:val="24"/>
          <w:szCs w:val="24"/>
        </w:rPr>
      </w:pPr>
      <w:bookmarkStart w:id="141" w:name="_nebF019B955_CBA0_4970_86DA_55470E5A9531"/>
      <w:r>
        <w:rPr>
          <w:color w:val="000000"/>
          <w:kern w:val="0"/>
          <w:sz w:val="20"/>
          <w:szCs w:val="20"/>
        </w:rPr>
        <w:t xml:space="preserve">Andresen, E. M., Malmgren, J. A., Carter, W. B., &amp; Patrick, D. L. (1994). Screening for depression in well older adults: Evaluation of a short form of the CES-D. </w:t>
      </w:r>
      <w:r>
        <w:rPr>
          <w:i/>
          <w:iCs/>
          <w:color w:val="000000"/>
          <w:kern w:val="0"/>
          <w:sz w:val="20"/>
          <w:szCs w:val="20"/>
        </w:rPr>
        <w:t>American Journal of Preventive Medicine</w:t>
      </w:r>
      <w:r>
        <w:rPr>
          <w:color w:val="000000"/>
          <w:kern w:val="0"/>
          <w:sz w:val="20"/>
          <w:szCs w:val="20"/>
        </w:rPr>
        <w:t xml:space="preserve">, </w:t>
      </w:r>
      <w:r>
        <w:rPr>
          <w:i/>
          <w:iCs/>
          <w:color w:val="000000"/>
          <w:kern w:val="0"/>
          <w:sz w:val="20"/>
          <w:szCs w:val="20"/>
        </w:rPr>
        <w:t>10</w:t>
      </w:r>
      <w:r>
        <w:rPr>
          <w:color w:val="000000"/>
          <w:kern w:val="0"/>
          <w:sz w:val="20"/>
          <w:szCs w:val="20"/>
        </w:rPr>
        <w:t>(2), 77-84.</w:t>
      </w:r>
      <w:bookmarkEnd w:id="141"/>
    </w:p>
    <w:p w14:paraId="0B8578CB" w14:textId="77777777" w:rsidR="002E4108" w:rsidRDefault="002E4108" w:rsidP="002E4108">
      <w:pPr>
        <w:autoSpaceDE w:val="0"/>
        <w:autoSpaceDN w:val="0"/>
        <w:adjustRightInd w:val="0"/>
        <w:ind w:left="240" w:hanging="240"/>
        <w:rPr>
          <w:rFonts w:ascii="SimSun"/>
          <w:kern w:val="0"/>
          <w:sz w:val="24"/>
          <w:szCs w:val="24"/>
        </w:rPr>
      </w:pPr>
      <w:bookmarkStart w:id="142" w:name="_neb2CE85CF3_1406_4CDA_BC50_D620C57E7B61"/>
      <w:r>
        <w:rPr>
          <w:color w:val="000000"/>
          <w:kern w:val="0"/>
          <w:sz w:val="20"/>
          <w:szCs w:val="20"/>
        </w:rPr>
        <w:t xml:space="preserve">Kessler, R. C., &amp; Stün, T. B. (2004). The World Mental Health (WMH) Survey Initiative version of the World Health Organization (WHO) Composite International Diagnostic Interview (CIDI). </w:t>
      </w:r>
      <w:r>
        <w:rPr>
          <w:i/>
          <w:iCs/>
          <w:color w:val="000000"/>
          <w:kern w:val="0"/>
          <w:sz w:val="20"/>
          <w:szCs w:val="20"/>
        </w:rPr>
        <w:t>International Journal of Methods in Psychiatric Research</w:t>
      </w:r>
      <w:r>
        <w:rPr>
          <w:color w:val="000000"/>
          <w:kern w:val="0"/>
          <w:sz w:val="20"/>
          <w:szCs w:val="20"/>
        </w:rPr>
        <w:t xml:space="preserve">, </w:t>
      </w:r>
      <w:r>
        <w:rPr>
          <w:i/>
          <w:iCs/>
          <w:color w:val="000000"/>
          <w:kern w:val="0"/>
          <w:sz w:val="20"/>
          <w:szCs w:val="20"/>
        </w:rPr>
        <w:t>13</w:t>
      </w:r>
      <w:r>
        <w:rPr>
          <w:color w:val="000000"/>
          <w:kern w:val="0"/>
          <w:sz w:val="20"/>
          <w:szCs w:val="20"/>
        </w:rPr>
        <w:t>(2).</w:t>
      </w:r>
      <w:bookmarkEnd w:id="142"/>
    </w:p>
    <w:p w14:paraId="1A77B4FA" w14:textId="77777777" w:rsidR="002E4108" w:rsidRDefault="002E4108" w:rsidP="002E4108">
      <w:pPr>
        <w:autoSpaceDE w:val="0"/>
        <w:autoSpaceDN w:val="0"/>
        <w:adjustRightInd w:val="0"/>
        <w:ind w:left="240" w:hanging="240"/>
        <w:rPr>
          <w:rFonts w:ascii="SimSun"/>
          <w:kern w:val="0"/>
          <w:sz w:val="24"/>
          <w:szCs w:val="24"/>
        </w:rPr>
      </w:pPr>
      <w:bookmarkStart w:id="143" w:name="_neb6CB3013A_4075_4144_90FE_4CDFEB796685"/>
      <w:r>
        <w:rPr>
          <w:rFonts w:ascii="SimSun" w:cs="SimSun" w:hint="eastAsia"/>
          <w:color w:val="000000"/>
          <w:kern w:val="0"/>
          <w:sz w:val="20"/>
          <w:szCs w:val="20"/>
        </w:rPr>
        <w:lastRenderedPageBreak/>
        <w:t>宋维真</w:t>
      </w:r>
      <w:r>
        <w:rPr>
          <w:color w:val="000000"/>
          <w:kern w:val="0"/>
          <w:sz w:val="20"/>
          <w:szCs w:val="20"/>
        </w:rPr>
        <w:t xml:space="preserve">, </w:t>
      </w:r>
      <w:r>
        <w:rPr>
          <w:rFonts w:ascii="SimSun" w:cs="SimSun" w:hint="eastAsia"/>
          <w:color w:val="000000"/>
          <w:kern w:val="0"/>
          <w:sz w:val="20"/>
          <w:szCs w:val="20"/>
        </w:rPr>
        <w:t>张建平</w:t>
      </w:r>
      <w:r>
        <w:rPr>
          <w:color w:val="000000"/>
          <w:kern w:val="0"/>
          <w:sz w:val="20"/>
          <w:szCs w:val="20"/>
        </w:rPr>
        <w:t xml:space="preserve">. (1993). </w:t>
      </w:r>
      <w:r>
        <w:rPr>
          <w:rFonts w:ascii="SimSun" w:cs="SimSun" w:hint="eastAsia"/>
          <w:i/>
          <w:iCs/>
          <w:color w:val="000000"/>
          <w:kern w:val="0"/>
          <w:sz w:val="20"/>
          <w:szCs w:val="20"/>
        </w:rPr>
        <w:t>心理健康测查表</w:t>
      </w:r>
      <w:r>
        <w:rPr>
          <w:i/>
          <w:iCs/>
          <w:color w:val="000000"/>
          <w:kern w:val="0"/>
          <w:sz w:val="20"/>
          <w:szCs w:val="20"/>
        </w:rPr>
        <w:t>(PHI)</w:t>
      </w:r>
      <w:r>
        <w:rPr>
          <w:rFonts w:ascii="SimSun" w:cs="SimSun" w:hint="eastAsia"/>
          <w:i/>
          <w:iCs/>
          <w:color w:val="000000"/>
          <w:kern w:val="0"/>
          <w:sz w:val="20"/>
          <w:szCs w:val="20"/>
        </w:rPr>
        <w:t>使用指导书</w:t>
      </w:r>
    </w:p>
    <w:p w14:paraId="7D669B41" w14:textId="77777777" w:rsidR="002E4108" w:rsidRDefault="002E4108" w:rsidP="002E4108">
      <w:pPr>
        <w:autoSpaceDE w:val="0"/>
        <w:autoSpaceDN w:val="0"/>
        <w:adjustRightInd w:val="0"/>
        <w:ind w:left="240"/>
        <w:rPr>
          <w:rFonts w:ascii="SimSun"/>
          <w:kern w:val="0"/>
          <w:sz w:val="24"/>
          <w:szCs w:val="24"/>
        </w:rPr>
      </w:pPr>
      <w:r>
        <w:rPr>
          <w:color w:val="000000"/>
          <w:kern w:val="0"/>
          <w:sz w:val="20"/>
          <w:szCs w:val="20"/>
        </w:rPr>
        <w:t xml:space="preserve">. </w:t>
      </w:r>
      <w:r>
        <w:rPr>
          <w:rFonts w:ascii="SimSun" w:cs="SimSun" w:hint="eastAsia"/>
          <w:color w:val="000000"/>
          <w:kern w:val="0"/>
          <w:sz w:val="20"/>
          <w:szCs w:val="20"/>
        </w:rPr>
        <w:t>北京：中国科学院心理研究所</w:t>
      </w:r>
      <w:r>
        <w:rPr>
          <w:color w:val="000000"/>
          <w:kern w:val="0"/>
          <w:sz w:val="20"/>
          <w:szCs w:val="20"/>
        </w:rPr>
        <w:t>.</w:t>
      </w:r>
      <w:bookmarkEnd w:id="143"/>
    </w:p>
    <w:p w14:paraId="645F14E8" w14:textId="77777777" w:rsidR="002E4108" w:rsidRDefault="002E4108" w:rsidP="002E4108">
      <w:pPr>
        <w:autoSpaceDE w:val="0"/>
        <w:autoSpaceDN w:val="0"/>
        <w:adjustRightInd w:val="0"/>
        <w:ind w:left="240" w:hanging="240"/>
        <w:rPr>
          <w:rFonts w:ascii="SimSun"/>
          <w:kern w:val="0"/>
          <w:sz w:val="24"/>
          <w:szCs w:val="24"/>
        </w:rPr>
      </w:pPr>
      <w:bookmarkStart w:id="144" w:name="_neb1D5A17CB_98B6_4C32_8FE8_1A693FCD0657"/>
      <w:r>
        <w:rPr>
          <w:rFonts w:ascii="SimSun" w:cs="SimSun" w:hint="eastAsia"/>
          <w:color w:val="000000"/>
          <w:kern w:val="0"/>
          <w:sz w:val="20"/>
          <w:szCs w:val="20"/>
        </w:rPr>
        <w:t>张华</w:t>
      </w:r>
      <w:r>
        <w:rPr>
          <w:color w:val="000000"/>
          <w:kern w:val="0"/>
          <w:sz w:val="20"/>
          <w:szCs w:val="20"/>
        </w:rPr>
        <w:t xml:space="preserve">. (2021). </w:t>
      </w:r>
      <w:r>
        <w:rPr>
          <w:rFonts w:ascii="SimSun" w:cs="SimSun" w:hint="eastAsia"/>
          <w:i/>
          <w:iCs/>
          <w:color w:val="000000"/>
          <w:kern w:val="0"/>
          <w:sz w:val="20"/>
          <w:szCs w:val="20"/>
        </w:rPr>
        <w:t>散打运动对大学生心理健康影响的教学实验研究</w:t>
      </w:r>
      <w:r>
        <w:rPr>
          <w:color w:val="000000"/>
          <w:kern w:val="0"/>
          <w:sz w:val="20"/>
          <w:szCs w:val="20"/>
        </w:rPr>
        <w:t xml:space="preserve">. </w:t>
      </w:r>
      <w:r>
        <w:rPr>
          <w:rFonts w:ascii="SimSun" w:cs="SimSun" w:hint="eastAsia"/>
          <w:color w:val="000000"/>
          <w:kern w:val="0"/>
          <w:sz w:val="20"/>
          <w:szCs w:val="20"/>
        </w:rPr>
        <w:t>河北师范大学</w:t>
      </w:r>
      <w:r>
        <w:rPr>
          <w:color w:val="000000"/>
          <w:kern w:val="0"/>
          <w:sz w:val="20"/>
          <w:szCs w:val="20"/>
        </w:rPr>
        <w:t>.</w:t>
      </w:r>
      <w:bookmarkEnd w:id="144"/>
    </w:p>
    <w:p w14:paraId="2EB1F1B5" w14:textId="77777777" w:rsidR="002E4108" w:rsidRDefault="002E4108" w:rsidP="002E4108">
      <w:pPr>
        <w:autoSpaceDE w:val="0"/>
        <w:autoSpaceDN w:val="0"/>
        <w:adjustRightInd w:val="0"/>
        <w:ind w:left="240" w:hanging="240"/>
        <w:rPr>
          <w:rFonts w:ascii="SimSun"/>
          <w:kern w:val="0"/>
          <w:sz w:val="24"/>
          <w:szCs w:val="24"/>
        </w:rPr>
      </w:pPr>
      <w:bookmarkStart w:id="145" w:name="_neb249C1F55_B495_434C_9FCD_CE70E8129986"/>
      <w:r>
        <w:rPr>
          <w:color w:val="000000"/>
          <w:kern w:val="0"/>
          <w:sz w:val="20"/>
          <w:szCs w:val="20"/>
        </w:rPr>
        <w:t xml:space="preserve">Fried, E. I. (2017). The 52 symptoms of major depression: Lack of content overlap among seven common depression scales. </w:t>
      </w:r>
      <w:r>
        <w:rPr>
          <w:i/>
          <w:iCs/>
          <w:color w:val="000000"/>
          <w:kern w:val="0"/>
          <w:sz w:val="20"/>
          <w:szCs w:val="20"/>
        </w:rPr>
        <w:t>Journal of Affective Disorders</w:t>
      </w:r>
      <w:r>
        <w:rPr>
          <w:color w:val="000000"/>
          <w:kern w:val="0"/>
          <w:sz w:val="20"/>
          <w:szCs w:val="20"/>
        </w:rPr>
        <w:t xml:space="preserve">, </w:t>
      </w:r>
      <w:r>
        <w:rPr>
          <w:i/>
          <w:iCs/>
          <w:color w:val="000000"/>
          <w:kern w:val="0"/>
          <w:sz w:val="20"/>
          <w:szCs w:val="20"/>
        </w:rPr>
        <w:t>208</w:t>
      </w:r>
      <w:r>
        <w:rPr>
          <w:color w:val="000000"/>
          <w:kern w:val="0"/>
          <w:sz w:val="20"/>
          <w:szCs w:val="20"/>
        </w:rPr>
        <w:t>, 191-197.</w:t>
      </w:r>
      <w:bookmarkEnd w:id="145"/>
    </w:p>
    <w:p w14:paraId="7E0D4880" w14:textId="66014D62" w:rsidR="008104F1" w:rsidRDefault="002E4108" w:rsidP="002E4108">
      <w:r>
        <w:fldChar w:fldCharType="end"/>
      </w:r>
    </w:p>
    <w:sectPr w:rsidR="008104F1" w:rsidSect="00BB1AA1">
      <w:pgSz w:w="16840" w:h="11907" w:orient="landscape" w:code="9"/>
      <w:pgMar w:top="1797" w:right="1440" w:bottom="1797" w:left="1440"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6696EF" w14:textId="77777777" w:rsidR="003208F1" w:rsidRDefault="003208F1" w:rsidP="008104F1">
      <w:r>
        <w:separator/>
      </w:r>
    </w:p>
  </w:endnote>
  <w:endnote w:type="continuationSeparator" w:id="0">
    <w:p w14:paraId="10C35519" w14:textId="77777777" w:rsidR="003208F1" w:rsidRDefault="003208F1" w:rsidP="008104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SimHei">
    <w:altName w:val="黑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E0A1C2" w14:textId="77777777" w:rsidR="003208F1" w:rsidRDefault="003208F1" w:rsidP="008104F1">
      <w:r>
        <w:separator/>
      </w:r>
    </w:p>
  </w:footnote>
  <w:footnote w:type="continuationSeparator" w:id="0">
    <w:p w14:paraId="4D89944B" w14:textId="77777777" w:rsidR="003208F1" w:rsidRDefault="003208F1" w:rsidP="008104F1">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u Chuan-Peng">
    <w15:presenceInfo w15:providerId="Windows Live" w15:userId="b3f3f6a417be69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trackRevisions/>
  <w:defaultTabStop w:val="420"/>
  <w:drawingGridHorizontalSpacing w:val="140"/>
  <w:drawingGridVerticalSpacing w:val="381"/>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ne_docsoft" w:val="MSWord"/>
    <w:docVar w:name="ne_docversion" w:val="NoteExpress 2.0"/>
    <w:docVar w:name="ne_stylename" w:val="心理学报"/>
    <w:docVar w:name="NE.Ref{0251D90D-36B2-4863-A09C-B0BBCE738277}" w:val=" ADDIN NE.Ref.{0251D90D-36B2-4863-A09C-B0BBCE738277}&lt;Citation SecTmpl=&quot;1&quot;&gt;&lt;Group&gt;&lt;References&gt;&lt;Item&gt;&lt;ID&gt;38&lt;/ID&gt;&lt;UID&gt;{361B2D9D-D0EE-4640-8792-D72F9BA85879}&lt;/UID&gt;&lt;Title&gt;精神科评定量表手册&lt;/Title&gt;&lt;Template&gt;Book&lt;/Template&gt;&lt;Star&gt;0&lt;/Star&gt;&lt;Tag&gt;0&lt;/Tag&gt;&lt;Author&gt;张明园&lt;/Author&gt;&lt;Year&gt;1998&lt;/Year&gt;&lt;Details&gt;&lt;_created&gt;64816799&lt;/_created&gt;&lt;_db_updated&gt;National Lib of China Book&lt;/_db_updated&gt;&lt;_isbn&gt;7-5357-1329-7&lt;/_isbn&gt;&lt;_modified&gt;64816799&lt;/_modified&gt;&lt;_publisher&gt;湖南科学技术出版社&lt;/_publisher&gt;&lt;_url&gt;http://find.nlc.cn/search/showDocDetails?docId=-9150343122112614789&amp;amp;dataSource=ucs01&lt;/_url&gt;&lt;_translated_author&gt;Zhang, Mingyuan&lt;/_translated_author&gt;&lt;/Details&gt;&lt;Extra&gt;&lt;DBUID&gt;{75858650-721B-4B21-B337-316A143E374B}&lt;/DBUID&gt;&lt;/Extra&gt;&lt;/Item&gt;&lt;/References&gt;&lt;/Group&gt;&lt;/Citation&gt;_x000a_"/>
    <w:docVar w:name="NE.Ref{03496241-0EDD-43C5-B910-DD25E66385CB}" w:val=" ADDIN NE.Ref.{03496241-0EDD-43C5-B910-DD25E66385CB}&lt;Citation SecTmpl=&quot;1&quot;&gt;&lt;Group&gt;&lt;References&gt;&lt;Item&gt;&lt;ID&gt;117&lt;/ID&gt;&lt;UID&gt;{3D62CC07-22E8-409C-8E38-FD2C4354E77E}&lt;/UID&gt;&lt;Title&gt;The 52 symptoms of major depression: Lack of content overlap among seven common depression scales&lt;/Title&gt;&lt;Template&gt;Journal Article&lt;/Template&gt;&lt;Star&gt;0&lt;/Star&gt;&lt;Tag&gt;0&lt;/Tag&gt;&lt;Author&gt;Fried; Eiko, I&lt;/Author&gt;&lt;Year&gt;2017&lt;/Year&gt;&lt;Details&gt;&lt;_collection_scope&gt;SCI;SCIE;SSCI&lt;/_collection_scope&gt;&lt;_created&gt;64917547&lt;/_created&gt;&lt;_impact_factor&gt;   4.839&lt;/_impact_factor&gt;&lt;_journal&gt;Journal of Affective Disorders&lt;/_journal&gt;&lt;_modified&gt;64917547&lt;/_modified&gt;&lt;_pages&gt;191-197&lt;/_pages&gt;&lt;_volume&gt;208&lt;/_volume&gt;&lt;/Details&gt;&lt;Extra&gt;&lt;DBUID&gt;{75858650-721B-4B21-B337-316A143E374B}&lt;/DBUID&gt;&lt;/Extra&gt;&lt;/Item&gt;&lt;/References&gt;&lt;/Group&gt;&lt;/Citation&gt;_x000a_"/>
    <w:docVar w:name="NE.Ref{03ACBDD3-D182-4E4D-9517-9D2F1B224C2D}" w:val=" ADDIN NE.Ref.{03ACBDD3-D182-4E4D-9517-9D2F1B224C2D}&lt;Citation SecTmpl=&quot;1&quot;&gt;&lt;Group&gt;&lt;References&gt;&lt;Item&gt;&lt;ID&gt;99&lt;/ID&gt;&lt;UID&gt;{66AA31EB-083D-4C14-914D-3CBF2F3B4C84}&lt;/UID&gt;&lt;Title&gt;SCL-90信度效度检验和常模的再比较&lt;/Title&gt;&lt;Template&gt;Journal Article&lt;/Template&gt;&lt;Star&gt;0&lt;/Star&gt;&lt;Tag&gt;0&lt;/Tag&gt;&lt;Author&gt;陈树林; 李凌江&lt;/Author&gt;&lt;Year&gt;2003&lt;/Year&gt;&lt;Details&gt;&lt;_author_adr&gt;中南大学湘雅二医院精神卫生研究所,中南大学湘雅二医院精神卫生研究所 长沙410011_x000d__x000a__x000d__x000a__x000d__x000a__x000d__x000a__x000d__x000a__x000d__x000a__x000d__x000a__x000d__x000a__x000d__x000a_,长沙410011&lt;/_author_adr&gt;&lt;_collection_scope&gt;CSCD;PKU&lt;/_collection_scope&gt;&lt;_created&gt;64824458&lt;/_created&gt;&lt;_db_provider&gt;CNKI&lt;/_db_provider&gt;&lt;_isbn&gt;1002-0152&lt;/_isbn&gt;&lt;_issue&gt;05&lt;/_issue&gt;&lt;_journal&gt;中国神经精神疾病杂志&lt;/_journal&gt;&lt;_keywords&gt;SCL-90;信度;效度;常模&lt;/_keywords&gt;&lt;_modified&gt;64824458&lt;/_modified&gt;&lt;_pages&gt;323-327&lt;/_pages&gt;&lt;_translated_author&gt;Chen, Shulin;Li, Lingjiang&lt;/_translated_author&gt;&lt;/Details&gt;&lt;Extra&gt;&lt;DBUID&gt;{75858650-721B-4B21-B337-316A143E374B}&lt;/DBUID&gt;&lt;/Extra&gt;&lt;/Item&gt;&lt;/References&gt;&lt;/Group&gt;&lt;/Citation&gt;_x000a_"/>
    <w:docVar w:name="NE.Ref{0411507B-3F56-4AD8-B1A0-9EDCE4B4C6B1}" w:val=" ADDIN NE.Ref.{0411507B-3F56-4AD8-B1A0-9EDCE4B4C6B1}&lt;Citation SecTmpl=&quot;1&quot;&gt;&lt;Group&gt;&lt;References&gt;&lt;Item&gt;&lt;ID&gt;29&lt;/ID&gt;&lt;UID&gt;{4D9CE566-DD88-4E73-ADD5-80346165D454}&lt;/UID&gt;&lt;Title&gt;Properties of the mood and feelings questionnaire in adolescent psychiatric outpatients: a research note&lt;/Title&gt;&lt;Template&gt;Journal Article&lt;/Template&gt;&lt;Star&gt;0&lt;/Star&gt;&lt;Tag&gt;0&lt;/Tag&gt;&lt;Author&gt;Wood, Alison; Kroll, Leo; Moore, Ann; Harrington, Richard&lt;/Author&gt;&lt;Year&gt;1995&lt;/Year&gt;&lt;Details&gt;&lt;_alternate_title&gt;Journal of child psychology and psychiatry&lt;/_alternate_title&gt;&lt;_collection_scope&gt;SCI;SCIE;SSCI&lt;/_collection_scope&gt;&lt;_created&gt;64814093&lt;/_created&gt;&lt;_date&gt;1995-01-01&lt;/_date&gt;&lt;_date_display&gt;1995&lt;/_date_display&gt;&lt;_impact_factor&gt;   8.982&lt;/_impact_factor&gt;&lt;_isbn&gt;0021-9630&lt;/_isbn&gt;&lt;_issue&gt;2&lt;/_issue&gt;&lt;_journal&gt;Journal of child psychology and psychiatry&lt;/_journal&gt;&lt;_modified&gt;64814093&lt;/_modified&gt;&lt;_ori_publication&gt;Wiley Online Library&lt;/_ori_publication&gt;&lt;_pages&gt;327-334&lt;/_pages&gt;&lt;_volume&gt;36&lt;/_volume&gt;&lt;/Details&gt;&lt;Extra&gt;&lt;DBUID&gt;{75858650-721B-4B21-B337-316A143E374B}&lt;/DBUID&gt;&lt;/Extra&gt;&lt;/Item&gt;&lt;/References&gt;&lt;/Group&gt;&lt;/Citation&gt;_x000a_"/>
    <w:docVar w:name="NE.Ref{05DCEC0E-CEA8-4E1F-91CE-525A7CE45A64}" w:val=" ADDIN NE.Ref.{05DCEC0E-CEA8-4E1F-91CE-525A7CE45A64}&lt;Citation SecTmpl=&quot;1&quot;&gt;&lt;Group&gt;&lt;References&gt;&lt;Item&gt;&lt;ID&gt;85&lt;/ID&gt;&lt;UID&gt;{7D7D87C1-8DD4-4D94-9369-659C09F617C3}&lt;/UID&gt;&lt;Title&gt;《心理卫生与精神科评定量表》专辑 &lt;/Title&gt;&lt;Template&gt;Journal Article&lt;/Template&gt;&lt;Star&gt;0&lt;/Star&gt;&lt;Tag&gt;0&lt;/Tag&gt;&lt;Author&gt;崔杰诚; 陈国生&lt;/Author&gt;&lt;Year&gt;1998&lt;/Year&gt;&lt;Details&gt;&lt;_accessed&gt;64824355&lt;/_accessed&gt;&lt;_created&gt;64824355&lt;/_created&gt;&lt;_issue&gt;10&lt;/_issue&gt;&lt;_journal&gt;健康心理学杂志&lt;/_journal&gt;&lt;_modified&gt;64824355&lt;/_modified&gt;&lt;_pages&gt;140-141，136-137_x000d__x000a_&lt;/_pages&gt;&lt;_volume&gt;６&lt;/_volume&gt;&lt;_translated_author&gt;Cui, Jiecheng;Chen, Guosheng&lt;/_translated_author&gt;&lt;/Details&gt;&lt;Extra&gt;&lt;DBUID&gt;{75858650-721B-4B21-B337-316A143E374B}&lt;/DBUID&gt;&lt;/Extra&gt;&lt;/Item&gt;&lt;/References&gt;&lt;/Group&gt;&lt;/Citation&gt;_x000a_"/>
    <w:docVar w:name="NE.Ref{06BAF6AE-681D-4337-AD99-6F5802E5460A}" w:val=" ADDIN NE.Ref.{06BAF6AE-681D-4337-AD99-6F5802E5460A}&lt;Citation SecTmpl=&quot;1&quot;&gt;&lt;Group&gt;&lt;References&gt;&lt;Item&gt;&lt;ID&gt;41&lt;/ID&gt;&lt;UID&gt;{2E3A72C1-B248-4C81-98D8-73D3D8A3AC03}&lt;/UID&gt;&lt;Title&gt;Prevalence of fatigue and chronic fatigue syndrome-like illness in children and adolescents&lt;/Title&gt;&lt;Template&gt;Journal Article&lt;/Template&gt;&lt;Star&gt;0&lt;/Star&gt;&lt;Tag&gt;0&lt;/Tag&gt;&lt;Author&gt;Jordan, Karen M; Ayers, Penny M; Jahn, Susan C; Taylor, Kari K; Huang, Cheng-Fang; Richman, Judith; Jason, Leonard A&lt;/Author&gt;&lt;Year&gt;2000&lt;/Year&gt;&lt;Details&gt;&lt;_accessed&gt;64916495&lt;/_accessed&gt;&lt;_alternate_title&gt;Journal of Chronic Fatigue Syndrome&lt;/_alternate_title&gt;&lt;_created&gt;64816827&lt;/_created&gt;&lt;_date&gt;2000-01-01&lt;/_date&gt;&lt;_date_display&gt;2000&lt;/_date_display&gt;&lt;_isbn&gt;1057-3321&lt;/_isbn&gt;&lt;_issue&gt;1&lt;/_issue&gt;&lt;_journal&gt;Journal of Chronic Fatigue Syndrome&lt;/_journal&gt;&lt;_modified&gt;64816827&lt;/_modified&gt;&lt;_ori_publication&gt;Taylor &amp;amp; Francis&lt;/_ori_publication&gt;&lt;_pages&gt;3-21&lt;/_pages&gt;&lt;_volume&gt;6&lt;/_volume&gt;&lt;/Details&gt;&lt;Extra&gt;&lt;DBUID&gt;{75858650-721B-4B21-B337-316A143E374B}&lt;/DBUID&gt;&lt;/Extra&gt;&lt;/Item&gt;&lt;/References&gt;&lt;/Group&gt;&lt;/Citation&gt;_x000a_"/>
    <w:docVar w:name="NE.Ref{08C56846-9A53-43CA-884D-70348D6A598E}" w:val=" ADDIN NE.Ref.{08C56846-9A53-43CA-884D-70348D6A598E}&lt;Citation SecTmpl=&quot;1&quot;&gt;&lt;Group&gt;&lt;References&gt;&lt;Item&gt;&lt;ID&gt;67&lt;/ID&gt;&lt;UID&gt;{FA11C10D-93C8-4ED9-8966-1FEAF506643E}&lt;/UID&gt;&lt;Title&gt;Cross-cultural examination of measurement invariance of the Beck Depression Inventory–II.&lt;/Title&gt;&lt;Template&gt;Journal Article&lt;/Template&gt;&lt;Star&gt;0&lt;/Star&gt;&lt;Tag&gt;0&lt;/Tag&gt;&lt;Author&gt;Dere, Jessica; Watters, Carolyn A; Yu, Stephanie Chee-Min; Bagby, R Michael; Ryder, Andrew G; Harkness, Kate L&lt;/Author&gt;&lt;Year&gt;2015&lt;/Year&gt;&lt;Details&gt;&lt;_accessed&gt;64818058&lt;/_accessed&gt;&lt;_alternate_title&gt;Psychological Assessment&lt;/_alternate_title&gt;&lt;_collection_scope&gt;SSCI&lt;/_collection_scope&gt;&lt;_created&gt;64818055&lt;/_created&gt;&lt;_date&gt;2015-01-01&lt;/_date&gt;&lt;_date_display&gt;2015&lt;/_date_display&gt;&lt;_impact_factor&gt;   5.123&lt;/_impact_factor&gt;&lt;_isbn&gt;1939-134X&lt;/_isbn&gt;&lt;_issue&gt;1&lt;/_issue&gt;&lt;_journal&gt;Psychological Assessment&lt;/_journal&gt;&lt;_modified&gt;64818055&lt;/_modified&gt;&lt;_ori_publication&gt;American Psychological Association&lt;/_ori_publication&gt;&lt;_pages&gt;68&lt;/_pages&gt;&lt;_volume&gt;27&lt;/_volume&gt;&lt;/Details&gt;&lt;Extra&gt;&lt;DBUID&gt;{75858650-721B-4B21-B337-316A143E374B}&lt;/DBUID&gt;&lt;/Extra&gt;&lt;/Item&gt;&lt;/References&gt;&lt;/Group&gt;&lt;/Citation&gt;_x000a_"/>
    <w:docVar w:name="NE.Ref{0A0AB3F8-737E-455A-B969-30D4DD0C4670}" w:val=" ADDIN NE.Ref.{0A0AB3F8-737E-455A-B969-30D4DD0C4670}&lt;Citation SecTmpl=&quot;1&quot;&gt;&lt;Group&gt;&lt;References&gt;&lt;Item&gt;&lt;ID&gt;15&lt;/ID&gt;&lt;UID&gt;{B647F755-105E-42B2-B495-1AFE794B9276}&lt;/UID&gt;&lt;Title&gt;流调中心抑郁量表在我国青少年中的试用&lt;/Title&gt;&lt;Template&gt;Journal Article&lt;/Template&gt;&lt;Star&gt;0&lt;/Star&gt;&lt;Tag&gt;0&lt;/Tag&gt;&lt;Author&gt;陈祉妍; 杨小冬; 李新影&lt;/Author&gt;&lt;Year&gt;2009&lt;/Year&gt;&lt;Details&gt;&lt;_author_aff&gt;中国科学院心理研究所心理健康重点实验室;&lt;/_author_aff&gt;&lt;_cited_count&gt;262&lt;/_cited_count&gt;&lt;_collection_scope&gt;CSCD;CSSCI-C;PKU&lt;/_collection_scope&gt;&lt;_created&gt;64813655&lt;/_created&gt;&lt;_date&gt;2009-08-25&lt;/_date&gt;&lt;_db_updated&gt;CNKI - Reference&lt;/_db_updated&gt;&lt;_issue&gt;04&lt;/_issue&gt;&lt;_journal&gt;中国临床心理学杂志&lt;/_journal&gt;&lt;_keywords&gt;临床心理学;自陈量表;青少年;抑郁;CES-D&lt;/_keywords&gt;&lt;_modified&gt;64813655&lt;/_modified&gt;&lt;_pages&gt;443-445+448&lt;/_pages&gt;&lt;_url&gt;https://kns.cnki.net/kcms/detail/detail.aspx?FileName=ZLCY200904019&amp;amp;DbName=CJFQ2009&lt;/_url&gt;&lt;_volume&gt;17&lt;/_volume&gt;&lt;_translated_author&gt;Chen, Zhiyan;Yang, Xiaodong;Li, Xinying&lt;/_translated_author&gt;&lt;/Details&gt;&lt;Extra&gt;&lt;DBUID&gt;{75858650-721B-4B21-B337-316A143E374B}&lt;/DBUID&gt;&lt;/Extra&gt;&lt;/Item&gt;&lt;/References&gt;&lt;/Group&gt;&lt;/Citation&gt;_x000a_"/>
    <w:docVar w:name="NE.Ref{0A7085D8-171C-4101-A570-23FFEEA7CFDF}" w:val=" ADDIN NE.Ref.{0A7085D8-171C-4101-A570-23FFEEA7CFDF}&lt;Citation SecTmpl=&quot;1&quot;&gt;&lt;Group&gt;&lt;References&gt;&lt;Item&gt;&lt;ID&gt;18&lt;/ID&gt;&lt;UID&gt;{8BC6EE95-0989-45E2-A5A1-736E97564420}&lt;/UID&gt;&lt;Title&gt;Understanding rural–urban differences in depressive symptoms among older adults in China&lt;/Title&gt;&lt;Template&gt;Journal Article&lt;/Template&gt;&lt;Star&gt;0&lt;/Star&gt;&lt;Tag&gt;0&lt;/Tag&gt;&lt;Author&gt;Li, Lydia W; Liu, Jinyu; Xu, Hongwei; Zhang, Zhenmei&lt;/Author&gt;&lt;Year&gt;2016&lt;/Year&gt;&lt;Details&gt;&lt;_alternate_title&gt;Journal of aging and health&lt;/_alternate_title&gt;&lt;_collection_scope&gt;SSCI&lt;/_collection_scope&gt;&lt;_created&gt;64813866&lt;/_created&gt;&lt;_date&gt;2016-01-01&lt;/_date&gt;&lt;_date_display&gt;2016&lt;/_date_display&gt;&lt;_impact_factor&gt;   3.213&lt;/_impact_factor&gt;&lt;_isbn&gt;0898-2643&lt;/_isbn&gt;&lt;_issue&gt;2&lt;/_issue&gt;&lt;_journal&gt;Journal of aging and health&lt;/_journal&gt;&lt;_modified&gt;64813866&lt;/_modified&gt;&lt;_ori_publication&gt;Sage Publications Sage CA: Los Angeles, CA&lt;/_ori_publication&gt;&lt;_pages&gt;341-362&lt;/_pages&gt;&lt;_volume&gt;28&lt;/_volume&gt;&lt;/Details&gt;&lt;Extra&gt;&lt;DBUID&gt;{75858650-721B-4B21-B337-316A143E374B}&lt;/DBUID&gt;&lt;/Extra&gt;&lt;/Item&gt;&lt;/References&gt;&lt;/Group&gt;&lt;/Citation&gt;_x000a_"/>
    <w:docVar w:name="NE.Ref{0AC4C0A7-83DB-44B1-B5CC-2F09DE4FB474}" w:val=" ADDIN NE.Ref.{0AC4C0A7-83DB-44B1-B5CC-2F09DE4FB474}&lt;Citation SecTmpl=&quot;1&quot;&gt;&lt;Group&gt;&lt;References&gt;&lt;Item&gt;&lt;ID&gt;64&lt;/ID&gt;&lt;UID&gt;{6164C2F7-E8E4-4138-9EF8-CCBC2803D671}&lt;/UID&gt;&lt;Title&gt;贝克抑郁量表第2版中文版在抑郁症患者中的信效度&lt;/Title&gt;&lt;Template&gt;Journal Article&lt;/Template&gt;&lt;Star&gt;0&lt;/Star&gt;&lt;Tag&gt;0&lt;/Tag&gt;&lt;Author&gt;王振; 苑成梅; 黄佳; 李则挚; 陈珏; 张海音; 方贻儒; 肖泽萍&lt;/Author&gt;&lt;Year&gt;2011&lt;/Year&gt;&lt;Details&gt;&lt;_author_adr&gt;上海交通大学医学院附属精神卫生中心;&lt;/_author_adr&gt;&lt;_collection_scope&gt;CSCD;CSSCI-E;PKU&lt;/_collection_scope&gt;&lt;_created&gt;64818015&lt;/_created&gt;&lt;_db_provider&gt;CNKI&lt;/_db_provider&gt;&lt;_isbn&gt;1000-6729&lt;/_isbn&gt;&lt;_issue&gt;06&lt;/_issue&gt;&lt;_journal&gt;中国心理卫生杂志&lt;/_journal&gt;&lt;_keywords&gt;抑郁;贝克抑郁量表;信度;效度;心理测量学研究&lt;/_keywords&gt;&lt;_modified&gt;64818015&lt;/_modified&gt;&lt;_pages&gt;476-480&lt;/_pages&gt;&lt;_volume&gt;25&lt;/_volume&gt;&lt;_translated_author&gt;Wang, Zhen;Yuan, Chengmei;Huang, Jia;Li, Zezhi;Chen, Jue;Zhang, Haiyin;Fang, Yiru;Xiao, Zeping&lt;/_translated_author&gt;&lt;/Details&gt;&lt;Extra&gt;&lt;DBUID&gt;{75858650-721B-4B21-B337-316A143E374B}&lt;/DBUID&gt;&lt;/Extra&gt;&lt;/Item&gt;&lt;/References&gt;&lt;/Group&gt;&lt;/Citation&gt;_x000a_"/>
    <w:docVar w:name="NE.Ref{0D94057A-9910-4ABE-BD6C-9D64E5940CED}" w:val=" ADDIN NE.Ref.{0D94057A-9910-4ABE-BD6C-9D64E5940CED}&lt;Citation SecTmpl=&quot;1&quot;&gt;&lt;Group&gt;&lt;References&gt;&lt;Item&gt;&lt;ID&gt;81&lt;/ID&gt;&lt;UID&gt;{E5849F8A-F94C-4312-A3CE-89828144D9A7}&lt;/UID&gt;&lt;Title&gt;Manual for the Child Behavior Checklist&lt;/Title&gt;&lt;Template&gt;Book&lt;/Template&gt;&lt;Star&gt;0&lt;/Star&gt;&lt;Tag&gt;0&lt;/Tag&gt;&lt;Author&gt;Achenbach, TM; Edelbrock, C&lt;/Author&gt;&lt;Year&gt;1987&lt;/Year&gt;&lt;Details&gt;&lt;_accessed&gt;64823905&lt;/_accessed&gt;&lt;_created&gt;64823902&lt;/_created&gt;&lt;_modified&gt;64823905&lt;/_modified&gt;&lt;_pages&gt;4-18&lt;/_pages&gt;&lt;_place_published&gt;Burlington&lt;/_place_published&gt;&lt;_publisher&gt;University of Vermont&lt;/_publisher&gt;&lt;/Details&gt;&lt;Extra&gt;&lt;DBUID&gt;{75858650-721B-4B21-B337-316A143E374B}&lt;/DBUID&gt;&lt;/Extra&gt;&lt;/Item&gt;&lt;/References&gt;&lt;/Group&gt;&lt;/Citation&gt;_x000a_"/>
    <w:docVar w:name="NE.Ref{0E71DA6E-88D5-46D6-BA99-011DA6D4B500}" w:val=" ADDIN NE.Ref.{0E71DA6E-88D5-46D6-BA99-011DA6D4B500}&lt;Citation SecTmpl=&quot;1&quot;&gt;&lt;Group&gt;&lt;References&gt;&lt;Item&gt;&lt;ID&gt;82&lt;/ID&gt;&lt;UID&gt;{68B88979-1D5F-4E02-8E35-86A1BA5AA4B3}&lt;/UID&gt;&lt;Title&gt;The reliability and validity of the center for epidemiologic studies depression scale (CES-D) for Chinese university students&lt;/Title&gt;&lt;Template&gt;Journal Article&lt;/Template&gt;&lt;Star&gt;0&lt;/Star&gt;&lt;Tag&gt;0&lt;/Tag&gt;&lt;Author&gt;Jiang, Lijun; Wang, Ying; Zhang, Yining; Li, Rui; Wu, Huailiang; Li, Chenyi; Wu, Yunlin; Tao, Qian&lt;/Author&gt;&lt;Year&gt;2019&lt;/Year&gt;&lt;Details&gt;&lt;_alternate_title&gt;Frontiers in psychiatry&lt;/_alternate_title&gt;&lt;_collection_scope&gt;SCIE;SSCI&lt;/_collection_scope&gt;&lt;_created&gt;64823916&lt;/_created&gt;&lt;_date&gt;2019-01-01&lt;/_date&gt;&lt;_date_display&gt;2019&lt;/_date_display&gt;&lt;_impact_factor&gt;   4.157&lt;/_impact_factor&gt;&lt;_isbn&gt;1664-0640&lt;/_isbn&gt;&lt;_journal&gt;Frontiers in psychiatry&lt;/_journal&gt;&lt;_modified&gt;64823916&lt;/_modified&gt;&lt;_ori_publication&gt;Frontiers Media SA&lt;/_ori_publication&gt;&lt;_pages&gt;315&lt;/_pages&gt;&lt;_volume&gt;10&lt;/_volume&gt;&lt;/Details&gt;&lt;Extra&gt;&lt;DBUID&gt;{75858650-721B-4B21-B337-316A143E374B}&lt;/DBUID&gt;&lt;/Extra&gt;&lt;/Item&gt;&lt;/References&gt;&lt;/Group&gt;&lt;/Citation&gt;_x000a_"/>
    <w:docVar w:name="NE.Ref{0EBC6A8C-D001-411B-AB22-0C1CDDE809F4}" w:val=" ADDIN NE.Ref.{0EBC6A8C-D001-411B-AB22-0C1CDDE809F4}&lt;Citation SecTmpl=&quot;1&quot;&gt;&lt;Group&gt;&lt;References&gt;&lt;Item&gt;&lt;ID&gt;78&lt;/ID&gt;&lt;UID&gt;{6CB3013A-4075-4144-90FE-4CDFEB796685}&lt;/UID&gt;&lt;Title&gt;心理健康测查表(PHI)使用指导书_x000d__x000a_&lt;/Title&gt;&lt;Template&gt;Book&lt;/Template&gt;&lt;Star&gt;0&lt;/Star&gt;&lt;Tag&gt;0&lt;/Tag&gt;&lt;Author&gt;宋维真; 张建平&lt;/Author&gt;&lt;Year&gt;1993&lt;/Year&gt;&lt;Details&gt;&lt;_accessed&gt;64823657&lt;/_accessed&gt;&lt;_created&gt;64823656&lt;/_created&gt;&lt;_modified&gt;64823657&lt;/_modified&gt;&lt;_publisher&gt;北京：中国科学院心理研究所&lt;/_publisher&gt;&lt;_translated_author&gt;Song, Weizhen;Zhang, Jianping&lt;/_translated_author&gt;&lt;/Details&gt;&lt;Extra&gt;&lt;DBUID&gt;{75858650-721B-4B21-B337-316A143E374B}&lt;/DBUID&gt;&lt;/Extra&gt;&lt;/Item&gt;&lt;/References&gt;&lt;/Group&gt;&lt;/Citation&gt;_x000a_"/>
    <w:docVar w:name="NE.Ref{0F192B31-8932-4D97-A5EE-EBF488BABE6C}" w:val=" ADDIN NE.Ref.{0F192B31-8932-4D97-A5EE-EBF488BABE6C}&lt;Citation SecTmpl=&quot;1&quot;&gt;&lt;Group&gt;&lt;References&gt;&lt;Item&gt;&lt;ID&gt;111&lt;/ID&gt;&lt;UID&gt;{0D8E6FAA-870D-4A2F-8C9C-57F109CB1CA2}&lt;/UID&gt;&lt;Title&gt;抑郁-焦虑-压力量表简体中文版(DASS-21)在中国大学生中的测试报告&lt;/Title&gt;&lt;Template&gt;Journal Article&lt;/Template&gt;&lt;Star&gt;0&lt;/Star&gt;&lt;Tag&gt;0&lt;/Tag&gt;&lt;Author&gt;龚栩; 谢熹瑶; 徐蕊; 罗跃嘉&lt;/Author&gt;&lt;Year&gt;2010&lt;/Year&gt;&lt;Details&gt;&lt;_author_adr&gt;认知神经科学与学习国家重点实验室[北京师范大学];&lt;/_author_adr&gt;&lt;_collection_scope&gt;CSCD;CSSCI-C;PKU&lt;/_collection_scope&gt;&lt;_created&gt;64825727&lt;/_created&gt;&lt;_db_provider&gt;CNKI&lt;/_db_provider&gt;&lt;_doi&gt;10.16128/j.cnki.1005-3611.2010.04.020&lt;/_doi&gt;&lt;_isbn&gt;1005-3611&lt;/_isbn&gt;&lt;_issue&gt;04&lt;/_issue&gt;&lt;_journal&gt;中国临床心理学杂志&lt;/_journal&gt;&lt;_keywords&gt;抑郁-焦虑-压力量表简体中文版;信度;效度;大学生&lt;/_keywords&gt;&lt;_modified&gt;64825727&lt;/_modified&gt;&lt;_pages&gt;443-446&lt;/_pages&gt;&lt;_volume&gt;18&lt;/_volume&gt;&lt;_translated_author&gt;Gong, Xu;Xie, Xiyao;Xu, Rui;Luo, Yuejia&lt;/_translated_author&gt;&lt;/Details&gt;&lt;Extra&gt;&lt;DBUID&gt;{75858650-721B-4B21-B337-316A143E374B}&lt;/DBUID&gt;&lt;/Extra&gt;&lt;/Item&gt;&lt;/References&gt;&lt;/Group&gt;&lt;/Citation&gt;_x000a_"/>
    <w:docVar w:name="NE.Ref{10390D60-FF15-4843-8838-8D8B81888D9E}" w:val=" ADDIN NE.Ref.{10390D60-FF15-4843-8838-8D8B81888D9E}&lt;Citation SecTmpl=&quot;1&quot;&gt;&lt;Group&gt;&lt;References&gt;&lt;Item&gt;&lt;ID&gt;86&lt;/ID&gt;&lt;UID&gt;{45A9812E-EF98-419B-A13C-B2204C7C4202}&lt;/UID&gt;&lt;Title&gt;汉密顿抑郁量表(HAMD)&lt;/Title&gt;&lt;Template&gt;Journal Article&lt;/Template&gt;&lt;Star&gt;0&lt;/Star&gt;&lt;Tag&gt;0&lt;/Tag&gt;&lt;Author&gt;汤毓华; 张明园&lt;/Author&gt;&lt;Year&gt;1984&lt;/Year&gt;&lt;Details&gt;&lt;_created&gt;64824374&lt;/_created&gt;&lt;_db_provider&gt;CNKI&lt;/_db_provider&gt;&lt;_isbn&gt;1002-0829&lt;/_isbn&gt;&lt;_issue&gt;02&lt;/_issue&gt;&lt;_journal&gt;上海精神医学&lt;/_journal&gt;&lt;_keywords&gt;汉密顿抑郁量表;精神性焦虑;疑病妄想;关系妄想;抑郁症;&lt;/_keywords&gt;&lt;_modified&gt;64824374&lt;/_modified&gt;&lt;_pages&gt;61-64&lt;/_pages&gt;&lt;_translated_author&gt;Tang, Yuhua;Zhang, Mingyuan&lt;/_translated_author&gt;&lt;/Details&gt;&lt;Extra&gt;&lt;DBUID&gt;{75858650-721B-4B21-B337-316A143E374B}&lt;/DBUID&gt;&lt;/Extra&gt;&lt;/Item&gt;&lt;/References&gt;&lt;/Group&gt;&lt;/Citation&gt;_x000a_"/>
    <w:docVar w:name="NE.Ref{1062D9C6-2820-4193-B1D7-28831B8F031C}" w:val=" ADDIN NE.Ref.{1062D9C6-2820-4193-B1D7-28831B8F031C}&lt;Citation SecTmpl=&quot;1&quot;&gt;&lt;Group&gt;&lt;References&gt;&lt;Item&gt;&lt;ID&gt;56&lt;/ID&gt;&lt;UID&gt;{27A1AE37-BC1A-48DB-A62D-B309324E7DBF}&lt;/UID&gt;&lt;Title&gt;A cross-cultural survey of symptoms in depression&lt;/Title&gt;&lt;Template&gt;Journal Article&lt;/Template&gt;&lt;Star&gt;0&lt;/Star&gt;&lt;Tag&gt;0&lt;/Tag&gt;&lt;Author&gt;Zung, William WK&lt;/Author&gt;&lt;Year&gt;1969&lt;/Year&gt;&lt;Details&gt;&lt;_alternate_title&gt;American Journal of Psychiatry&lt;/_alternate_title&gt;&lt;_collection_scope&gt;SCI;SCIE;SSCI&lt;/_collection_scope&gt;&lt;_created&gt;64816903&lt;/_created&gt;&lt;_date&gt;1969-01-01&lt;/_date&gt;&lt;_date_display&gt;1969&lt;/_date_display&gt;&lt;_impact_factor&gt;  18.112&lt;/_impact_factor&gt;&lt;_isbn&gt;0002-953X&lt;/_isbn&gt;&lt;_issue&gt;1&lt;/_issue&gt;&lt;_journal&gt;American Journal of Psychiatry&lt;/_journal&gt;&lt;_modified&gt;64816903&lt;/_modified&gt;&lt;_ori_publication&gt;Am Psychiatric Assoc&lt;/_ori_publication&gt;&lt;_pages&gt;116-121&lt;/_pages&gt;&lt;_volume&gt;126&lt;/_volume&gt;&lt;/Details&gt;&lt;Extra&gt;&lt;DBUID&gt;{75858650-721B-4B21-B337-316A143E374B}&lt;/DBUID&gt;&lt;/Extra&gt;&lt;/Item&gt;&lt;/References&gt;&lt;/Group&gt;&lt;/Citation&gt;_x000a_"/>
    <w:docVar w:name="NE.Ref{10D90AB8-C7C7-4F42-8839-C1B38DDD2D92}" w:val=" ADDIN NE.Ref.{10D90AB8-C7C7-4F42-8839-C1B38DDD2D92}&lt;Citation SecTmpl=&quot;1&quot;&gt;&lt;Group&gt;&lt;References&gt;&lt;Item&gt;&lt;ID&gt;88&lt;/ID&gt;&lt;UID&gt;{5651EB05-DE5C-4679-92C9-5C082DC124A7}&lt;/UID&gt;&lt;Title&gt;A study of developing an adolescent depression inventory.&lt;/Title&gt;&lt;Template&gt;Journal Article&lt;/Template&gt;&lt;Star&gt;0&lt;/Star&gt;&lt;Tag&gt;0&lt;/Tag&gt;&lt;Author&gt;Huang, C Y; Hsu, W Y&lt;/Author&gt;&lt;Year&gt;2003&lt;/Year&gt;&lt;Details&gt;&lt;_accessed&gt;64824385&lt;/_accessed&gt;&lt;_created&gt;64824385&lt;/_created&gt;&lt;_journal&gt;Journal of Education Psychology &lt;/_journal&gt;&lt;_modified&gt;64824385&lt;/_modified&gt;&lt;_pages&gt;167–190&lt;/_pages&gt;&lt;_volume&gt;26&lt;/_volume&gt;&lt;/Details&gt;&lt;Extra&gt;&lt;DBUID&gt;{75858650-721B-4B21-B337-316A143E374B}&lt;/DBUID&gt;&lt;/Extra&gt;&lt;/Item&gt;&lt;/References&gt;&lt;/Group&gt;&lt;/Citation&gt;_x000a_"/>
    <w:docVar w:name="NE.Ref{10F75F7F-222B-4461-9CCE-35793138F7A9}" w:val=" ADDIN NE.Ref.{10F75F7F-222B-4461-9CCE-35793138F7A9}&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122C9151-F92B-4DD6-9847-F31F254D0B8D}" w:val=" ADDIN NE.Ref.{122C9151-F92B-4DD6-9847-F31F254D0B8D}&lt;Citation SecTmpl=&quot;1&quot;&gt;&lt;Group&gt;&lt;References&gt;&lt;Item&gt;&lt;ID&gt;97&lt;/ID&gt;&lt;UID&gt;{5DECCC4C-0E09-4EA9-81A7-86EEBE9F9644}&lt;/UID&gt;&lt;Title&gt;The SCL-90 and the MMPI: A step in the validation of a new self-report scale&lt;/Title&gt;&lt;Template&gt;Journal Article&lt;/Template&gt;&lt;Star&gt;0&lt;/Star&gt;&lt;Tag&gt;0&lt;/Tag&gt;&lt;Author&gt;Derogatis, Leonard R; Rickels, Karl; Rock, Anthony F&lt;/Author&gt;&lt;Year&gt;1976&lt;/Year&gt;&lt;Details&gt;&lt;_alternate_title&gt;The British Journal of Psychiatry&lt;/_alternate_title&gt;&lt;_created&gt;64824455&lt;/_created&gt;&lt;_date&gt;1976-01-01&lt;/_date&gt;&lt;_date_display&gt;1976&lt;/_date_display&gt;&lt;_impact_factor&gt;   9.319&lt;/_impact_factor&gt;&lt;_isbn&gt;0007-1250&lt;/_isbn&gt;&lt;_issue&gt;3&lt;/_issue&gt;&lt;_journal&gt;The British Journal of Psychiatry&lt;/_journal&gt;&lt;_modified&gt;64824455&lt;/_modified&gt;&lt;_ori_publication&gt;Cambridge University Press&lt;/_ori_publication&gt;&lt;_pages&gt;280-289&lt;/_pages&gt;&lt;_volume&gt;128&lt;/_volume&gt;&lt;/Details&gt;&lt;Extra&gt;&lt;DBUID&gt;{75858650-721B-4B21-B337-316A143E374B}&lt;/DBUID&gt;&lt;/Extra&gt;&lt;/Item&gt;&lt;/References&gt;&lt;/Group&gt;&lt;/Citation&gt;_x000a_"/>
    <w:docVar w:name="NE.Ref{13F51F4F-45D4-4FE3-9292-1CED06F77201}" w:val=" ADDIN NE.Ref.{13F51F4F-45D4-4FE3-9292-1CED06F77201}&lt;Citation SecTmpl=&quot;1&quot;&gt;&lt;Group&gt;&lt;References&gt;&lt;Item&gt;&lt;ID&gt;102&lt;/ID&gt;&lt;UID&gt;{57987740-B035-44E4-BAC0-16CB5CF7A7D7}&lt;/UID&gt;&lt;Title&gt;心理测验与常用量表&lt;/Title&gt;&lt;Template&gt;Book&lt;/Template&gt;&lt;Star&gt;0&lt;/Star&gt;&lt;Tag&gt;0&lt;/Tag&gt;&lt;Author&gt;陈国鹏&lt;/Author&gt;&lt;Year&gt;2005&lt;/Year&gt;&lt;Details&gt;&lt;_accessed&gt;64825128&lt;/_accessed&gt;&lt;_created&gt;64825128&lt;/_created&gt;&lt;_modified&gt;64825128&lt;/_modified&gt;&lt;_place_published&gt;上海&lt;/_place_published&gt;&lt;_publisher&gt;上海科学普及出版社&lt;/_publisher&gt;&lt;_translated_author&gt;Chen, Guopeng&lt;/_translated_author&gt;&lt;/Details&gt;&lt;Extra&gt;&lt;DBUID&gt;{75858650-721B-4B21-B337-316A143E374B}&lt;/DBUID&gt;&lt;/Extra&gt;&lt;/Item&gt;&lt;/References&gt;&lt;/Group&gt;&lt;/Citation&gt;_x000a_"/>
    <w:docVar w:name="NE.Ref{1516FACA-5D31-4A48-A452-1AD22C5F0DCA}" w:val=" ADDIN NE.Ref.{1516FACA-5D31-4A48-A452-1AD22C5F0DCA}&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1555CCAB-66B9-4FA3-BC12-267B097EC6CC}" w:val=" ADDIN NE.Ref.{1555CCAB-66B9-4FA3-BC12-267B097EC6CC}&lt;Citation SecTmpl=&quot;1&quot;&gt;&lt;Group&gt;&lt;References&gt;&lt;Item&gt;&lt;ID&gt;14&lt;/ID&gt;&lt;UID&gt;{1DDF44F9-ED46-4FAD-8411-5A6A78FC6D9F}&lt;/UID&gt;&lt;Title&gt;流调中心抑郁量表全国城市常模的建立&lt;/Title&gt;&lt;Template&gt;Journal Article&lt;/Template&gt;&lt;Star&gt;0&lt;/Star&gt;&lt;Tag&gt;0&lt;/Tag&gt;&lt;Author&gt;章婕; 吴振云; 方格; 李娟; 韩布新; 陈祉妍&lt;/Author&gt;&lt;Year&gt;2010&lt;/Year&gt;&lt;Details&gt;&lt;_author_aff&gt;中国科学院心理研究所心理健康重点实验室;中国科学院研究生院;&lt;/_author_aff&gt;&lt;_cited_count&gt;602&lt;/_cited_count&gt;&lt;_collection_scope&gt;CSCD;CSSCI-E;PKU&lt;/_collection_scope&gt;&lt;_created&gt;64813652&lt;/_created&gt;&lt;_date&gt;2010-02-10&lt;/_date&gt;&lt;_db_updated&gt;CNKI - Reference&lt;/_db_updated&gt;&lt;_issue&gt;02&lt;/_issue&gt;&lt;_journal&gt;中国心理卫生杂志&lt;/_journal&gt;&lt;_keywords&gt;心理测量;普通人群;心理疾病患者;抑郁;全国常模城市;流调中心抑郁量表;横断面研究&lt;/_keywords&gt;&lt;_modified&gt;64813652&lt;/_modified&gt;&lt;_pages&gt;139-143&lt;/_pages&gt;&lt;_url&gt;https://kns.cnki.net/kcms/detail/detail.aspx?FileName=ZXWS201002019&amp;amp;DbName=CJFQ2010&lt;/_url&gt;&lt;_volume&gt;24&lt;/_volume&gt;&lt;_translated_author&gt;Zhang, Jie;Wu, Zhenyun;Fang, Ge;Li, Juan;Han, Buxin;Chen, Zhiyan&lt;/_translated_author&gt;&lt;/Details&gt;&lt;Extra&gt;&lt;DBUID&gt;{75858650-721B-4B21-B337-316A143E374B}&lt;/DBUID&gt;&lt;/Extra&gt;&lt;/Item&gt;&lt;/References&gt;&lt;/Group&gt;&lt;/Citation&gt;_x000a_"/>
    <w:docVar w:name="NE.Ref{15E161C4-29EB-41BF-B3A1-1BACF6B4786D}" w:val=" ADDIN NE.Ref.{15E161C4-29EB-41BF-B3A1-1BACF6B4786D}&lt;Citation SecTmpl=&quot;1&quot;&gt;&lt;Group&gt;&lt;References&gt;&lt;Item&gt;&lt;ID&gt;93&lt;/ID&gt;&lt;UID&gt;{1DC9ED5F-89D2-4AAE-81BA-2BD779D8834D}&lt;/UID&gt;&lt;Title&gt;Review on the application of the University Personality Inventory in China and abroad&lt;/Title&gt;&lt;Template&gt;Journal Article&lt;/Template&gt;&lt;Star&gt;0&lt;/Star&gt;&lt;Tag&gt;0&lt;/Tag&gt;&lt;Author&gt;Yu, L; Cai, L&lt;/Author&gt;&lt;Year&gt;2007&lt;/Year&gt;&lt;Details&gt;&lt;_accessed&gt;64824435&lt;/_accessed&gt;&lt;_created&gt;64824435&lt;/_created&gt;&lt;_issue&gt;53&lt;/_issue&gt;&lt;_journal&gt;Prof Circle&lt;/_journal&gt;&lt;_modified&gt;64824435&lt;/_modified&gt;&lt;_pages&gt;158–9&lt;/_pages&gt;&lt;/Details&gt;&lt;Extra&gt;&lt;DBUID&gt;{75858650-721B-4B21-B337-316A143E374B}&lt;/DBUID&gt;&lt;/Extra&gt;&lt;/Item&gt;&lt;/References&gt;&lt;/Group&gt;&lt;/Citation&gt;_x000a_"/>
    <w:docVar w:name="NE.Ref{16501C7F-B150-4D90-A5B1-4066638F9C9E}" w:val=" ADDIN NE.Ref.{16501C7F-B150-4D90-A5B1-4066638F9C9E}&lt;Citation SecTmpl=&quot;1&quot;&gt;&lt;Group&gt;&lt;References&gt;&lt;Item&gt;&lt;ID&gt;64&lt;/ID&gt;&lt;UID&gt;{6164C2F7-E8E4-4138-9EF8-CCBC2803D671}&lt;/UID&gt;&lt;Title&gt;贝克抑郁量表第2版中文版在抑郁症患者中的信效度&lt;/Title&gt;&lt;Template&gt;Journal Article&lt;/Template&gt;&lt;Star&gt;0&lt;/Star&gt;&lt;Tag&gt;0&lt;/Tag&gt;&lt;Author&gt;王振; 苑成梅; 黄佳; 李则挚; 陈珏; 张海音; 方贻儒; 肖泽萍&lt;/Author&gt;&lt;Year&gt;2011&lt;/Year&gt;&lt;Details&gt;&lt;_author_adr&gt;上海交通大学医学院附属精神卫生中心;&lt;/_author_adr&gt;&lt;_collection_scope&gt;CSCD;CSSCI-E;PKU&lt;/_collection_scope&gt;&lt;_created&gt;64818015&lt;/_created&gt;&lt;_db_provider&gt;CNKI&lt;/_db_provider&gt;&lt;_isbn&gt;1000-6729&lt;/_isbn&gt;&lt;_issue&gt;06&lt;/_issue&gt;&lt;_journal&gt;中国心理卫生杂志&lt;/_journal&gt;&lt;_keywords&gt;抑郁;贝克抑郁量表;信度;效度;心理测量学研究&lt;/_keywords&gt;&lt;_modified&gt;64818015&lt;/_modified&gt;&lt;_pages&gt;476-480&lt;/_pages&gt;&lt;_volume&gt;25&lt;/_volume&gt;&lt;_translated_author&gt;Wang, Zhen;Yuan, Chengmei;Huang, Jia;Li, Zezhi;Chen, Jue;Zhang, Haiyin;Fang, Yiru;Xiao, Zeping&lt;/_translated_author&gt;&lt;/Details&gt;&lt;Extra&gt;&lt;DBUID&gt;{75858650-721B-4B21-B337-316A143E374B}&lt;/DBUID&gt;&lt;/Extra&gt;&lt;/Item&gt;&lt;/References&gt;&lt;/Group&gt;&lt;/Citation&gt;_x000a_"/>
    <w:docVar w:name="NE.Ref{17F932A6-6D8A-40F7-9A1D-5ECEAF32BDA4}" w:val=" ADDIN NE.Ref.{17F932A6-6D8A-40F7-9A1D-5ECEAF32BDA4}&lt;Citation SecTmpl=&quot;1&quot;&gt;&lt;Group&gt;&lt;References&gt;&lt;Item&gt;&lt;ID&gt;23&lt;/ID&gt;&lt;UID&gt;{38CC68F5-94C9-4273-9141-26E3DC2D63FE}&lt;/UID&gt;&lt;Title&gt;An inventory for measuring depression&lt;/Title&gt;&lt;Template&gt;Journal Article&lt;/Template&gt;&lt;Star&gt;0&lt;/Star&gt;&lt;Tag&gt;0&lt;/Tag&gt;&lt;Author&gt;Beck, Aaron T; Ward, Calvin H; Mendelson, Mock; Mock, Jeremiah; Erbaugh, John&lt;/Author&gt;&lt;Year&gt;1961&lt;/Year&gt;&lt;Details&gt;&lt;_accessed&gt;64817996&lt;/_accessed&gt;&lt;_alternate_title&gt;Archives of general psychiatry&lt;/_alternate_title&gt;&lt;_created&gt;64813989&lt;/_created&gt;&lt;_date&gt;1961-01-01&lt;/_date&gt;&lt;_date_display&gt;1961&lt;/_date_display&gt;&lt;_isbn&gt;0003-990X&lt;/_isbn&gt;&lt;_issue&gt;6&lt;/_issue&gt;&lt;_journal&gt;Archives of general psychiatry&lt;/_journal&gt;&lt;_modified&gt;64817996&lt;/_modified&gt;&lt;_ori_publication&gt;American Medical Association&lt;/_ori_publication&gt;&lt;_pages&gt;561-571&lt;/_pages&gt;&lt;_volume&gt;4&lt;/_volume&gt;&lt;/Details&gt;&lt;Extra&gt;&lt;DBUID&gt;{75858650-721B-4B21-B337-316A143E374B}&lt;/DBUID&gt;&lt;/Extra&gt;&lt;/Item&gt;&lt;/References&gt;&lt;/Group&gt;&lt;/Citation&gt;_x000a_"/>
    <w:docVar w:name="NE.Ref{199100DB-298A-4E67-B5BC-B04234068AF7}" w:val=" ADDIN NE.Ref.{199100DB-298A-4E67-B5BC-B04234068AF7}&lt;Citation SecTmpl=&quot;1&quot;&gt;&lt;Group&gt;&lt;References&gt;&lt;Item&gt;&lt;ID&gt;94&lt;/ID&gt;&lt;UID&gt;{D60539B8-7B24-48A3-8330-40E26C3FBE5A}&lt;/UID&gt;&lt;Title&gt;心理与教育测量: 修订版 &lt;/Title&gt;&lt;Template&gt;Book&lt;/Template&gt;&lt;Star&gt;0&lt;/Star&gt;&lt;Tag&gt;0&lt;/Tag&gt;&lt;Author&gt;戴海崎; 张锋; 陈雪枫&lt;/Author&gt;&lt;Year&gt;2007&lt;/Year&gt;&lt;Details&gt;&lt;_accessed&gt;64824445&lt;/_accessed&gt;&lt;_created&gt;64824445&lt;/_created&gt;&lt;_modified&gt;64824445&lt;/_modified&gt;&lt;_pages&gt;273-274&lt;/_pages&gt;&lt;_place_published&gt;广州&lt;/_place_published&gt;&lt;_publisher&gt;暨南大学出版社 &lt;/_publisher&gt;&lt;_translated_author&gt;Dai, Haiqi;Zhang, Feng;Chen, Xuefeng&lt;/_translated_author&gt;&lt;/Details&gt;&lt;Extra&gt;&lt;DBUID&gt;{75858650-721B-4B21-B337-316A143E374B}&lt;/DBUID&gt;&lt;/Extra&gt;&lt;/Item&gt;&lt;/References&gt;&lt;/Group&gt;&lt;Group&gt;&lt;References&gt;&lt;Item&gt;&lt;ID&gt;4&lt;/ID&gt;&lt;UID&gt;{B4C5C8B2-0074-4168-BC50-57B95A8AB575}&lt;/UID&gt;&lt;Title&gt;常用心理评估量表手册&lt;/Title&gt;&lt;Template&gt;Book&lt;/Template&gt;&lt;Star&gt;0&lt;/Star&gt;&lt;Tag&gt;0&lt;/Tag&gt;&lt;Author&gt;戴晓阳&lt;/Author&gt;&lt;Year&gt;2010&lt;/Year&gt;&lt;Details&gt;&lt;_created&gt;64812528&lt;/_created&gt;&lt;_db_updated&gt;National Lib of China Book&lt;/_db_updated&gt;&lt;_isbn&gt;978-7-5091-3964-6&lt;/_isbn&gt;&lt;_modified&gt;64812528&lt;/_modified&gt;&lt;_publisher&gt;人民军医出版社&lt;/_publisher&gt;&lt;_url&gt;http://find.nlc.cn/search/showDocDetails?docId=1821664104074337099&amp;amp;dataSource=ucs01&lt;/_url&gt;&lt;_translated_author&gt;Dai, Xiaoyang&lt;/_translated_author&gt;&lt;/Details&gt;&lt;Extra&gt;&lt;DBUID&gt;{75858650-721B-4B21-B337-316A143E374B}&lt;/DBUID&gt;&lt;/Extra&gt;&lt;/Item&gt;&lt;/References&gt;&lt;/Group&gt;&lt;Group&gt;&lt;References&gt;&lt;Item&gt;&lt;ID&gt;95&lt;/ID&gt;&lt;UID&gt;{BC59E537-6537-4CD5-86DE-15BCABE18DA0}&lt;/UID&gt;&lt;Title&gt;心理诊断学&lt;/Title&gt;&lt;Template&gt;Book&lt;/Template&gt;&lt;Star&gt;0&lt;/Star&gt;&lt;Tag&gt;0&lt;/Tag&gt;&lt;Author&gt;仲稳山&lt;/Author&gt;&lt;Year&gt;2009&lt;/Year&gt;&lt;Details&gt;&lt;_accessed&gt;64824450&lt;/_accessed&gt;&lt;_created&gt;64824450&lt;/_created&gt;&lt;_modified&gt;64824450&lt;/_modified&gt;&lt;_place_published&gt;苏州&lt;/_place_published&gt;&lt;_publisher&gt;苏州大学出版社&lt;/_publisher&gt;&lt;_translated_author&gt;Zhong, Wenshan&lt;/_translated_author&gt;&lt;/Details&gt;&lt;Extra&gt;&lt;DBUID&gt;{75858650-721B-4B21-B337-316A143E374B}&lt;/DBUID&gt;&lt;/Extra&gt;&lt;/Item&gt;&lt;/References&gt;&lt;/Group&gt;&lt;/Citation&gt;_x000a_"/>
    <w:docVar w:name="NE.Ref{1A4E8FC8-177F-4B4D-BD21-E2A7A6DED2A0}" w:val=" ADDIN NE.Ref.{1A4E8FC8-177F-4B4D-BD21-E2A7A6DED2A0}&lt;Citation SecTmpl=&quot;1&quot;&gt;&lt;Group&gt;&lt;References&gt;&lt;Item&gt;&lt;ID&gt;97&lt;/ID&gt;&lt;UID&gt;{5DECCC4C-0E09-4EA9-81A7-86EEBE9F9644}&lt;/UID&gt;&lt;Title&gt;The SCL-90 and the MMPI: A step in the validation of a new self-report scale&lt;/Title&gt;&lt;Template&gt;Journal Article&lt;/Template&gt;&lt;Star&gt;0&lt;/Star&gt;&lt;Tag&gt;0&lt;/Tag&gt;&lt;Author&gt;Derogatis, Leonard R; Rickels, Karl; Rock, Anthony F&lt;/Author&gt;&lt;Year&gt;1976&lt;/Year&gt;&lt;Details&gt;&lt;_alternate_title&gt;The British Journal of Psychiatry&lt;/_alternate_title&gt;&lt;_created&gt;64824455&lt;/_created&gt;&lt;_date&gt;1976-01-01&lt;/_date&gt;&lt;_date_display&gt;1976&lt;/_date_display&gt;&lt;_impact_factor&gt;   9.319&lt;/_impact_factor&gt;&lt;_isbn&gt;0007-1250&lt;/_isbn&gt;&lt;_issue&gt;3&lt;/_issue&gt;&lt;_journal&gt;The British Journal of Psychiatry&lt;/_journal&gt;&lt;_modified&gt;64824455&lt;/_modified&gt;&lt;_ori_publication&gt;Cambridge University Press&lt;/_ori_publication&gt;&lt;_pages&gt;280-289&lt;/_pages&gt;&lt;_volume&gt;128&lt;/_volume&gt;&lt;/Details&gt;&lt;Extra&gt;&lt;DBUID&gt;{75858650-721B-4B21-B337-316A143E374B}&lt;/DBUID&gt;&lt;/Extra&gt;&lt;/Item&gt;&lt;/References&gt;&lt;/Group&gt;&lt;/Citation&gt;_x000a_"/>
    <w:docVar w:name="NE.Ref{1DC56140-AFF4-40B8-B4A5-13DF0763CD49}" w:val=" ADDIN NE.Ref.{1DC56140-AFF4-40B8-B4A5-13DF0763CD49}&lt;Citation SecTmpl=&quot;1&quot;&gt;&lt;Group&gt;&lt;References&gt;&lt;Item&gt;&lt;ID&gt;30&lt;/ID&gt;&lt;UID&gt;{07DE1F3C-ECC6-414E-86C9-0F278DDE845E}&lt;/UID&gt;&lt;Title&gt;情绪问卷中文版用于中学生的信度和效度研究&lt;/Title&gt;&lt;Template&gt;Journal Article&lt;/Template&gt;&lt;Star&gt;0&lt;/Star&gt;&lt;Tag&gt;0&lt;/Tag&gt;&lt;Author&gt;曹枫林; 苏林雁; 程培霞&lt;/Author&gt;&lt;Year&gt;2009&lt;/Year&gt;&lt;Details&gt;&lt;_author_aff&gt;山东大学护理学院;中南大学湘雅二医院精神卫生研究所;&lt;/_author_aff&gt;&lt;_cited_count&gt;15&lt;/_cited_count&gt;&lt;_collection_scope&gt;CSCD;CSSCI-C;PKU&lt;/_collection_scope&gt;&lt;_created&gt;64814095&lt;/_created&gt;&lt;_date&gt;2009-08-25&lt;/_date&gt;&lt;_db_updated&gt;CNKI - Reference&lt;/_db_updated&gt;&lt;_issue&gt;04&lt;/_issue&gt;&lt;_journal&gt;中国临床心理学杂志&lt;/_journal&gt;&lt;_keywords&gt;儿童精神病学;心理测量学研究;情绪问卷;信度;效度&lt;/_keywords&gt;&lt;_modified&gt;64814095&lt;/_modified&gt;&lt;_pages&gt;440-442&lt;/_pages&gt;&lt;_url&gt;https://kns.cnki.net/kcms/detail/detail.aspx?FileName=ZLCY200904018&amp;amp;DbName=CJFQ2009&lt;/_url&gt;&lt;_volume&gt;17&lt;/_volume&gt;&lt;_translated_author&gt;Cao, Fenglin;Su, Linyan;Cheng, Peixia&lt;/_translated_author&gt;&lt;/Details&gt;&lt;Extra&gt;&lt;DBUID&gt;{75858650-721B-4B21-B337-316A143E374B}&lt;/DBUID&gt;&lt;/Extra&gt;&lt;/Item&gt;&lt;/References&gt;&lt;/Group&gt;&lt;/Citation&gt;_x000a_"/>
    <w:docVar w:name="NE.Ref{1DDF9A6A-FB6B-4416-B7A3-BAEA2F8E7263}" w:val=" ADDIN NE.Ref.{1DDF9A6A-FB6B-4416-B7A3-BAEA2F8E7263}&lt;Citation SecTmpl=&quot;1&quot;&gt;&lt;Group&gt;&lt;References&gt;&lt;Item&gt;&lt;ID&gt;75&lt;/ID&gt;&lt;UID&gt;{22D86BA5-B3F7-498C-BD76-11A7A66AC9B5}&lt;/UID&gt;&lt;Title&gt;Evaluating depressive symptom interactions on adolescent smoking prevention program mediators: A mediated moderation analysis&lt;/Title&gt;&lt;Template&gt;Journal Article&lt;/Template&gt;&lt;Star&gt;0&lt;/Star&gt;&lt;Tag&gt;0&lt;/Tag&gt;&lt;Author&gt;Sakuma, Kari-Lyn Kobayakawa; Sun, Ping; Unger, Jennifer B; Johnson, C Anderson&lt;/Author&gt;&lt;Year&gt;2010&lt;/Year&gt;&lt;Details&gt;&lt;_alternate_title&gt;Nicotine &amp;amp; tobacco research&lt;/_alternate_title&gt;&lt;_collection_scope&gt;SCIE;SSCI&lt;/_collection_scope&gt;&lt;_created&gt;64818511&lt;/_created&gt;&lt;_date&gt;2010-01-01&lt;/_date&gt;&lt;_date_display&gt;2010&lt;/_date_display&gt;&lt;_impact_factor&gt;   4.244&lt;/_impact_factor&gt;&lt;_isbn&gt;1469-994X&lt;/_isbn&gt;&lt;_issue&gt;11&lt;/_issue&gt;&lt;_journal&gt;Nicotine &amp;amp; tobacco research&lt;/_journal&gt;&lt;_modified&gt;64818511&lt;/_modified&gt;&lt;_ori_publication&gt;Oxford University Press&lt;/_ori_publication&gt;&lt;_pages&gt;1099-1107&lt;/_pages&gt;&lt;_volume&gt;12&lt;/_volume&gt;&lt;/Details&gt;&lt;Extra&gt;&lt;DBUID&gt;{75858650-721B-4B21-B337-316A143E374B}&lt;/DBUID&gt;&lt;/Extra&gt;&lt;/Item&gt;&lt;/References&gt;&lt;/Group&gt;&lt;/Citation&gt;_x000a_"/>
    <w:docVar w:name="NE.Ref{1E1FB178-1A6E-44D0-BA50-B53B25EE602E}" w:val=" ADDIN NE.Ref.{1E1FB178-1A6E-44D0-BA50-B53B25EE602E}&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1EAD0542-5B03-4C3C-A707-B27E1112FD25}" w:val=" ADDIN NE.Ref.{1EAD0542-5B03-4C3C-A707-B27E1112FD25}&lt;Citation SecTmpl=&quot;1&quot;&gt;&lt;Group&gt;&lt;References&gt;&lt;Item&gt;&lt;ID&gt;45&lt;/ID&gt;&lt;UID&gt;{357BB6B7-3EDE-4236-A0D6-F7F7648A74A5}&lt;/UID&gt;&lt;Title&gt;癌症末期病人家属感受和需求的调查&lt;/Title&gt;&lt;Template&gt;Journal Article&lt;/Template&gt;&lt;Star&gt;0&lt;/Star&gt;&lt;Tag&gt;0&lt;/Tag&gt;&lt;Author&gt;苏春燕; 张洪君; 王宜芝&lt;/Author&gt;&lt;Year&gt;2003&lt;/Year&gt;&lt;Details&gt;&lt;_author_adr&gt;北京大学第三医院_x000d__x000a__x000d__x000a__x000d__x000a__x000d__x000a__x000d__x000a__x000d__x000a__x000d__x000a__x000d__x000a__x000d__x000a_,北京大学第三医院_x000d__x000a__x000d__x000a__x000d__x000a__x000d__x000a__x000d__x000a__x000d__x000a__x000d__x000a__x000d__x000a__x000d__x000a_,北京大学护理学院&lt;/_author_adr&gt;&lt;_created&gt;64816835&lt;/_created&gt;&lt;_db_provider&gt;CNKI&lt;/_db_provider&gt;&lt;_isbn&gt;1009-6493&lt;/_isbn&gt;&lt;_issue&gt;09&lt;/_issue&gt;&lt;_journal&gt;护理研究&lt;/_journal&gt;&lt;_keywords&gt;医护人员;晚期癌症病人;末期病人;基础护理;临终病人;&lt;/_keywords&gt;&lt;_modified&gt;64816835&lt;/_modified&gt;&lt;_pages&gt;519-520&lt;/_pages&gt;&lt;_translated_author&gt;Su, Chunyan;Zhang, Hongjun;Wang, Yizhi&lt;/_translated_author&gt;&lt;/Details&gt;&lt;Extra&gt;&lt;DBUID&gt;{75858650-721B-4B21-B337-316A143E374B}&lt;/DBUID&gt;&lt;/Extra&gt;&lt;/Item&gt;&lt;/References&gt;&lt;/Group&gt;&lt;/Citation&gt;_x000a_"/>
    <w:docVar w:name="NE.Ref{1ED6C4E0-F522-4AC8-B168-48AE9AA588D8}" w:val=" ADDIN NE.Ref.{1ED6C4E0-F522-4AC8-B168-48AE9AA588D8}&lt;Citation SecTmpl=&quot;1&quot;&gt;&lt;Group&gt;&lt;References&gt;&lt;Item&gt;&lt;ID&gt;108&lt;/ID&gt;&lt;UID&gt;{A14C0043-FCE1-4208-869F-D0B37D7F9D4D}&lt;/UID&gt;&lt;Title&gt;Factor structure of the SCL-90 in a psychiatric population.&lt;/Title&gt;&lt;Template&gt;Journal Article&lt;/Template&gt;&lt;Star&gt;0&lt;/Star&gt;&lt;Tag&gt;0&lt;/Tag&gt;&lt;Author&gt;Hoffmann, Norman G; Overall, Peggy B&lt;/Author&gt;&lt;Year&gt;1978&lt;/Year&gt;&lt;Details&gt;&lt;_alternate_title&gt;Journal of Consulting and Clinical Psychology&lt;/_alternate_title&gt;&lt;_collection_scope&gt;SSCI&lt;/_collection_scope&gt;&lt;_created&gt;64825169&lt;/_created&gt;&lt;_date&gt;1978-01-01&lt;/_date&gt;&lt;_date_display&gt;1978&lt;/_date_display&gt;&lt;_impact_factor&gt;   5.348&lt;/_impact_factor&gt;&lt;_isbn&gt;1939-2117&lt;/_isbn&gt;&lt;_issue&gt;6&lt;/_issue&gt;&lt;_journal&gt;Journal of Consulting and Clinical Psychology&lt;/_journal&gt;&lt;_modified&gt;64825169&lt;/_modified&gt;&lt;_ori_publication&gt;American Psychological Association&lt;/_ori_publication&gt;&lt;_pages&gt;1187&lt;/_pages&gt;&lt;_volume&gt;46&lt;/_volume&gt;&lt;/Details&gt;&lt;Extra&gt;&lt;DBUID&gt;{75858650-721B-4B21-B337-316A143E374B}&lt;/DBUID&gt;&lt;/Extra&gt;&lt;/Item&gt;&lt;/References&gt;&lt;/Group&gt;&lt;/Citation&gt;_x000a_"/>
    <w:docVar w:name="NE.Ref{1EE53D72-84C7-4148-B167-B2E1B8631D12}" w:val=" ADDIN NE.Ref.{1EE53D72-84C7-4148-B167-B2E1B8631D12}&lt;Citation SecTmpl=&quot;1&quot;&gt;&lt;Group&gt;&lt;References&gt;&lt;Item&gt;&lt;ID&gt;3&lt;/ID&gt;&lt;UID&gt;{C43E6B44-7207-4F0F-810B-4277BD2CD00F}&lt;/UID&gt;&lt;Title&gt;我国部分农村地区受艾滋病影响儿童心理弹性的保护性因素研究&lt;/Title&gt;&lt;Template&gt;Journal Article&lt;/Template&gt;&lt;Star&gt;0&lt;/Star&gt;&lt;Tag&gt;0&lt;/Tag&gt;&lt;Author&gt;史从戎; 张曼华; 王宇; 来源; 高保兴; 乔晓春&lt;/Author&gt;&lt;Year&gt;2011&lt;/Year&gt;&lt;Details&gt;&lt;_author_aff&gt;首都医科大学卫生管理与教育学院心理学教研室;山西省夏县疾病预防控制中心;山西省疾病预防控制中心;&lt;/_author_aff&gt;&lt;_cited_count&gt;8&lt;/_cited_count&gt;&lt;_created&gt;64812525&lt;/_created&gt;&lt;_date&gt;2011-01-10&lt;/_date&gt;&lt;_db_updated&gt;CNKI - Reference&lt;/_db_updated&gt;&lt;_issue&gt;01&lt;/_issue&gt;&lt;_journal&gt;中国儿童保健杂志&lt;/_journal&gt;&lt;_keywords&gt;艾滋病;儿童;心理弹性;保护因素;质性访谈&lt;/_keywords&gt;&lt;_modified&gt;64812525&lt;/_modified&gt;&lt;_pages&gt;10-12&lt;/_pages&gt;&lt;_url&gt;https://kns.cnki.net/kcms/detail/detail.aspx?FileName=ERTO201101005&amp;amp;DbName=CJFQ2011&lt;/_url&gt;&lt;_volume&gt;19&lt;/_volume&gt;&lt;_translated_author&gt;Shi, Congrong;Zhang, Manhua;Wang, Yu;Lai, Yuan;Gao, Baoxing;Qiao, Xiaochun&lt;/_translated_author&gt;&lt;/Details&gt;&lt;Extra&gt;&lt;DBUID&gt;{75858650-721B-4B21-B337-316A143E374B}&lt;/DBUID&gt;&lt;/Extra&gt;&lt;/Item&gt;&lt;/References&gt;&lt;/Group&gt;&lt;/Citation&gt;_x000a_"/>
    <w:docVar w:name="NE.Ref{1FD3CD26-A681-44E5-8C2D-6950B9A0A22E}" w:val=" ADDIN NE.Ref.{1FD3CD26-A681-44E5-8C2D-6950B9A0A22E}&lt;Citation SecTmpl=&quot;1&quot;&gt;&lt;Group&gt;&lt;References&gt;&lt;Item&gt;&lt;ID&gt;13&lt;/ID&gt;&lt;UID&gt;{6F377297-0137-44A8-980F-86D1E634DF5D}&lt;/UID&gt;&lt;Title&gt;Reliability and validity of the Center for Epidemiologic Studies Depression Scale (CES-D) among suicide attempters and comparison residents in rural China&lt;/Title&gt;&lt;Template&gt;Journal Article&lt;/Template&gt;&lt;Star&gt;0&lt;/Star&gt;&lt;Tag&gt;0&lt;/Tag&gt;&lt;Author&gt;Yang, Li; Jia, Cun-Xian; Qin, Ping&lt;/Author&gt;&lt;Year&gt;2015&lt;/Year&gt;&lt;Details&gt;&lt;_alternate_title&gt;BMC psychiatry&lt;/_alternate_title&gt;&lt;_collection_scope&gt;SCIE&lt;/_collection_scope&gt;&lt;_created&gt;64813642&lt;/_created&gt;&lt;_date&gt;2015-01-01&lt;/_date&gt;&lt;_date_display&gt;2015&lt;/_date_display&gt;&lt;_impact_factor&gt;   3.630&lt;/_impact_factor&gt;&lt;_isbn&gt;1471-244X&lt;/_isbn&gt;&lt;_issue&gt;1&lt;/_issue&gt;&lt;_journal&gt;BMC psychiatry&lt;/_journal&gt;&lt;_modified&gt;64813642&lt;/_modified&gt;&lt;_ori_publication&gt;BioMed Central&lt;/_ori_publication&gt;&lt;_pages&gt;1-8&lt;/_pages&gt;&lt;_volume&gt;15&lt;/_volume&gt;&lt;/Details&gt;&lt;Extra&gt;&lt;DBUID&gt;{75858650-721B-4B21-B337-316A143E374B}&lt;/DBUID&gt;&lt;/Extra&gt;&lt;/Item&gt;&lt;/References&gt;&lt;/Group&gt;&lt;/Citation&gt;_x000a_"/>
    <w:docVar w:name="NE.Ref{21980601-91D3-4B28-89D8-4E05F40FD52E}" w:val=" ADDIN NE.Ref.{21980601-91D3-4B28-89D8-4E05F40FD52E}&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240BBBED-D671-4ACA-9BD3-FA27E1F445B1}" w:val=" ADDIN NE.Ref.{240BBBED-D671-4ACA-9BD3-FA27E1F445B1}&lt;Citation SecTmpl=&quot;1&quot;&gt;&lt;Group&gt;&lt;References&gt;&lt;Item&gt;&lt;ID&gt;72&lt;/ID&gt;&lt;UID&gt;{1AC5D05C-E112-4045-A261-0A1AF027E29F}&lt;/UID&gt;&lt;Title&gt;Reliability and validity of depression scales of Chinese version: a systematic review&lt;/Title&gt;&lt;Template&gt;Journal Article&lt;/Template&gt;&lt;Star&gt;0&lt;/Star&gt;&lt;Tag&gt;0&lt;/Tag&gt;&lt;Author&gt;Sun, X Y; Li, Y X; Yu, C Q; Li, L M&lt;/Author&gt;&lt;Year&gt;2017&lt;/Year&gt;&lt;Details&gt;&lt;_alternate_title&gt;Zhonghua liu xing bing xue za zhi= Zhonghua liuxingbingxue zazhi&lt;/_alternate_title&gt;&lt;_created&gt;64818486&lt;/_created&gt;&lt;_date&gt;2017-01-01&lt;/_date&gt;&lt;_date_display&gt;2017&lt;/_date_display&gt;&lt;_isbn&gt;0254-6450&lt;/_isbn&gt;&lt;_issue&gt;1&lt;/_issue&gt;&lt;_journal&gt;Zhonghua liu xing bing xue za zhi= Zhonghua liuxingbingxue zazhi&lt;/_journal&gt;&lt;_modified&gt;64818486&lt;/_modified&gt;&lt;_pages&gt;110-116&lt;/_pages&gt;&lt;_volume&gt;38&lt;/_volume&gt;&lt;/Details&gt;&lt;Extra&gt;&lt;DBUID&gt;{75858650-721B-4B21-B337-316A143E374B}&lt;/DBUID&gt;&lt;/Extra&gt;&lt;/Item&gt;&lt;/References&gt;&lt;/Group&gt;&lt;/Citation&gt;_x000a_"/>
    <w:docVar w:name="NE.Ref{248A43BC-75F2-41DF-B064-59FA58722829}" w:val=" ADDIN NE.Ref.{248A43BC-75F2-41DF-B064-59FA58722829}&lt;Citation SecTmpl=&quot;1&quot;&gt;&lt;Group&gt;&lt;References&gt;&lt;Item&gt;&lt;ID&gt;23&lt;/ID&gt;&lt;UID&gt;{38CC68F5-94C9-4273-9141-26E3DC2D63FE}&lt;/UID&gt;&lt;Title&gt;An inventory for measuring depression&lt;/Title&gt;&lt;Template&gt;Journal Article&lt;/Template&gt;&lt;Star&gt;0&lt;/Star&gt;&lt;Tag&gt;0&lt;/Tag&gt;&lt;Author&gt;Beck, Aaron T; Ward, Calvin H; Mendelson, Mock; Mock, Jeremiah; Erbaugh, John&lt;/Author&gt;&lt;Year&gt;1961&lt;/Year&gt;&lt;Details&gt;&lt;_accessed&gt;64817996&lt;/_accessed&gt;&lt;_alternate_title&gt;Archives of general psychiatry&lt;/_alternate_title&gt;&lt;_created&gt;64813989&lt;/_created&gt;&lt;_date&gt;1961-01-01&lt;/_date&gt;&lt;_date_display&gt;1961&lt;/_date_display&gt;&lt;_isbn&gt;0003-990X&lt;/_isbn&gt;&lt;_issue&gt;6&lt;/_issue&gt;&lt;_journal&gt;Archives of general psychiatry&lt;/_journal&gt;&lt;_modified&gt;64817996&lt;/_modified&gt;&lt;_ori_publication&gt;American Medical Association&lt;/_ori_publication&gt;&lt;_pages&gt;561-571&lt;/_pages&gt;&lt;_volume&gt;4&lt;/_volume&gt;&lt;/Details&gt;&lt;Extra&gt;&lt;DBUID&gt;{75858650-721B-4B21-B337-316A143E374B}&lt;/DBUID&gt;&lt;/Extra&gt;&lt;/Item&gt;&lt;/References&gt;&lt;/Group&gt;&lt;/Citation&gt;_x000a_"/>
    <w:docVar w:name="NE.Ref{25139264-448A-492A-8D04-118EF17DC1DF}" w:val=" ADDIN NE.Ref.{25139264-448A-492A-8D04-118EF17DC1DF}&lt;Citation SecTmpl=&quot;1&quot;&gt;&lt;Group&gt;&lt;References&gt;&lt;Item&gt;&lt;ID&gt;117&lt;/ID&gt;&lt;UID&gt;{3D62CC07-22E8-409C-8E38-FD2C4354E77E}&lt;/UID&gt;&lt;Title&gt;The 52 symptoms of major depression: Lack of content overlap among seven common depression scales&lt;/Title&gt;&lt;Template&gt;Journal Article&lt;/Template&gt;&lt;Star&gt;0&lt;/Star&gt;&lt;Tag&gt;0&lt;/Tag&gt;&lt;Author&gt;Fried; Eiko, I&lt;/Author&gt;&lt;Year&gt;2017&lt;/Year&gt;&lt;Details&gt;&lt;_collection_scope&gt;SCI;SCIE;SSCI&lt;/_collection_scope&gt;&lt;_created&gt;64917547&lt;/_created&gt;&lt;_impact_factor&gt;   4.839&lt;/_impact_factor&gt;&lt;_journal&gt;Journal of Affective Disorders&lt;/_journal&gt;&lt;_modified&gt;64917547&lt;/_modified&gt;&lt;_pages&gt;191-197&lt;/_pages&gt;&lt;_volume&gt;208&lt;/_volume&gt;&lt;/Details&gt;&lt;Extra&gt;&lt;DBUID&gt;{75858650-721B-4B21-B337-316A143E374B}&lt;/DBUID&gt;&lt;/Extra&gt;&lt;/Item&gt;&lt;/References&gt;&lt;/Group&gt;&lt;/Citation&gt;_x000a_"/>
    <w:docVar w:name="NE.Ref{2B99EA75-251F-4CA3-8D0A-56C8C3AC9E03}" w:val=" ADDIN NE.Ref.{2B99EA75-251F-4CA3-8D0A-56C8C3AC9E03}&lt;Citation SecTmpl=&quot;1&quot;&gt;&lt;Group&gt;&lt;References&gt;&lt;Item&gt;&lt;ID&gt;60&lt;/ID&gt;&lt;UID&gt;{971A62AD-84DA-418A-9C79-5FF8BECCC244}&lt;/UID&gt;&lt;Title&gt;贝克抑郁量表第2版中文版在青少年中的信效度&lt;/Title&gt;&lt;Template&gt;Journal Article&lt;/Template&gt;&lt;Star&gt;0&lt;/Star&gt;&lt;Tag&gt;0&lt;/Tag&gt;&lt;Author&gt;杨文辉; 刘绍亮; 周烃; 彭芳; 刘细梅; 李莉; 杨朝明; 刘海洪; 蚁金瑶&lt;/Author&gt;&lt;Year&gt;2014&lt;/Year&gt;&lt;Details&gt;&lt;_author_adr&gt;湖南师范大学心理学系;中南大学湘雅医院临床心理中心;中南大学湘雅二医院医学心理学研究所;&lt;/_author_adr&gt;&lt;_collection_scope&gt;CSCD;CSSCI-C;PKU&lt;/_collection_scope&gt;&lt;_created&gt;64817981&lt;/_created&gt;&lt;_db_provider&gt;CNKI&lt;/_db_provider&gt;&lt;_doi&gt;10.16128/j.cnki.1005-3611.2014.02.018&lt;/_doi&gt;&lt;_isbn&gt;1005-3611&lt;/_isbn&gt;&lt;_issue&gt;02&lt;/_issue&gt;&lt;_journal&gt;中国临床心理学杂志&lt;/_journal&gt;&lt;_keywords&gt;抑郁;贝克抑郁量表第2版;因素分析;青少年;信度;效度&lt;/_keywords&gt;&lt;_modified&gt;64817981&lt;/_modified&gt;&lt;_pages&gt;240-245&lt;/_pages&gt;&lt;_volume&gt;22&lt;/_volume&gt;&lt;_translated_author&gt;Yang, Wenhui;Liu, Shaoliang;Zhou, Ting;Peng, Fang;Liu, Ximei;Li, Li;Yang, Chaoming;Liu, Haihong;Yi, Jinyao&lt;/_translated_author&gt;&lt;/Details&gt;&lt;Extra&gt;&lt;DBUID&gt;{75858650-721B-4B21-B337-316A143E374B}&lt;/DBUID&gt;&lt;/Extra&gt;&lt;/Item&gt;&lt;/References&gt;&lt;/Group&gt;&lt;/Citation&gt;_x000a_"/>
    <w:docVar w:name="NE.Ref{2C3531CD-DC27-4D44-A153-714999AC003B}" w:val=" ADDIN NE.Ref.{2C3531CD-DC27-4D44-A153-714999AC003B}&lt;Citation SecTmpl=&quot;1&quot;&gt;&lt;Group&gt;&lt;References&gt;&lt;Item&gt;&lt;ID&gt;55&lt;/ID&gt;&lt;UID&gt;{8AA96650-A6DD-4895-9BC3-6F32565E73FE}&lt;/UID&gt;&lt;Title&gt;精神科评定量表手册&lt;/Title&gt;&lt;Template&gt;Book&lt;/Template&gt;&lt;Star&gt;0&lt;/Star&gt;&lt;Tag&gt;0&lt;/Tag&gt;&lt;Author&gt;张明园等&lt;/Author&gt;&lt;Year&gt;2015&lt;/Year&gt;&lt;Details&gt;&lt;_created&gt;64816898&lt;/_created&gt;&lt;_db_updated&gt;National Lib of China Book&lt;/_db_updated&gt;&lt;_isbn&gt;978-7-5357-8652-4&lt;/_isbn&gt;&lt;_modified&gt;64816898&lt;/_modified&gt;&lt;_publisher&gt;湖南科学技术出版社&lt;/_publisher&gt;&lt;_url&gt;http://find.nlc.cn/search/showDocDetails?docId=1050397517907315969&amp;amp;dataSource=ucs01&lt;/_url&gt;&lt;_translated_author&gt;Zhang, Mingyuandeng&lt;/_translated_author&gt;&lt;/Details&gt;&lt;Extra&gt;&lt;DBUID&gt;{75858650-721B-4B21-B337-316A143E374B}&lt;/DBUID&gt;&lt;/Extra&gt;&lt;/Item&gt;&lt;/References&gt;&lt;/Group&gt;&lt;/Citation&gt;_x000a_"/>
    <w:docVar w:name="NE.Ref{2FE9511F-DFFF-41CD-BDCA-F2D638F624E4}" w:val=" ADDIN NE.Ref.{2FE9511F-DFFF-41CD-BDCA-F2D638F624E4}&lt;Citation SecTmpl=&quot;1&quot;&gt;&lt;Group&gt;&lt;References&gt;&lt;Item&gt;&lt;ID&gt;73&lt;/ID&gt;&lt;UID&gt;{D58E1DFF-9714-4BB5-AD72-88472B304819}&lt;/UID&gt;&lt;Title&gt;中国青少年健康相关/危险行为调查综合报告-2005&lt;/Title&gt;&lt;Template&gt;Book&lt;/Template&gt;&lt;Star&gt;0&lt;/Star&gt;&lt;Tag&gt;0&lt;/Tag&gt;&lt;Author&gt;季成叶&lt;/Author&gt;&lt;Year&gt;2007&lt;/Year&gt;&lt;Details&gt;&lt;_created&gt;64818489&lt;/_created&gt;&lt;_db_updated&gt;National Lib of China Book&lt;/_db_updated&gt;&lt;_isbn&gt;978-7-81116-229-5&lt;/_isbn&gt;&lt;_modified&gt;64818489&lt;/_modified&gt;&lt;_publisher&gt;北京大学医学出版社&lt;/_publisher&gt;&lt;_url&gt;http://find.nlc.cn/search/showDocDetails?docId=-8049616053061193002&amp;amp;dataSource=ucs01&lt;/_url&gt;&lt;_translated_author&gt;Ji, Chengye&lt;/_translated_author&gt;&lt;/Details&gt;&lt;Extra&gt;&lt;DBUID&gt;{75858650-721B-4B21-B337-316A143E374B}&lt;/DBUID&gt;&lt;/Extra&gt;&lt;/Item&gt;&lt;/References&gt;&lt;/Group&gt;&lt;/Citation&gt;_x000a_"/>
    <w:docVar w:name="NE.Ref{2FEF0BA9-BE2A-447F-8BA5-BEC6CE5D9015}" w:val=" ADDIN NE.Ref.{2FEF0BA9-BE2A-447F-8BA5-BEC6CE5D9015}&lt;Citation SecTmpl=&quot;1&quot;&gt;&lt;Group&gt;&lt;References&gt;&lt;Item&gt;&lt;ID&gt;70&lt;/ID&gt;&lt;UID&gt;{0747CBD0-E222-46D6-A370-65491028119F}&lt;/UID&gt;&lt;Title&gt;Validation and utility of a self-report version of PRIME-MD: the PHQ primary care study&lt;/Title&gt;&lt;Template&gt;Journal Article&lt;/Template&gt;&lt;Star&gt;0&lt;/Star&gt;&lt;Tag&gt;0&lt;/Tag&gt;&lt;Author&gt;Spitzer, Robert L; Kroenke, Kurt; Williams, Janet BW; Patient, Health Questionnaire Primary Care; Patient, Health Questionnaire Primary Care&lt;/Author&gt;&lt;Year&gt;1999&lt;/Year&gt;&lt;Details&gt;&lt;_alternate_title&gt;Jama&lt;/_alternate_title&gt;&lt;_created&gt;64818479&lt;/_created&gt;&lt;_date&gt;1999-01-01&lt;/_date&gt;&lt;_date_display&gt;1999&lt;/_date_display&gt;&lt;_impact_factor&gt;  56.274&lt;/_impact_factor&gt;&lt;_isbn&gt;0098-7484&lt;/_isbn&gt;&lt;_issue&gt;18&lt;/_issue&gt;&lt;_journal&gt;Jama&lt;/_journal&gt;&lt;_modified&gt;64818479&lt;/_modified&gt;&lt;_ori_publication&gt;American Medical Association&lt;/_ori_publication&gt;&lt;_pages&gt;1737-1744&lt;/_pages&gt;&lt;_volume&gt;282&lt;/_volume&gt;&lt;/Details&gt;&lt;Extra&gt;&lt;DBUID&gt;{75858650-721B-4B21-B337-316A143E374B}&lt;/DBUID&gt;&lt;/Extra&gt;&lt;/Item&gt;&lt;/References&gt;&lt;/Group&gt;&lt;/Citation&gt;_x000a_"/>
    <w:docVar w:name="NE.Ref{311B2858-6401-4A75-BCDF-7E5A7C23A540}" w:val=" ADDIN NE.Ref.{311B2858-6401-4A75-BCDF-7E5A7C23A540}&lt;Citation SecTmpl=&quot;1&quot;&gt;&lt;Group&gt;&lt;References&gt;&lt;Item&gt;&lt;ID&gt;92&lt;/ID&gt;&lt;UID&gt;{32966D4F-ABAA-4A4A-A5D6-8B4B166145A2}&lt;/UID&gt;&lt;Title&gt;Association between active travel to school and depressive symptoms among early adolescents&lt;/Title&gt;&lt;Template&gt;Journal Article&lt;/Template&gt;&lt;Star&gt;0&lt;/Star&gt;&lt;Tag&gt;0&lt;/Tag&gt;&lt;Author&gt;Gu, Jiayi; Chen, Si-Tong&lt;/Author&gt;&lt;Year&gt;2020&lt;/Year&gt;&lt;Details&gt;&lt;_alternate_title&gt;Children&lt;/_alternate_title&gt;&lt;_created&gt;64824431&lt;/_created&gt;&lt;_date&gt;2020-01-01&lt;/_date&gt;&lt;_date_display&gt;2020&lt;/_date_display&gt;&lt;_impact_factor&gt;   2.863&lt;/_impact_factor&gt;&lt;_isbn&gt;2227-9067&lt;/_isbn&gt;&lt;_issue&gt;5&lt;/_issue&gt;&lt;_journal&gt;Children&lt;/_journal&gt;&lt;_modified&gt;64824431&lt;/_modified&gt;&lt;_ori_publication&gt;MDPI&lt;/_ori_publication&gt;&lt;_pages&gt;41&lt;/_pages&gt;&lt;_volume&gt;7&lt;/_volume&gt;&lt;/Details&gt;&lt;Extra&gt;&lt;DBUID&gt;{75858650-721B-4B21-B337-316A143E374B}&lt;/DBUID&gt;&lt;/Extra&gt;&lt;/Item&gt;&lt;/References&gt;&lt;/Group&gt;&lt;/Citation&gt;_x000a_"/>
    <w:docVar w:name="NE.Ref{330B4EF5-EE42-45BF-9103-F33B75B86BDE}" w:val=" ADDIN NE.Ref.{330B4EF5-EE42-45BF-9103-F33B75B86BDE}&lt;Citation SecTmpl=&quot;1&quot;&gt;&lt;Group&gt;&lt;References&gt;&lt;Item&gt;&lt;ID&gt;24&lt;/ID&gt;&lt;UID&gt;{184C81B2-55EF-4F7F-BE77-AAE3F4FF4F70}&lt;/UID&gt;&lt;Title&gt;儿童抑郁量表中文版在中学生中的信效度分析&lt;/Title&gt;&lt;Template&gt;Journal Article&lt;/Template&gt;&lt;Star&gt;0&lt;/Star&gt;&lt;Tag&gt;0&lt;/Tag&gt;&lt;Author&gt;洪忻; 李解权; 梁亚琼; 王志勇; 徐斐&lt;/Author&gt;&lt;Year&gt;2012&lt;/Year&gt;&lt;Details&gt;&lt;_author_aff&gt;江苏省南京市疾病预防控制中心;&lt;/_author_aff&gt;&lt;_cited_count&gt;20&lt;/_cited_count&gt;&lt;_collection_scope&gt;PKU&lt;/_collection_scope&gt;&lt;_created&gt;64813994&lt;/_created&gt;&lt;_date&gt;2012-10-25&lt;/_date&gt;&lt;_db_updated&gt;CNKI - Reference&lt;/_db_updated&gt;&lt;_issue&gt;10&lt;/_issue&gt;&lt;_journal&gt;中国学校卫生&lt;/_journal&gt;&lt;_keywords&gt;抑郁;问卷调查;统计学;精神卫生&lt;/_keywords&gt;&lt;_modified&gt;64813994&lt;/_modified&gt;&lt;_pages&gt;1182-1185&lt;/_pages&gt;&lt;_url&gt;https://kns.cnki.net/kcms/detail/detail.aspx?FileName=XIWS201210010&amp;amp;DbName=CJFQ2012&lt;/_url&gt;&lt;_volume&gt;33&lt;/_volume&gt;&lt;_translated_author&gt;Hong, Xin;Li, Jiequan;Liang, Yaqiong;Wang, Zhiyong;Xu, Fei&lt;/_translated_author&gt;&lt;/Details&gt;&lt;Extra&gt;&lt;DBUID&gt;{75858650-721B-4B21-B337-316A143E374B}&lt;/DBUID&gt;&lt;/Extra&gt;&lt;/Item&gt;&lt;/References&gt;&lt;/Group&gt;&lt;/Citation&gt;_x000a_"/>
    <w:docVar w:name="NE.Ref{35AE1CE1-A295-4FD5-B49C-221FF090E8E5}" w:val=" ADDIN NE.Ref.{35AE1CE1-A295-4FD5-B49C-221FF090E8E5}&lt;Citation SecTmpl=&quot;1&quot;&gt;&lt;Group&gt;&lt;References&gt;&lt;Item&gt;&lt;ID&gt;89&lt;/ID&gt;&lt;UID&gt;{0CB28DC0-F9F7-43E6-B9B8-B151B5E72A01}&lt;/UID&gt;&lt;Title&gt;依附,負向情緒調適預期和壓力因應對情緒經驗的影響歷程之探討:以大四學生的生涯抉擇壓力為例&lt;/Title&gt;&lt;Template&gt;Journal Article&lt;/Template&gt;&lt;Star&gt;0&lt;/Star&gt;&lt;Tag&gt;0&lt;/Tag&gt;&lt;Author&gt;楊雅惠&lt;/Author&gt;&lt;Year&gt;2003&lt;/Year&gt;&lt;Details&gt;&lt;_created&gt;64824395&lt;/_created&gt;&lt;_modified&gt;64824395&lt;/_modified&gt;&lt;_translated_author&gt;Yang, Yahui&lt;/_translated_author&gt;&lt;/Details&gt;&lt;Extra&gt;&lt;DBUID&gt;{75858650-721B-4B21-B337-316A143E374B}&lt;/DBUID&gt;&lt;/Extra&gt;&lt;/Item&gt;&lt;/References&gt;&lt;/Group&gt;&lt;/Citation&gt;_x000a_"/>
    <w:docVar w:name="NE.Ref{3BFDA054-E516-40C4-B15A-F6F3E4A39829}" w:val=" ADDIN NE.Ref.{3BFDA054-E516-40C4-B15A-F6F3E4A39829}&lt;Citation SecTmpl=&quot;1&quot;&gt;&lt;Group&gt;&lt;References&gt;&lt;Item&gt;&lt;ID&gt;105&lt;/ID&gt;&lt;UID&gt;{DDCEF502-1841-4572-874B-FC537D3841AF}&lt;/UID&gt;&lt;Title&gt;中国正常人SCL-90评定结果的初步分析&lt;/Title&gt;&lt;Template&gt;Journal Article&lt;/Template&gt;&lt;Star&gt;0&lt;/Star&gt;&lt;Tag&gt;0&lt;/Tag&gt;&lt;Author&gt;金华; 吴文源; 张明园&lt;/Author&gt;&lt;Year&gt;1986&lt;/Year&gt;&lt;Details&gt;&lt;_author_adr&gt;上海铁道医学院精神医学教研组_x000d__x000a__x000d__x000a__x000d__x000a__x000d__x000a__x000d__x000a__x000d__x000a__x000d__x000a__x000d__x000a_,上海铁道医学院精神医学教研组_x000d__x000a__x000d__x000a__x000d__x000a__x000d__x000a__x000d__x000a__x000d__x000a__x000d__x000a__x000d__x000a_,上海精神卫生中心&lt;/_author_adr&gt;&lt;_collection_scope&gt;CSCD;PKU&lt;/_collection_scope&gt;&lt;_created&gt;64825149&lt;/_created&gt;&lt;_db_provider&gt;CNKI&lt;/_db_provider&gt;&lt;_isbn&gt;1002-0152&lt;/_isbn&gt;&lt;_issue&gt;05&lt;/_issue&gt;&lt;_journal&gt;中国神经精神疾病杂志&lt;/_journal&gt;&lt;_keywords&gt;SCL-90;因子分;精神病性症状;人际关系;协作组;初步分析;&lt;/_keywords&gt;&lt;_modified&gt;64825149&lt;/_modified&gt;&lt;_pages&gt;260-263&lt;/_pages&gt;&lt;_translated_author&gt;Jin, Hua;Wu, Wenyuan;Zhang, Mingyuan&lt;/_translated_author&gt;&lt;/Details&gt;&lt;Extra&gt;&lt;DBUID&gt;{75858650-721B-4B21-B337-316A143E374B}&lt;/DBUID&gt;&lt;/Extra&gt;&lt;/Item&gt;&lt;/References&gt;&lt;/Group&gt;&lt;/Citation&gt;_x000a_"/>
    <w:docVar w:name="NE.Ref{3C8DDE06-9B23-4A7F-ADDB-579D68992F31}" w:val=" ADDIN NE.Ref.{3C8DDE06-9B23-4A7F-ADDB-579D68992F31}&lt;Citation SecTmpl=&quot;1&quot;&gt;&lt;Group&gt;&lt;References&gt;&lt;Item&gt;&lt;ID&gt;77&lt;/ID&gt;&lt;UID&gt;{E3F6DB33-B538-40D1-88A5-D9942D6B8DE7}&lt;/UID&gt;&lt;Title&gt;症状自评量表(SCL-90)&lt;/Title&gt;&lt;Template&gt;Journal Article&lt;/Template&gt;&lt;Star&gt;0&lt;/Star&gt;&lt;Tag&gt;0&lt;/Tag&gt;&lt;Author&gt;王征宇&lt;/Author&gt;&lt;Year&gt;1984&lt;/Year&gt;&lt;Details&gt;&lt;_created&gt;64823642&lt;/_created&gt;&lt;_db_provider&gt;CNKI&lt;/_db_provider&gt;&lt;_isbn&gt;1002-0829&lt;/_isbn&gt;&lt;_issue&gt;02&lt;/_issue&gt;&lt;_journal&gt;上海精神医学&lt;/_journal&gt;&lt;_keywords&gt;SCL-90;因子分;症状自评量表;&lt;/_keywords&gt;&lt;_modified&gt;64823642&lt;/_modified&gt;&lt;_pages&gt;68-70&lt;/_pages&gt;&lt;_translated_author&gt;Wang, Zhengyu&lt;/_translated_author&gt;&lt;/Details&gt;&lt;Extra&gt;&lt;DBUID&gt;{75858650-721B-4B21-B337-316A143E374B}&lt;/DBUID&gt;&lt;/Extra&gt;&lt;/Item&gt;&lt;/References&gt;&lt;/Group&gt;&lt;Group&gt;&lt;References&gt;&lt;Item&gt;&lt;ID&gt;96&lt;/ID&gt;&lt;UID&gt;{59714559-91FD-4859-B998-5C334EE0F415}&lt;/UID&gt;&lt;Title&gt;陕西省大中学生心理健康水平调查&lt;/Title&gt;&lt;Template&gt;Journal Article&lt;/Template&gt;&lt;Star&gt;0&lt;/Star&gt;&lt;Tag&gt;0&lt;/Tag&gt;&lt;Author&gt;高成阁; 王友平; 亢万虎; 张西生; 李强; 方明; 陈佩璋; 纪术茂; 田萍; 何瑞嫦&lt;/Author&gt;&lt;Year&gt;1997&lt;/Year&gt;&lt;Details&gt;&lt;_author_adr&gt;西安医科大学第一临床医学院精神科,陕西省卫生防疫站学校卫生科,西安石油学院计算机系,西安市精神卫生中心&lt;/_author_adr&gt;&lt;_collection_scope&gt;CSCD;CSSCI-C;PKU&lt;/_collection_scope&gt;&lt;_created&gt;64824453&lt;/_created&gt;&lt;_db_provider&gt;CNKI&lt;/_db_provider&gt;&lt;_isbn&gt;1005-3611&lt;/_isbn&gt;&lt;_issue&gt;01&lt;/_issue&gt;&lt;_journal&gt;中国临床心理学杂志&lt;/_journal&gt;&lt;_keywords&gt;心理健康水平;心理卫生状况;人际敏感;陕西省;陈佩璋;精神病性;中国心理卫生杂志;临床医学院;医科大学;精神科;大中学生;&lt;/_keywords&gt;&lt;_modified&gt;64824453&lt;/_modified&gt;&lt;_pages&gt;42-43&lt;/_pages&gt;&lt;_translated_author&gt;Gao, Chengge;Wang, Youping;Kang, Wanhu;Zhang, Xisheng;Li, Qiang;Fang, Ming;Chen, Peizhang;Ji, Shumao;Tian, Ping;He, Ruichang&lt;/_translated_author&gt;&lt;/Details&gt;&lt;Extra&gt;&lt;DBUID&gt;{75858650-721B-4B21-B337-316A143E374B}&lt;/DBUID&gt;&lt;/Extra&gt;&lt;/Item&gt;&lt;/References&gt;&lt;/Group&gt;&lt;/Citation&gt;_x000a_"/>
    <w:docVar w:name="NE.Ref{3EE986B7-A12D-4EEE-B9A7-535C6421FD49}" w:val=" ADDIN NE.Ref.{3EE986B7-A12D-4EEE-B9A7-535C6421FD49}&lt;Citation SecTmpl=&quot;1&quot;&gt;&lt;Group&gt;&lt;References&gt;&lt;Item&gt;&lt;ID&gt;65&lt;/ID&gt;&lt;UID&gt;{C8DACAF3-DFD5-4BC1-B9EF-D9181755B5DD}&lt;/UID&gt;&lt;Title&gt;Health-promoting lifestyles of university students in Mainland China&lt;/Title&gt;&lt;Template&gt;Journal Article&lt;/Template&gt;&lt;Star&gt;0&lt;/Star&gt;&lt;Tag&gt;0&lt;/Tag&gt;&lt;Author&gt;Wang, Dong; Ou, Chun-Quan; Chen, Mei-Yen; Duan, Ni&lt;/Author&gt;&lt;Year&gt;2009&lt;/Year&gt;&lt;Details&gt;&lt;_alternate_title&gt;BMC Public health&lt;/_alternate_title&gt;&lt;_collection_scope&gt;SCIE&lt;/_collection_scope&gt;&lt;_created&gt;64818018&lt;/_created&gt;&lt;_date&gt;2009-01-01&lt;/_date&gt;&lt;_date_display&gt;2009&lt;/_date_display&gt;&lt;_impact_factor&gt;   3.295&lt;/_impact_factor&gt;&lt;_isbn&gt;1471-2458&lt;/_isbn&gt;&lt;_issue&gt;1&lt;/_issue&gt;&lt;_journal&gt;BMC Public health&lt;/_journal&gt;&lt;_modified&gt;64818018&lt;/_modified&gt;&lt;_ori_publication&gt;BioMed Central&lt;/_ori_publication&gt;&lt;_pages&gt;1-9&lt;/_pages&gt;&lt;_volume&gt;9&lt;/_volume&gt;&lt;/Details&gt;&lt;Extra&gt;&lt;DBUID&gt;{75858650-721B-4B21-B337-316A143E374B}&lt;/DBUID&gt;&lt;/Extra&gt;&lt;/Item&gt;&lt;/References&gt;&lt;/Group&gt;&lt;/Citation&gt;_x000a_"/>
    <w:docVar w:name="NE.Ref{3EF37D56-7E96-416D-BA26-2F0E726C139F}" w:val=" ADDIN NE.Ref.{3EF37D56-7E96-416D-BA26-2F0E726C139F}&lt;Citation SecTmpl=&quot;1&quot;&gt;&lt;Group&gt;&lt;References&gt;&lt;Item&gt;&lt;ID&gt;60&lt;/ID&gt;&lt;UID&gt;{971A62AD-84DA-418A-9C79-5FF8BECCC244}&lt;/UID&gt;&lt;Title&gt;贝克抑郁量表第2版中文版在青少年中的信效度&lt;/Title&gt;&lt;Template&gt;Journal Article&lt;/Template&gt;&lt;Star&gt;0&lt;/Star&gt;&lt;Tag&gt;0&lt;/Tag&gt;&lt;Author&gt;杨文辉; 刘绍亮; 周烃; 彭芳; 刘细梅; 李莉; 杨朝明; 刘海洪; 蚁金瑶&lt;/Author&gt;&lt;Year&gt;2014&lt;/Year&gt;&lt;Details&gt;&lt;_author_adr&gt;湖南师范大学心理学系;中南大学湘雅医院临床心理中心;中南大学湘雅二医院医学心理学研究所;&lt;/_author_adr&gt;&lt;_collection_scope&gt;CSCD;CSSCI-C;PKU&lt;/_collection_scope&gt;&lt;_created&gt;64817981&lt;/_created&gt;&lt;_db_provider&gt;CNKI&lt;/_db_provider&gt;&lt;_doi&gt;10.16128/j.cnki.1005-3611.2014.02.018&lt;/_doi&gt;&lt;_isbn&gt;1005-3611&lt;/_isbn&gt;&lt;_issue&gt;02&lt;/_issue&gt;&lt;_journal&gt;中国临床心理学杂志&lt;/_journal&gt;&lt;_keywords&gt;抑郁;贝克抑郁量表第2版;因素分析;青少年;信度;效度&lt;/_keywords&gt;&lt;_modified&gt;64817981&lt;/_modified&gt;&lt;_pages&gt;240-245&lt;/_pages&gt;&lt;_volume&gt;22&lt;/_volume&gt;&lt;_translated_author&gt;Yang, Wenhui;Liu, Shaoliang;Zhou, Ting;Peng, Fang;Liu, Ximei;Li, Li;Yang, Chaoming;Liu, Haihong;Yi, Jinyao&lt;/_translated_author&gt;&lt;/Details&gt;&lt;Extra&gt;&lt;DBUID&gt;{75858650-721B-4B21-B337-316A143E374B}&lt;/DBUID&gt;&lt;/Extra&gt;&lt;/Item&gt;&lt;/References&gt;&lt;/Group&gt;&lt;/Citation&gt;_x000a_"/>
    <w:docVar w:name="NE.Ref{3EFEDB10-13FB-4047-A9D5-548FE940A15E}" w:val=" ADDIN NE.Ref.{3EFEDB10-13FB-4047-A9D5-548FE940A15E}&lt;Citation SecTmpl=&quot;1&quot;&gt;&lt;Group&gt;&lt;References&gt;&lt;Item&gt;&lt;ID&gt;106&lt;/ID&gt;&lt;UID&gt;{D67D8778-7A49-4A5F-90D4-743E60B63E85}&lt;/UID&gt;&lt;Title&gt;SCL-90: an outpatient psychiatric rating scale-preliminary report&lt;/Title&gt;&lt;Template&gt;Journal Article&lt;/Template&gt;&lt;Star&gt;0&lt;/Star&gt;&lt;Tag&gt;0&lt;/Tag&gt;&lt;Author&gt;Derogatis, Leonard R&lt;/Author&gt;&lt;Year&gt;1973&lt;/Year&gt;&lt;Details&gt;&lt;_alternate_title&gt;Psychopharmacol Bull&lt;/_alternate_title&gt;&lt;_created&gt;64825153&lt;/_created&gt;&lt;_date&gt;1973-01-01&lt;/_date&gt;&lt;_date_display&gt;1973&lt;/_date_display&gt;&lt;_journal&gt;Psychopharmacol Bull&lt;/_journal&gt;&lt;_modified&gt;64825153&lt;/_modified&gt;&lt;_pages&gt;13-28&lt;/_pages&gt;&lt;_volume&gt;9&lt;/_volume&gt;&lt;/Details&gt;&lt;Extra&gt;&lt;DBUID&gt;{75858650-721B-4B21-B337-316A143E374B}&lt;/DBUID&gt;&lt;/Extra&gt;&lt;/Item&gt;&lt;/References&gt;&lt;/Group&gt;&lt;/Citation&gt;_x000a_"/>
    <w:docVar w:name="NE.Ref{3F0B93E0-3D34-400C-B031-544788A18218}" w:val=" ADDIN NE.Ref.{3F0B93E0-3D34-400C-B031-544788A18218}&lt;Citation SecTmpl=&quot;1&quot;&gt;&lt;Group&gt;&lt;References&gt;&lt;Item&gt;&lt;ID&gt;8&lt;/ID&gt;&lt;UID&gt;{1288E970-48E8-4684-92ED-1EA07F937122}&lt;/UID&gt;&lt;Title&gt;行为医学量表手册&lt;/Title&gt;&lt;Template&gt;Book&lt;/Template&gt;&lt;Star&gt;0&lt;/Star&gt;&lt;Tag&gt;0&lt;/Tag&gt;&lt;Author&gt;张作记&lt;/Author&gt;&lt;Year&gt;2005&lt;/Year&gt;&lt;Details&gt;&lt;_created&gt;64813573&lt;/_created&gt;&lt;_modified&gt;64813573&lt;/_modified&gt;&lt;_publisher&gt;行为医学量表手册&lt;/_publisher&gt;&lt;_translated_author&gt;Zhang, Zuoji&lt;/_translated_author&gt;&lt;/Details&gt;&lt;Extra&gt;&lt;DBUID&gt;{75858650-721B-4B21-B337-316A143E374B}&lt;/DBUID&gt;&lt;/Extra&gt;&lt;/Item&gt;&lt;/References&gt;&lt;/Group&gt;&lt;/Citation&gt;_x000a_"/>
    <w:docVar w:name="NE.Ref{3FEC9712-1608-4D1D-91EC-306B9CDE3D8D}" w:val=" ADDIN NE.Ref.{3FEC9712-1608-4D1D-91EC-306B9CDE3D8D}&lt;Citation SecTmpl=&quot;1&quot;&gt;&lt;Group&gt;&lt;References&gt;&lt;Item&gt;&lt;ID&gt;22&lt;/ID&gt;&lt;UID&gt;{78C16136-B49E-4380-B658-32FAF459F560}&lt;/UID&gt;&lt;Title&gt;Children’s depression inventory&lt;/Title&gt;&lt;Template&gt;Journal Article&lt;/Template&gt;&lt;Star&gt;0&lt;/Star&gt;&lt;Tag&gt;0&lt;/Tag&gt;&lt;Author&gt;Kovacs, Maria&lt;/Author&gt;&lt;Year&gt;1992&lt;/Year&gt;&lt;Details&gt;&lt;_alternate_title&gt;Acta Paedopsychiatrica: International Journal of Child &amp;amp; Adolescent Psychiatry&lt;/_alternate_title&gt;&lt;_created&gt;64813984&lt;/_created&gt;&lt;_date&gt;1992-01-01&lt;/_date&gt;&lt;_date_display&gt;1992&lt;/_date_display&gt;&lt;_journal&gt;Acta Paedopsychiatrica: International Journal of Child &amp;amp; Adolescent Psychiatry&lt;/_journal&gt;&lt;_modified&gt;64813984&lt;/_modified&gt;&lt;/Details&gt;&lt;Extra&gt;&lt;DBUID&gt;{75858650-721B-4B21-B337-316A143E374B}&lt;/DBUID&gt;&lt;/Extra&gt;&lt;/Item&gt;&lt;/References&gt;&lt;/Group&gt;&lt;/Citation&gt;_x000a_"/>
    <w:docVar w:name="NE.Ref{4059FE41-7D81-49BC-9C76-B9DCBE206FFB}" w:val=" ADDIN NE.Ref.{4059FE41-7D81-49BC-9C76-B9DCBE206FFB}&lt;Citation SecTmpl=&quot;1&quot;&gt;&lt;Group&gt;&lt;References&gt;&lt;Item&gt;&lt;ID&gt;111&lt;/ID&gt;&lt;UID&gt;{0D8E6FAA-870D-4A2F-8C9C-57F109CB1CA2}&lt;/UID&gt;&lt;Title&gt;抑郁-焦虑-压力量表简体中文版(DASS-21)在中国大学生中的测试报告&lt;/Title&gt;&lt;Template&gt;Journal Article&lt;/Template&gt;&lt;Star&gt;0&lt;/Star&gt;&lt;Tag&gt;0&lt;/Tag&gt;&lt;Author&gt;龚栩; 谢熹瑶; 徐蕊; 罗跃嘉&lt;/Author&gt;&lt;Year&gt;2010&lt;/Year&gt;&lt;Details&gt;&lt;_author_adr&gt;认知神经科学与学习国家重点实验室[北京师范大学];&lt;/_author_adr&gt;&lt;_collection_scope&gt;CSCD;CSSCI-C;PKU&lt;/_collection_scope&gt;&lt;_created&gt;64825727&lt;/_created&gt;&lt;_db_provider&gt;CNKI&lt;/_db_provider&gt;&lt;_doi&gt;10.16128/j.cnki.1005-3611.2010.04.020&lt;/_doi&gt;&lt;_isbn&gt;1005-3611&lt;/_isbn&gt;&lt;_issue&gt;04&lt;/_issue&gt;&lt;_journal&gt;中国临床心理学杂志&lt;/_journal&gt;&lt;_keywords&gt;抑郁-焦虑-压力量表简体中文版;信度;效度;大学生&lt;/_keywords&gt;&lt;_modified&gt;64825727&lt;/_modified&gt;&lt;_pages&gt;443-446&lt;/_pages&gt;&lt;_volume&gt;18&lt;/_volume&gt;&lt;_translated_author&gt;Gong, Xu;Xie, Xiyao;Xu, Rui;Luo, Yuejia&lt;/_translated_author&gt;&lt;/Details&gt;&lt;Extra&gt;&lt;DBUID&gt;{75858650-721B-4B21-B337-316A143E374B}&lt;/DBUID&gt;&lt;/Extra&gt;&lt;/Item&gt;&lt;/References&gt;&lt;/Group&gt;&lt;/Citation&gt;_x000a_"/>
    <w:docVar w:name="NE.Ref{414C2AAB-5EA4-4EFA-9F5C-5699F7ECBA2B}" w:val=" ADDIN NE.Ref.{414C2AAB-5EA4-4EFA-9F5C-5699F7ECBA2B}&lt;Citation SecTmpl=&quot;1&quot;&gt;&lt;Group&gt;&lt;References&gt;&lt;Item&gt;&lt;ID&gt;5&lt;/ID&gt;&lt;UID&gt;{DF399C90-A5E6-4D6D-9A3D-E53628022513}&lt;/UID&gt;&lt;Title&gt;The use of the Center for Epidemiologic Studies Depression Scale in adolescents and young adults&lt;/Title&gt;&lt;Template&gt;Journal Article&lt;/Template&gt;&lt;Star&gt;0&lt;/Star&gt;&lt;Tag&gt;0&lt;/Tag&gt;&lt;Author&gt;Radloff, Lenore Sawyer&lt;/Author&gt;&lt;Year&gt;1991&lt;/Year&gt;&lt;Details&gt;&lt;_alternate_title&gt;Journal of youth and adolescence&lt;/_alternate_title&gt;&lt;_collection_scope&gt;SSCI&lt;/_collection_scope&gt;&lt;_created&gt;64813565&lt;/_created&gt;&lt;_date&gt;1991-01-01&lt;/_date&gt;&lt;_date_display&gt;1991&lt;/_date_display&gt;&lt;_impact_factor&gt;   4.381&lt;/_impact_factor&gt;&lt;_isbn&gt;0047-2891&lt;/_isbn&gt;&lt;_issue&gt;2&lt;/_issue&gt;&lt;_journal&gt;Journal of youth and adolescence&lt;/_journal&gt;&lt;_modified&gt;64813565&lt;/_modified&gt;&lt;_ori_publication&gt;Springer&lt;/_ori_publication&gt;&lt;_pages&gt;149-166&lt;/_pages&gt;&lt;_volume&gt;20&lt;/_volume&gt;&lt;/Details&gt;&lt;Extra&gt;&lt;DBUID&gt;{75858650-721B-4B21-B337-316A143E374B}&lt;/DBUID&gt;&lt;/Extra&gt;&lt;/Item&gt;&lt;/References&gt;&lt;/Group&gt;&lt;/Citation&gt;_x000a_"/>
    <w:docVar w:name="NE.Ref{41CFBADF-3106-4428-BE29-49AA85CDE24C}" w:val=" ADDIN NE.Ref.{41CFBADF-3106-4428-BE29-49AA85CDE24C}&lt;Citation SecTmpl=&quot;1&quot;&gt;&lt;Group&gt;&lt;References&gt;&lt;Item&gt;&lt;ID&gt;14&lt;/ID&gt;&lt;UID&gt;{1DDF44F9-ED46-4FAD-8411-5A6A78FC6D9F}&lt;/UID&gt;&lt;Title&gt;流调中心抑郁量表全国城市常模的建立&lt;/Title&gt;&lt;Template&gt;Journal Article&lt;/Template&gt;&lt;Star&gt;0&lt;/Star&gt;&lt;Tag&gt;0&lt;/Tag&gt;&lt;Author&gt;章婕; 吴振云; 方格; 李娟; 韩布新; 陈祉妍&lt;/Author&gt;&lt;Year&gt;2010&lt;/Year&gt;&lt;Details&gt;&lt;_author_aff&gt;中国科学院心理研究所心理健康重点实验室;中国科学院研究生院;&lt;/_author_aff&gt;&lt;_cited_count&gt;602&lt;/_cited_count&gt;&lt;_collection_scope&gt;CSCD;CSSCI-E;PKU&lt;/_collection_scope&gt;&lt;_created&gt;64813652&lt;/_created&gt;&lt;_date&gt;2010-02-10&lt;/_date&gt;&lt;_db_updated&gt;CNKI - Reference&lt;/_db_updated&gt;&lt;_issue&gt;02&lt;/_issue&gt;&lt;_journal&gt;中国心理卫生杂志&lt;/_journal&gt;&lt;_keywords&gt;心理测量;普通人群;心理疾病患者;抑郁;全国常模城市;流调中心抑郁量表;横断面研究&lt;/_keywords&gt;&lt;_modified&gt;64813652&lt;/_modified&gt;&lt;_pages&gt;139-143&lt;/_pages&gt;&lt;_url&gt;https://kns.cnki.net/kcms/detail/detail.aspx?FileName=ZXWS201002019&amp;amp;DbName=CJFQ2010&lt;/_url&gt;&lt;_volume&gt;24&lt;/_volume&gt;&lt;_translated_author&gt;Zhang, Jie;Wu, Zhenyun;Fang, Ge;Li, Juan;Han, Buxin;Chen, Zhiyan&lt;/_translated_author&gt;&lt;/Details&gt;&lt;Extra&gt;&lt;DBUID&gt;{75858650-721B-4B21-B337-316A143E374B}&lt;/DBUID&gt;&lt;/Extra&gt;&lt;/Item&gt;&lt;/References&gt;&lt;/Group&gt;&lt;/Citation&gt;_x000a_"/>
    <w:docVar w:name="NE.Ref{436E3F10-5F36-4CF9-A4DA-C45ADFCEA138}" w:val=" ADDIN NE.Ref.{436E3F10-5F36-4CF9-A4DA-C45ADFCEA138}&lt;Citation SecTmpl=&quot;1&quot;&gt;&lt;Group&gt;&lt;References&gt;&lt;Item&gt;&lt;ID&gt;12&lt;/ID&gt;&lt;UID&gt;{8B95C85E-EF2C-478B-A406-DA97F36823CB}&lt;/UID&gt;&lt;Title&gt;Factor structure of the CES‐D and measurement invariance across gender in mainland Chinese adolescents&lt;/Title&gt;&lt;Template&gt;Journal Article&lt;/Template&gt;&lt;Star&gt;0&lt;/Star&gt;&lt;Tag&gt;0&lt;/Tag&gt;&lt;Author&gt;Wang, Mengcheng; Armour, Cherie; Wu, Yan; Ren, Fen; Zhu, Xiongzhao; Yao, Shuqiao&lt;/Author&gt;&lt;Year&gt;2013&lt;/Year&gt;&lt;Details&gt;&lt;_alternate_title&gt;Journal of clinical psychology&lt;/_alternate_title&gt;&lt;_collection_scope&gt;SSCI&lt;/_collection_scope&gt;&lt;_created&gt;64813624&lt;/_created&gt;&lt;_date&gt;2013-01-01&lt;/_date&gt;&lt;_date_display&gt;2013&lt;/_date_display&gt;&lt;_impact_factor&gt;   2.885&lt;/_impact_factor&gt;&lt;_isbn&gt;0021-9762&lt;/_isbn&gt;&lt;_issue&gt;9&lt;/_issue&gt;&lt;_journal&gt;Journal of clinical psychology&lt;/_journal&gt;&lt;_modified&gt;64813624&lt;/_modified&gt;&lt;_ori_publication&gt;Wiley Online Library&lt;/_ori_publication&gt;&lt;_pages&gt;966-979&lt;/_pages&gt;&lt;_volume&gt;69&lt;/_volume&gt;&lt;/Details&gt;&lt;Extra&gt;&lt;DBUID&gt;{75858650-721B-4B21-B337-316A143E374B}&lt;/DBUID&gt;&lt;/Extra&gt;&lt;/Item&gt;&lt;/References&gt;&lt;/Group&gt;&lt;/Citation&gt;_x000a_"/>
    <w:docVar w:name="NE.Ref{43778BD8-9E1A-43BC-ACD6-5AC7A3247929}" w:val=" ADDIN NE.Ref.{43778BD8-9E1A-43BC-ACD6-5AC7A3247929}&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43D6DE0A-C9C3-4772-B00D-B8E05B9EE52B}" w:val=" ADDIN NE.Ref.{43D6DE0A-C9C3-4772-B00D-B8E05B9EE52B}&lt;Citation SecTmpl=&quot;1&quot;&gt;&lt;Group&gt;&lt;References&gt;&lt;Item&gt;&lt;ID&gt;51&lt;/ID&gt;&lt;UID&gt;{1CB0A5F4-A826-4511-9985-3B5B342759B6}&lt;/UID&gt;&lt;Title&gt;大学生抑郁现状调查及影响因素研究&lt;/Title&gt;&lt;Template&gt;Journal Article&lt;/Template&gt;&lt;Star&gt;0&lt;/Star&gt;&lt;Tag&gt;0&lt;/Tag&gt;&lt;Author&gt;崔庆霞; 王在翔&lt;/Author&gt;&lt;Year&gt;2014&lt;/Year&gt;&lt;Details&gt;&lt;_author_adr&gt;潍坊医学院公共卫生学院;&lt;/_author_adr&gt;&lt;_collection_scope&gt;PKU&lt;/_collection_scope&gt;&lt;_created&gt;64816887&lt;/_created&gt;&lt;_db_provider&gt;CNKI&lt;/_db_provider&gt;&lt;_isbn&gt;1004-4663&lt;/_isbn&gt;&lt;_issue&gt;08&lt;/_issue&gt;&lt;_journal&gt;中国卫生事业管理&lt;/_journal&gt;&lt;_keywords&gt;大学生;抑郁;影响因素;Logistic回归分析&lt;/_keywords&gt;&lt;_modified&gt;64816887&lt;/_modified&gt;&lt;_pages&gt;629-630+633&lt;/_pages&gt;&lt;_volume&gt;31&lt;/_volume&gt;&lt;_translated_author&gt;Cui, Qingxia;Wang, Zaixiang&lt;/_translated_author&gt;&lt;/Details&gt;&lt;Extra&gt;&lt;DBUID&gt;{75858650-721B-4B21-B337-316A143E374B}&lt;/DBUID&gt;&lt;/Extra&gt;&lt;/Item&gt;&lt;/References&gt;&lt;/Group&gt;&lt;/Citation&gt;_x000a_"/>
    <w:docVar w:name="NE.Ref{4453A356-9B0A-49BB-9043-3C3D3EEAEBE8}" w:val=" ADDIN NE.Ref.{4453A356-9B0A-49BB-9043-3C3D3EEAEBE8}&lt;Citation SecTmpl=&quot;1&quot;&gt;&lt;Group&gt;&lt;References&gt;&lt;Item&gt;&lt;ID&gt;33&lt;/ID&gt;&lt;UID&gt;{764F2AC9-DB6D-4869-96B8-54F025AA7BAE}&lt;/UID&gt;&lt;Title&gt;简明儿童少年国际神经精神访谈儿童版的信效度&lt;/Title&gt;&lt;Template&gt;Journal Article&lt;/Template&gt;&lt;Star&gt;0&lt;/Star&gt;&lt;Tag&gt;0&lt;/Tag&gt;&lt;Author&gt;刘豫鑫; 刘津; 王玉凤&lt;/Author&gt;&lt;Year&gt;2011&lt;/Year&gt;&lt;Details&gt;&lt;_accessed&gt;64816785&lt;/_accessed&gt;&lt;_author_aff&gt;北京大学精神卫生研究所卫生部精神卫生学重点实验室(北京大学);&lt;/_author_aff&gt;&lt;_cited_count&gt;37&lt;/_cited_count&gt;&lt;_collection_scope&gt;CSCD;CSSCI-E;PKU&lt;/_collection_scope&gt;&lt;_created&gt;64816778&lt;/_created&gt;&lt;_date&gt;2011-01-10&lt;/_date&gt;&lt;_db_updated&gt;CNKI - Reference&lt;/_db_updated&gt;&lt;_issue&gt;01&lt;/_issue&gt;&lt;_journal&gt;中国心理卫生杂志&lt;/_journal&gt;&lt;_keywords&gt;中文版;简明儿童少年国际神经精神访谈;信度;效度;诊断试验&lt;/_keywords&gt;&lt;_modified&gt;64816785&lt;/_modified&gt;&lt;_pages&gt;8-13&lt;/_pages&gt;&lt;_url&gt;https://kns.cnki.net/kcms/detail/detail.aspx?FileName=ZXWS201101002&amp;amp;DbName=CJFQ2011&lt;/_url&gt;&lt;_volume&gt;25&lt;/_volume&gt;&lt;_translated_author&gt;Liu, Yuxin;Liu, Jin;Wang, Yufeng&lt;/_translated_author&gt;&lt;/Details&gt;&lt;Extra&gt;&lt;DBUID&gt;{75858650-721B-4B21-B337-316A143E374B}&lt;/DBUID&gt;&lt;/Extra&gt;&lt;/Item&gt;&lt;/References&gt;&lt;/Group&gt;&lt;/Citation&gt;_x000a_"/>
    <w:docVar w:name="NE.Ref{472AD035-BEA4-47DB-A251-B4B2651307ED}" w:val=" ADDIN NE.Ref.{472AD035-BEA4-47DB-A251-B4B2651307ED}&lt;Citation SecTmpl=&quot;1&quot;&gt;&lt;Group&gt;&lt;References&gt;&lt;Item&gt;&lt;ID&gt;91&lt;/ID&gt;&lt;UID&gt;{E646E539-26D6-4907-AE37-E6552CE44EB5}&lt;/UID&gt;&lt;Title&gt;Reliability and validity of using a brief psychiatric symptom rating scale in clinical practice&lt;/Title&gt;&lt;Template&gt;Journal Article&lt;/Template&gt;&lt;Star&gt;0&lt;/Star&gt;&lt;Tag&gt;0&lt;/Tag&gt;&lt;Author&gt;LEE, MING-BEEN; LEE, YUAN-TEH; YEN, LEE-LAN; LIN, MIAO-HSIANG; LUE, BEE-HORNG&lt;/Author&gt;&lt;Year&gt;1990&lt;/Year&gt;&lt;Details&gt;&lt;_alternate_title&gt;Journal of the Formosan Medical Association&lt;/_alternate_title&gt;&lt;_collection_scope&gt;SCI;SCIE&lt;/_collection_scope&gt;&lt;_created&gt;64824418&lt;/_created&gt;&lt;_date&gt;1990-01-01&lt;/_date&gt;&lt;_date_display&gt;1990&lt;/_date_display&gt;&lt;_impact_factor&gt;   3.282&lt;/_impact_factor&gt;&lt;_issue&gt;12&lt;/_issue&gt;&lt;_journal&gt;Journal of the Formosan Medical Association&lt;/_journal&gt;&lt;_modified&gt;64824418&lt;/_modified&gt;&lt;_pages&gt;1081-1087&lt;/_pages&gt;&lt;_volume&gt;89&lt;/_volume&gt;&lt;/Details&gt;&lt;Extra&gt;&lt;DBUID&gt;{75858650-721B-4B21-B337-316A143E374B}&lt;/DBUID&gt;&lt;/Extra&gt;&lt;/Item&gt;&lt;/References&gt;&lt;/Group&gt;&lt;/Citation&gt;_x000a_"/>
    <w:docVar w:name="NE.Ref{47CC96C7-6618-452A-866E-AE9D0FB3FD40}" w:val=" ADDIN NE.Ref.{47CC96C7-6618-452A-866E-AE9D0FB3FD40}&lt;Citation SecTmpl=&quot;1&quot;&gt;&lt;Group&gt;&lt;References&gt;&lt;Item&gt;&lt;ID&gt;68&lt;/ID&gt;&lt;UID&gt;{05A24632-76E4-4B54-A679-2F7AEE041EAD}&lt;/UID&gt;&lt;Title&gt;中学生抑郁量表的编制及其标准化&lt;/Title&gt;&lt;Template&gt;Journal Article&lt;/Template&gt;&lt;Star&gt;0&lt;/Star&gt;&lt;Tag&gt;0&lt;/Tag&gt;&lt;Author&gt;王极盛; 邱炳武; 赫尔实&lt;/Author&gt;&lt;Year&gt;1997&lt;/Year&gt;&lt;Details&gt;&lt;_accessed&gt;64825737&lt;/_accessed&gt;&lt;_created&gt;64818077&lt;/_created&gt;&lt;_issue&gt;3&lt;/_issue&gt;&lt;_journal&gt;社会心理科学&lt;/_journal&gt;&lt;_modified&gt;64825737&lt;/_modified&gt;&lt;_pages&gt;3&lt;/_pages&gt;&lt;_translated_author&gt;Wang, Jisheng;Qiu, Bingwu;He, Ershi&lt;/_translated_author&gt;&lt;/Details&gt;&lt;Extra&gt;&lt;DBUID&gt;{75858650-721B-4B21-B337-316A143E374B}&lt;/DBUID&gt;&lt;/Extra&gt;&lt;/Item&gt;&lt;/References&gt;&lt;/Group&gt;&lt;/Citation&gt;_x000a_"/>
    <w:docVar w:name="NE.Ref{48FC35DC-FA06-4C58-9321-AAABED6C3E94}" w:val=" ADDIN NE.Ref.{48FC35DC-FA06-4C58-9321-AAABED6C3E94}&lt;Citation SecTmpl=&quot;1&quot;&gt;&lt;Group&gt;&lt;References&gt;&lt;Item&gt;&lt;ID&gt;41&lt;/ID&gt;&lt;UID&gt;{2E3A72C1-B248-4C81-98D8-73D3D8A3AC03}&lt;/UID&gt;&lt;Title&gt;Prevalence of fatigue and chronic fatigue syndrome-like illness in children and adolescents&lt;/Title&gt;&lt;Template&gt;Journal Article&lt;/Template&gt;&lt;Star&gt;0&lt;/Star&gt;&lt;Tag&gt;0&lt;/Tag&gt;&lt;Author&gt;Jordan, Karen M; Ayers, Penny M; Jahn, Susan C; Taylor, Kari K; Huang, Cheng-Fang; Richman, Judith; Jason, Leonard A&lt;/Author&gt;&lt;Year&gt;2000&lt;/Year&gt;&lt;Details&gt;&lt;_alternate_title&gt;Journal of Chronic Fatigue Syndrome&lt;/_alternate_title&gt;&lt;_created&gt;64816827&lt;/_created&gt;&lt;_date&gt;2000-01-01&lt;/_date&gt;&lt;_date_display&gt;2000&lt;/_date_display&gt;&lt;_isbn&gt;1057-3321&lt;/_isbn&gt;&lt;_issue&gt;1&lt;/_issue&gt;&lt;_journal&gt;Journal of Chronic Fatigue Syndrome&lt;/_journal&gt;&lt;_modified&gt;64816827&lt;/_modified&gt;&lt;_ori_publication&gt;Taylor &amp;amp; Francis&lt;/_ori_publication&gt;&lt;_pages&gt;3-21&lt;/_pages&gt;&lt;_volume&gt;6&lt;/_volume&gt;&lt;/Details&gt;&lt;Extra&gt;&lt;DBUID&gt;{75858650-721B-4B21-B337-316A143E374B}&lt;/DBUID&gt;&lt;/Extra&gt;&lt;/Item&gt;&lt;/References&gt;&lt;/Group&gt;&lt;/Citation&gt;_x000a_"/>
    <w:docVar w:name="NE.Ref{49844C27-7CB8-4787-AC39-5A34DD831692}" w:val=" ADDIN NE.Ref.{49844C27-7CB8-4787-AC39-5A34DD831692}&lt;Citation SecTmpl=&quot;1&quot;&gt;&lt;Group&gt;&lt;References&gt;&lt;Item&gt;&lt;ID&gt;37&lt;/ID&gt;&lt;UID&gt;{B73BC111-8567-4D47-8196-988190338543}&lt;/UID&gt;&lt;Title&gt;儿童焦虑性情绪障碍筛查表的中国城市常模&lt;/Title&gt;&lt;Template&gt;Journal Article&lt;/Template&gt;&lt;Star&gt;0&lt;/Star&gt;&lt;Tag&gt;0&lt;/Tag&gt;&lt;Author&gt;王凯; 苏林雁; 朱焱; 翟静; 杨志伟; 张纪水&lt;/Author&gt;&lt;Year&gt;2002&lt;/Year&gt;&lt;Details&gt;&lt;_author_adr&gt;吉林省脑科医院_x000d__x000a__x000d__x000a__x000d__x000a__x000d__x000a__x000d__x000a__x000d__x000a__x000d__x000a__x000d__x000a__x000d__x000a_,中南大学湘雅二医院精神卫生研究所,中南大学湘雅二医院精神卫生研究所,山东省精神卫生中心_x000d__x000a__x000d__x000a__x000d__x000a__x000d__x000a__x000d__x000a__x000d__x000a__x000d__x000a__x000d__x000a__x000d__x000a_,深圳市康宁医院_x000d__x000a__x000d__x000a__x000d__x000a__x000d__x000a__x000d__x000a__x000d__x000a__x000d__x000a__x000d__x000a__x000d__x000a_,中南大学湘雅二医院精神卫生研究所 湖南长沙410011_x000d__x000a__x000d__x000a__x000d__x000a__x000d__x000a__x000d__x000a__x000d__x000a__x000d__x000a__x000d__x000a__x000d__x000a_,湖南长沙410011_x000d__x000a__x000d__x000a__x000d__x000a__x000d__x000a__x000d__x000a__x000d__x000a__x000d__x000a__x000d__x000a__x000d__x000a_,湖南长沙410011&lt;/_author_adr&gt;&lt;_collection_scope&gt;CSCD;CSSCI-C;PKU&lt;/_collection_scope&gt;&lt;_created&gt;64816788&lt;/_created&gt;&lt;_db_provider&gt;CNKI&lt;/_db_provider&gt;&lt;_isbn&gt;1005-3611&lt;/_isbn&gt;&lt;_issue&gt;04&lt;/_issue&gt;&lt;_journal&gt;中国临床心理学杂志&lt;/_journal&gt;&lt;_keywords&gt;儿童;焦虑性障碍;常模;信度;效度&lt;/_keywords&gt;&lt;_modified&gt;64816788&lt;/_modified&gt;&lt;_pages&gt;270-272&lt;/_pages&gt;&lt;_translated_author&gt;Wang, Kai;Su, Linyan;Zhu, Yan;Zhai, Jing;Yang, Zhiwei;Zhang, Jishui&lt;/_translated_author&gt;&lt;/Details&gt;&lt;Extra&gt;&lt;DBUID&gt;{75858650-721B-4B21-B337-316A143E374B}&lt;/DBUID&gt;&lt;/Extra&gt;&lt;/Item&gt;&lt;/References&gt;&lt;/Group&gt;&lt;/Citation&gt;_x000a_"/>
    <w:docVar w:name="NE.Ref{49DBAAC0-05D1-4CA7-9B4E-538DF0E29DF3}" w:val=" ADDIN NE.Ref.{49DBAAC0-05D1-4CA7-9B4E-538DF0E29DF3}&lt;Citation SecTmpl=&quot;1&quot;&gt;&lt;Group&gt;&lt;References&gt;&lt;Item&gt;&lt;ID&gt;30&lt;/ID&gt;&lt;UID&gt;{07DE1F3C-ECC6-414E-86C9-0F278DDE845E}&lt;/UID&gt;&lt;Title&gt;情绪问卷中文版用于中学生的信度和效度研究&lt;/Title&gt;&lt;Template&gt;Journal Article&lt;/Template&gt;&lt;Star&gt;0&lt;/Star&gt;&lt;Tag&gt;0&lt;/Tag&gt;&lt;Author&gt;曹枫林; 苏林雁; 程培霞&lt;/Author&gt;&lt;Year&gt;2009&lt;/Year&gt;&lt;Details&gt;&lt;_author_aff&gt;山东大学护理学院;中南大学湘雅二医院精神卫生研究所;&lt;/_author_aff&gt;&lt;_cited_count&gt;15&lt;/_cited_count&gt;&lt;_collection_scope&gt;CSCD;CSSCI-C;PKU&lt;/_collection_scope&gt;&lt;_created&gt;64814095&lt;/_created&gt;&lt;_date&gt;2009-08-25&lt;/_date&gt;&lt;_db_updated&gt;CNKI - Reference&lt;/_db_updated&gt;&lt;_issue&gt;04&lt;/_issue&gt;&lt;_journal&gt;中国临床心理学杂志&lt;/_journal&gt;&lt;_keywords&gt;儿童精神病学;心理测量学研究;情绪问卷;信度;效度&lt;/_keywords&gt;&lt;_modified&gt;64814095&lt;/_modified&gt;&lt;_pages&gt;440-442&lt;/_pages&gt;&lt;_url&gt;https://kns.cnki.net/kcms/detail/detail.aspx?FileName=ZLCY200904018&amp;amp;DbName=CJFQ2009&lt;/_url&gt;&lt;_volume&gt;17&lt;/_volume&gt;&lt;_translated_author&gt;Cao, Fenglin;Su, Linyan;Cheng, Peixia&lt;/_translated_author&gt;&lt;/Details&gt;&lt;Extra&gt;&lt;DBUID&gt;{75858650-721B-4B21-B337-316A143E374B}&lt;/DBUID&gt;&lt;/Extra&gt;&lt;/Item&gt;&lt;/References&gt;&lt;/Group&gt;&lt;/Citation&gt;_x000a_"/>
    <w:docVar w:name="NE.Ref{4A1D7513-FD24-4C13-9A63-6B577B993402}" w:val=" ADDIN NE.Ref.{4A1D7513-FD24-4C13-9A63-6B577B993402}&lt;Citation SecTmpl=&quot;1&quot;&gt;&lt;Group&gt;&lt;References&gt;&lt;Item&gt;&lt;ID&gt;37&lt;/ID&gt;&lt;UID&gt;{B73BC111-8567-4D47-8196-988190338543}&lt;/UID&gt;&lt;Title&gt;儿童焦虑性情绪障碍筛查表的中国城市常模&lt;/Title&gt;&lt;Template&gt;Journal Article&lt;/Template&gt;&lt;Star&gt;0&lt;/Star&gt;&lt;Tag&gt;0&lt;/Tag&gt;&lt;Author&gt;王凯; 苏林雁; 朱焱; 翟静; 杨志伟; 张纪水&lt;/Author&gt;&lt;Year&gt;2002&lt;/Year&gt;&lt;Details&gt;&lt;_author_adr&gt;吉林省脑科医院_x000d__x000a__x000d__x000a__x000d__x000a__x000d__x000a__x000d__x000a__x000d__x000a__x000d__x000a__x000d__x000a__x000d__x000a_,中南大学湘雅二医院精神卫生研究所,中南大学湘雅二医院精神卫生研究所,山东省精神卫生中心_x000d__x000a__x000d__x000a__x000d__x000a__x000d__x000a__x000d__x000a__x000d__x000a__x000d__x000a__x000d__x000a__x000d__x000a_,深圳市康宁医院_x000d__x000a__x000d__x000a__x000d__x000a__x000d__x000a__x000d__x000a__x000d__x000a__x000d__x000a__x000d__x000a__x000d__x000a_,中南大学湘雅二医院精神卫生研究所 湖南长沙410011_x000d__x000a__x000d__x000a__x000d__x000a__x000d__x000a__x000d__x000a__x000d__x000a__x000d__x000a__x000d__x000a__x000d__x000a_,湖南长沙410011_x000d__x000a__x000d__x000a__x000d__x000a__x000d__x000a__x000d__x000a__x000d__x000a__x000d__x000a__x000d__x000a__x000d__x000a_,湖南长沙410011&lt;/_author_adr&gt;&lt;_collection_scope&gt;CSCD;CSSCI-C;PKU&lt;/_collection_scope&gt;&lt;_created&gt;64816788&lt;/_created&gt;&lt;_db_provider&gt;CNKI&lt;/_db_provider&gt;&lt;_isbn&gt;1005-3611&lt;/_isbn&gt;&lt;_issue&gt;04&lt;/_issue&gt;&lt;_journal&gt;中国临床心理学杂志&lt;/_journal&gt;&lt;_keywords&gt;儿童;焦虑性障碍;常模;信度;效度&lt;/_keywords&gt;&lt;_modified&gt;64816788&lt;/_modified&gt;&lt;_pages&gt;270-272&lt;/_pages&gt;&lt;_translated_author&gt;Wang, Kai;Su, Linyan;Zhu, Yan;Zhai, Jing;Yang, Zhiwei;Zhang, Jishui&lt;/_translated_author&gt;&lt;/Details&gt;&lt;Extra&gt;&lt;DBUID&gt;{75858650-721B-4B21-B337-316A143E374B}&lt;/DBUID&gt;&lt;/Extra&gt;&lt;/Item&gt;&lt;/References&gt;&lt;/Group&gt;&lt;/Citation&gt;_x000a_"/>
    <w:docVar w:name="NE.Ref{4BAF9509-0138-46E5-A494-31998DBDE2BA}" w:val=" ADDIN NE.Ref.{4BAF9509-0138-46E5-A494-31998DBDE2BA}&lt;Citation SecTmpl=&quot;1&quot;&gt;&lt;Group&gt;&lt;References&gt;&lt;Item&gt;&lt;ID&gt;21&lt;/ID&gt;&lt;UID&gt;{EDE67427-30E7-4C4E-9198-C36D159066AF}&lt;/UID&gt;&lt;Title&gt;大学生抑郁情绪现状及影响因素分析&lt;/Title&gt;&lt;Template&gt;Journal Article&lt;/Template&gt;&lt;Star&gt;0&lt;/Star&gt;&lt;Tag&gt;0&lt;/Tag&gt;&lt;Author&gt;刘琰; 谭曦; 李扬; 徐芳; 张杰; 孔军辉&lt;/Author&gt;&lt;Year&gt;2015&lt;/Year&gt;&lt;Details&gt;&lt;_author_aff&gt;北京中医药大学管理学院;&lt;/_author_aff&gt;&lt;_cited_count&gt;80&lt;/_cited_count&gt;&lt;_created&gt;64813873&lt;/_created&gt;&lt;_date&gt;2015-01-08&lt;/_date&gt;&lt;_db_updated&gt;CNKI - Reference&lt;/_db_updated&gt;&lt;_issue&gt;01&lt;/_issue&gt;&lt;_journal&gt;中华全科医学&lt;/_journal&gt;&lt;_keywords&gt;大学生;抑郁;五态人格;CES-D&lt;/_keywords&gt;&lt;_modified&gt;64813873&lt;/_modified&gt;&lt;_pages&gt;91-93&lt;/_pages&gt;&lt;_url&gt;https://kns.cnki.net/kcms/detail/detail.aspx?FileName=SYQY201501036&amp;amp;DbName=CJFQ2015&lt;/_url&gt;&lt;_volume&gt;13&lt;/_volume&gt;&lt;_translated_author&gt;Liu, Yan;Tan, Xi;Li, Yang;Xu, Fang;Zhang, Jie;Kong, Junhui&lt;/_translated_author&gt;&lt;/Details&gt;&lt;Extra&gt;&lt;DBUID&gt;{75858650-721B-4B21-B337-316A143E374B}&lt;/DBUID&gt;&lt;/Extra&gt;&lt;/Item&gt;&lt;/References&gt;&lt;/Group&gt;&lt;/Citation&gt;_x000a_"/>
    <w:docVar w:name="NE.Ref{4D03B3E6-6F2F-4552-A1A8-B6BE25209854}" w:val=" ADDIN NE.Ref.{4D03B3E6-6F2F-4552-A1A8-B6BE25209854}&lt;Citation SecTmpl=&quot;1&quot;&gt;&lt;Group&gt;&lt;References&gt;&lt;Item&gt;&lt;ID&gt;53&lt;/ID&gt;&lt;UID&gt;{6B7E8F4B-8651-4E81-9C48-F58FE20146C3}&lt;/UID&gt;&lt;Title&gt;大学生抑郁和焦虑状况调查及相关因素分析&lt;/Title&gt;&lt;Template&gt;Journal Article&lt;/Template&gt;&lt;Star&gt;0&lt;/Star&gt;&lt;Tag&gt;0&lt;/Tag&gt;&lt;Author&gt;郑世华; 仝巧云; 郑爱军&lt;/Author&gt;&lt;Year&gt;2016&lt;/Year&gt;&lt;Details&gt;&lt;_author_adr&gt;三峡大学第一临床医学院;三峡大学消化疾病研究所;&lt;/_author_adr&gt;&lt;_collection_scope&gt;PKU&lt;/_collection_scope&gt;&lt;_created&gt;64816894&lt;/_created&gt;&lt;_db_provider&gt;CNKI&lt;/_db_provider&gt;&lt;_isbn&gt;1671-8348&lt;/_isbn&gt;&lt;_issue&gt;20&lt;/_issue&gt;&lt;_journal&gt;重庆医学&lt;/_journal&gt;&lt;_keywords&gt;抑郁;焦虑;大学生;相关因素&lt;/_keywords&gt;&lt;_modified&gt;64816894&lt;/_modified&gt;&lt;_pages&gt;2835-2837&lt;/_pages&gt;&lt;_volume&gt;45&lt;/_volume&gt;&lt;_translated_author&gt;Zheng, Shihua;Tong, Qiaoyun;Zheng, Aijun&lt;/_translated_author&gt;&lt;/Details&gt;&lt;Extra&gt;&lt;DBUID&gt;{75858650-721B-4B21-B337-316A143E374B}&lt;/DBUID&gt;&lt;/Extra&gt;&lt;/Item&gt;&lt;/References&gt;&lt;/Group&gt;&lt;/Citation&gt;_x000a_"/>
    <w:docVar w:name="NE.Ref{4EF64A8F-E69D-4A85-B440-03BEDA5323EA}" w:val=" ADDIN NE.Ref.{4EF64A8F-E69D-4A85-B440-03BEDA5323EA}&lt;Citation SecTmpl=&quot;1&quot;&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50467A06-34DD-4281-9040-4A4FEA22F3E1}" w:val=" ADDIN NE.Ref.{50467A06-34DD-4281-9040-4A4FEA22F3E1}&lt;Citation SecTmpl=&quot;1&quot;&gt;&lt;Group&gt;&lt;References&gt;&lt;Item&gt;&lt;ID&gt;90&lt;/ID&gt;&lt;UID&gt;{2CE85CF3-1406-4CDA-BC50-D620C57E7B61}&lt;/UID&gt;&lt;Title&gt;The World Mental Health (WMH) Survey Initiative version of the World Health Organization (WHO) Composite International Diagnostic Interview (CIDI)&lt;/Title&gt;&lt;Template&gt;Journal Article&lt;/Template&gt;&lt;Star&gt;0&lt;/Star&gt;&lt;Tag&gt;0&lt;/Tag&gt;&lt;Author&gt;Kessler, Ronald C; Stün, T Bedirhan&lt;/Author&gt;&lt;Year&gt;2004&lt;/Year&gt;&lt;Details&gt;&lt;_collection_scope&gt;SCI;SCIE;SSCI&lt;/_collection_scope&gt;&lt;_created&gt;64824401&lt;/_created&gt;&lt;_impact_factor&gt;   4.035&lt;/_impact_factor&gt;&lt;_issue&gt;2&lt;/_issue&gt;&lt;_journal&gt;International Journal of Methods in Psychiatric Research&lt;/_journal&gt;&lt;_modified&gt;64824401&lt;/_modified&gt;&lt;_volume&gt;13&lt;/_volume&gt;&lt;/Details&gt;&lt;Extra&gt;&lt;DBUID&gt;{75858650-721B-4B21-B337-316A143E374B}&lt;/DBUID&gt;&lt;/Extra&gt;&lt;/Item&gt;&lt;/References&gt;&lt;/Group&gt;&lt;/Citation&gt;_x000a_"/>
    <w:docVar w:name="NE.Ref{50656FF0-1877-4514-A514-CECD4A4CE3F5}" w:val=" ADDIN NE.Ref.{50656FF0-1877-4514-A514-CECD4A4CE3F5}&lt;Citation SecTmpl=&quot;1&quot;&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5165FA68-9F98-4614-A845-D7D1590AA43A}" w:val=" ADDIN NE.Ref.{5165FA68-9F98-4614-A845-D7D1590AA43A}&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5229BE3F-F91B-4583-B1F8-D92B2F5CC7A4}" w:val=" ADDIN NE.Ref.{5229BE3F-F91B-4583-B1F8-D92B2F5CC7A4}&lt;Citation SecTmpl=&quot;1&quot;&gt;&lt;Group&gt;&lt;References&gt;&lt;Item&gt;&lt;ID&gt;101&lt;/ID&gt;&lt;UID&gt;{58D5E16F-75E6-4016-BF19-BAC0444E599E}&lt;/UID&gt;&lt;Title&gt;Smartphone use and sleep quality in chinese college students: a preliminary study. Front Psychiatry 11: 1–7&lt;/Title&gt;&lt;Template&gt;Generic&lt;/Template&gt;&lt;Star&gt;0&lt;/Star&gt;&lt;Tag&gt;0&lt;/Tag&gt;&lt;Author&gt;Huang, Q; Li, Y; Huang, S; Qi, J; Shao, T; Chen, X; Liao, Z; Lin, S; Zhang, X; Cai, Y&lt;/Author&gt;&lt;Year&gt;2020&lt;/Year&gt;&lt;Details&gt;&lt;_created&gt;64825114&lt;/_created&gt;&lt;_date&gt;2020-01-01&lt;/_date&gt;&lt;_date_display&gt;2020&lt;/_date_display&gt;&lt;_modified&gt;64825114&lt;/_modified&gt;&lt;/Details&gt;&lt;Extra&gt;&lt;DBUID&gt;{75858650-721B-4B21-B337-316A143E374B}&lt;/DBUID&gt;&lt;/Extra&gt;&lt;/Item&gt;&lt;/References&gt;&lt;/Group&gt;&lt;/Citation&gt;_x000a_"/>
    <w:docVar w:name="NE.Ref{52979150-B64F-42C5-B2AC-938AED30C84B}" w:val=" ADDIN NE.Ref.{52979150-B64F-42C5-B2AC-938AED30C84B}&lt;Citation SecTmpl=&quot;1&quot;&gt;&lt;Group&gt;&lt;References&gt;&lt;Item&gt;&lt;ID&gt;26&lt;/ID&gt;&lt;UID&gt;{E78C994E-5130-41B9-BD41-B134D3F12970}&lt;/UID&gt;&lt;Title&gt;儿童抑郁量表(CDI)在中国儿童中的初步运用&lt;/Title&gt;&lt;Template&gt;Journal Article&lt;/Template&gt;&lt;Star&gt;0&lt;/Star&gt;&lt;Tag&gt;0&lt;/Tag&gt;&lt;Author&gt;俞大维; 李旭&lt;/Author&gt;&lt;Year&gt;2000&lt;/Year&gt;&lt;Details&gt;&lt;_author_adr&gt;美国宾夕法尼亚大学心理系,上海第二医科大学精神卫生教研室!(200025)&lt;/_author_adr&gt;&lt;_collection_scope&gt;CSCD;CSSCI-E;PKU&lt;/_collection_scope&gt;&lt;_created&gt;64814063&lt;/_created&gt;&lt;_db_provider&gt;CNKI&lt;/_db_provider&gt;&lt;_impact_factor&gt;   0.056&lt;/_impact_factor&gt;&lt;_isbn&gt;11-1873/R&lt;/_isbn&gt;&lt;_issue&gt;04&lt;/_issue&gt;&lt;_journal&gt;中国心理卫生杂志&lt;/_journal&gt;&lt;_keywords&gt;儿童抑郁量表;信度;效度&lt;/_keywords&gt;&lt;_modified&gt;64825757&lt;/_modified&gt;&lt;_pages&gt;225-227&lt;/_pages&gt;&lt;_translated_author&gt;Yu, Dawei;Li, Xu&lt;/_translated_author&gt;&lt;/Details&gt;&lt;Extra&gt;&lt;DBUID&gt;{75858650-721B-4B21-B337-316A143E374B}&lt;/DBUID&gt;&lt;/Extra&gt;&lt;/Item&gt;&lt;/References&gt;&lt;/Group&gt;&lt;/Citation&gt;_x000a_"/>
    <w:docVar w:name="NE.Ref{5317EB60-07AC-421F-AD7D-E8E9F46E5B60}" w:val=" ADDIN NE.Ref.{5317EB60-07AC-421F-AD7D-E8E9F46E5B60}&lt;Citation SecTmpl=&quot;1&quot;&gt;&lt;Group&gt;&lt;References&gt;&lt;Item&gt;&lt;ID&gt;42&lt;/ID&gt;&lt;UID&gt;{3F8CCE6C-585D-467A-9538-3D31B41B5615}&lt;/UID&gt;&lt;Title&gt;ZUNG氏抑郁自评量表(SDS)作为外科住院患者抑郁障碍常规筛查工具的可行性研究&lt;/Title&gt;&lt;Template&gt;Journal Article&lt;/Template&gt;&lt;Star&gt;0&lt;/Star&gt;&lt;Tag&gt;0&lt;/Tag&gt;&lt;Author&gt;王汝展; 刘兰芬; 葛红敏; 韩建波&lt;/Author&gt;&lt;Year&gt;2009&lt;/Year&gt;&lt;Details&gt;&lt;_author_adr&gt;山东省精神卫生中心;天津安定医院;山东省千佛山医院;&lt;/_author_adr&gt;&lt;_created&gt;64816829&lt;/_created&gt;&lt;_db_provider&gt;CNKI&lt;/_db_provider&gt;&lt;_isbn&gt;1009-7201&lt;/_isbn&gt;&lt;_issue&gt;04&lt;/_issue&gt;&lt;_journal&gt;精神医学杂志&lt;/_journal&gt;&lt;_keywords&gt;抑郁自评量表;美国DSM-Ⅳ轴Ⅰ障碍定式临床检查;抑郁障碍&lt;/_keywords&gt;&lt;_modified&gt;64816829&lt;/_modified&gt;&lt;_pages&gt;251-253&lt;/_pages&gt;&lt;_volume&gt;22&lt;/_volume&gt;&lt;_translated_author&gt;Wang, Ruzhan;Liu, Lanfen;Ge, Hongmin;Han, Jianbo&lt;/_translated_author&gt;&lt;/Details&gt;&lt;Extra&gt;&lt;DBUID&gt;{75858650-721B-4B21-B337-316A143E374B}&lt;/DBUID&gt;&lt;/Extra&gt;&lt;/Item&gt;&lt;/References&gt;&lt;/Group&gt;&lt;/Citation&gt;_x000a_"/>
    <w:docVar w:name="NE.Ref{53906BD4-83EB-49ED-9A2D-F87EA0F3625E}" w:val=" ADDIN NE.Ref.{53906BD4-83EB-49ED-9A2D-F87EA0F3625E}&lt;Citation SecTmpl=&quot;1&quot;&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53BE2FD4-BD1C-42E3-B954-D5D3464E23E3}" w:val=" ADDIN NE.Ref.{53BE2FD4-BD1C-42E3-B954-D5D3464E23E3}&lt;Citation SecTmpl=&quot;1&quot;&gt;&lt;Group&gt;&lt;References&gt;&lt;Item&gt;&lt;ID&gt;105&lt;/ID&gt;&lt;UID&gt;{DDCEF502-1841-4572-874B-FC537D3841AF}&lt;/UID&gt;&lt;Title&gt;中国正常人SCL-90评定结果的初步分析&lt;/Title&gt;&lt;Template&gt;Journal Article&lt;/Template&gt;&lt;Star&gt;0&lt;/Star&gt;&lt;Tag&gt;0&lt;/Tag&gt;&lt;Author&gt;金华; 吴文源; 张明园&lt;/Author&gt;&lt;Year&gt;1986&lt;/Year&gt;&lt;Details&gt;&lt;_author_adr&gt;上海铁道医学院精神医学教研组_x000d__x000a__x000d__x000a__x000d__x000a__x000d__x000a__x000d__x000a__x000d__x000a__x000d__x000a__x000d__x000a_,上海铁道医学院精神医学教研组_x000d__x000a__x000d__x000a__x000d__x000a__x000d__x000a__x000d__x000a__x000d__x000a__x000d__x000a__x000d__x000a_,上海精神卫生中心&lt;/_author_adr&gt;&lt;_collection_scope&gt;CSCD;PKU&lt;/_collection_scope&gt;&lt;_created&gt;64825149&lt;/_created&gt;&lt;_db_provider&gt;CNKI&lt;/_db_provider&gt;&lt;_isbn&gt;1002-0152&lt;/_isbn&gt;&lt;_issue&gt;05&lt;/_issue&gt;&lt;_journal&gt;中国神经精神疾病杂志&lt;/_journal&gt;&lt;_keywords&gt;SCL-90;因子分;精神病性症状;人际关系;协作组;初步分析;&lt;/_keywords&gt;&lt;_modified&gt;64825149&lt;/_modified&gt;&lt;_pages&gt;260-263&lt;/_pages&gt;&lt;_translated_author&gt;Jin, Hua;Wu, Wenyuan;Zhang, Mingyuan&lt;/_translated_author&gt;&lt;/Details&gt;&lt;Extra&gt;&lt;DBUID&gt;{75858650-721B-4B21-B337-316A143E374B}&lt;/DBUID&gt;&lt;/Extra&gt;&lt;/Item&gt;&lt;/References&gt;&lt;/Group&gt;&lt;/Citation&gt;_x000a_"/>
    <w:docVar w:name="NE.Ref{53F5847D-D909-41F4-AACF-457E54FE55F3}" w:val=" ADDIN NE.Ref.{53F5847D-D909-41F4-AACF-457E54FE55F3}&lt;Citation SecTmpl=&quot;1&quot;&gt;&lt;Group&gt;&lt;References&gt;&lt;Item&gt;&lt;ID&gt;19&lt;/ID&gt;&lt;UID&gt;{E5116861-3CC0-4833-8741-8F015FCED59E}&lt;/UID&gt;&lt;Title&gt;简版流调中心抑郁量表在全国成年人群中的信效度&lt;/Title&gt;&lt;Template&gt;Journal Article&lt;/Template&gt;&lt;Star&gt;0&lt;/Star&gt;&lt;Tag&gt;0&lt;/Tag&gt;&lt;Author&gt;张宝山; 李娟&lt;/Author&gt;&lt;Year&gt;2011&lt;/Year&gt;&lt;Details&gt;&lt;_author_aff&gt;中国科学院心理研究所心理健康重点实验室;&lt;/_author_aff&gt;&lt;_cited_count&gt;55&lt;/_cited_count&gt;&lt;_collection_scope&gt;CSCD;CSSCI-E;PKU&lt;/_collection_scope&gt;&lt;_created&gt;64813870&lt;/_created&gt;&lt;_date&gt;2011-07-10&lt;/_date&gt;&lt;_db_updated&gt;CNKI - Reference&lt;/_db_updated&gt;&lt;_issue&gt;07&lt;/_issue&gt;&lt;_journal&gt;中国心理卫生杂志&lt;/_journal&gt;&lt;_keywords&gt;简版流调中心抑郁量表;信度分析;效度分析&lt;/_keywords&gt;&lt;_modified&gt;64813870&lt;/_modified&gt;&lt;_pages&gt;506-511&lt;/_pages&gt;&lt;_url&gt;https://kns.cnki.net/kcms/detail/detail.aspx?FileName=ZXWS201107010&amp;amp;DbName=CJFQ2011&lt;/_url&gt;&lt;_volume&gt;25&lt;/_volume&gt;&lt;_translated_author&gt;Zhang, Baoshan;Li, Juan&lt;/_translated_author&gt;&lt;/Details&gt;&lt;Extra&gt;&lt;DBUID&gt;{75858650-721B-4B21-B337-316A143E374B}&lt;/DBUID&gt;&lt;/Extra&gt;&lt;/Item&gt;&lt;/References&gt;&lt;/Group&gt;&lt;/Citation&gt;_x000a_"/>
    <w:docVar w:name="NE.Ref{55D8E704-F3C9-4606-B85A-AC5B7BAE65E2}" w:val=" ADDIN NE.Ref.{55D8E704-F3C9-4606-B85A-AC5B7BAE65E2}&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5632FAAF-8B24-4275-8E45-45CC6779FF1F}" w:val=" ADDIN NE.Ref.{5632FAAF-8B24-4275-8E45-45CC6779FF1F}&lt;Citation&gt;&lt;Group&gt;&lt;References&gt;&lt;Item&gt;&lt;ID&gt;117&lt;/ID&gt;&lt;UID&gt;{3D62CC07-22E8-409C-8E38-FD2C4354E77E}&lt;/UID&gt;&lt;Title&gt;The 52 symptoms of major depression: Lack of content overlap among seven common depression scales&lt;/Title&gt;&lt;Template&gt;Journal Article&lt;/Template&gt;&lt;Star&gt;0&lt;/Star&gt;&lt;Tag&gt;0&lt;/Tag&gt;&lt;Author&gt;Fried; Eiko, I&lt;/Author&gt;&lt;Year&gt;2017&lt;/Year&gt;&lt;Details&gt;&lt;_collection_scope&gt;SCI;SCIE;SSCI&lt;/_collection_scope&gt;&lt;_created&gt;64917547&lt;/_created&gt;&lt;_impact_factor&gt;   4.839&lt;/_impact_factor&gt;&lt;_journal&gt;Journal of Affective Disorders&lt;/_journal&gt;&lt;_modified&gt;64917547&lt;/_modified&gt;&lt;_pages&gt;191-197&lt;/_pages&gt;&lt;_volume&gt;208&lt;/_volume&gt;&lt;/Details&gt;&lt;Extra&gt;&lt;DBUID&gt;{75858650-721B-4B21-B337-316A143E374B}&lt;/DBUID&gt;&lt;/Extra&gt;&lt;/Item&gt;&lt;/References&gt;&lt;/Group&gt;&lt;/Citation&gt;_x000a_"/>
    <w:docVar w:name="NE.Ref{5781A8F9-1B7A-4750-A41C-A2308BB6CA0E}" w:val=" ADDIN NE.Ref.{5781A8F9-1B7A-4750-A41C-A2308BB6CA0E}&lt;Citation SecTmpl=&quot;1&quot;&gt;&lt;Group&gt;&lt;References&gt;&lt;Item&gt;&lt;ID&gt;2&lt;/ID&gt;&lt;UID&gt;{733863E0-0E5C-40DA-9A68-5E5DDE642AB3}&lt;/UID&gt;&lt;Title&gt;Achenbach儿童行为量表的再标准化及效度检验&lt;/Title&gt;&lt;Template&gt;Journal Article&lt;/Template&gt;&lt;Star&gt;0&lt;/Star&gt;&lt;Tag&gt;0&lt;/Tag&gt;&lt;Author&gt;苏林雁; 李雪荣; 罗学荣; 万国斌; 杨志伟&lt;/Author&gt;&lt;Year&gt;1998&lt;/Year&gt;&lt;Details&gt;&lt;_author_adr&gt;湖南医科大学精神卫生系儿童精神病学教研室&lt;/_author_adr&gt;&lt;_collection_scope&gt;CSCD;CSSCI-E;PKU&lt;/_collection_scope&gt;&lt;_created&gt;64812060&lt;/_created&gt;&lt;_db_provider&gt;CNKI&lt;/_db_provider&gt;&lt;_isbn&gt;1000-6729&lt;/_isbn&gt;&lt;_issue&gt;02&lt;/_issue&gt;&lt;_journal&gt;中国心理卫生杂志&lt;/_journal&gt;&lt;_keywords&gt;Child Behavior;CBCL;validity.&lt;/_keywords&gt;&lt;_modified&gt;64812060&lt;/_modified&gt;&lt;_pages&gt;4-6+63&lt;/_pages&gt;&lt;_translated_author&gt;Su, Linyan;Li, Xuerong;Luo, Xuerong;Wan, Guobin;Yang, Zhiwei&lt;/_translated_author&gt;&lt;/Details&gt;&lt;Extra&gt;&lt;DBUID&gt;{75858650-721B-4B21-B337-316A143E374B}&lt;/DBUID&gt;&lt;/Extra&gt;&lt;/Item&gt;&lt;/References&gt;&lt;/Group&gt;&lt;/Citation&gt;_x000a_"/>
    <w:docVar w:name="NE.Ref{57E0935F-D69C-4276-9ED4-9A238DFE6356}" w:val=" ADDIN NE.Ref.{57E0935F-D69C-4276-9ED4-9A238DFE6356}&lt;Citation SecTmpl=&quot;1&quot;&gt;&lt;Group&gt;&lt;References&gt;&lt;Item&gt;&lt;ID&gt;68&lt;/ID&gt;&lt;UID&gt;{05A24632-76E4-4B54-A679-2F7AEE041EAD}&lt;/UID&gt;&lt;Title&gt;中学生抑郁量表的编制及其标准化&lt;/Title&gt;&lt;Template&gt;Journal Article&lt;/Template&gt;&lt;Star&gt;0&lt;/Star&gt;&lt;Tag&gt;0&lt;/Tag&gt;&lt;Author&gt;王极盛; 邱炳武; 赫尔实&lt;/Author&gt;&lt;Year&gt;1997&lt;/Year&gt;&lt;Details&gt;&lt;_accessed&gt;64825737&lt;/_accessed&gt;&lt;_created&gt;64818077&lt;/_created&gt;&lt;_issue&gt;3&lt;/_issue&gt;&lt;_journal&gt;社会心理科学&lt;/_journal&gt;&lt;_modified&gt;64825737&lt;/_modified&gt;&lt;_pages&gt;3&lt;/_pages&gt;&lt;_translated_author&gt;Wang, Jisheng;Qiu, Bingwu;He, Ershi&lt;/_translated_author&gt;&lt;/Details&gt;&lt;Extra&gt;&lt;DBUID&gt;{75858650-721B-4B21-B337-316A143E374B}&lt;/DBUID&gt;&lt;/Extra&gt;&lt;/Item&gt;&lt;/References&gt;&lt;/Group&gt;&lt;/Citation&gt;_x000a_"/>
    <w:docVar w:name="NE.Ref{5947B1A3-5352-4FDC-BC20-64039D83A548}" w:val=" ADDIN NE.Ref.{5947B1A3-5352-4FDC-BC20-64039D83A548}&lt;Citation SecTmpl=&quot;1&quot;&gt;&lt;Group&gt;&lt;References&gt;&lt;Item&gt;&lt;ID&gt;29&lt;/ID&gt;&lt;UID&gt;{4D9CE566-DD88-4E73-ADD5-80346165D454}&lt;/UID&gt;&lt;Title&gt;Properties of the mood and feelings questionnaire in adolescent psychiatric outpatients: a research note&lt;/Title&gt;&lt;Template&gt;Journal Article&lt;/Template&gt;&lt;Star&gt;0&lt;/Star&gt;&lt;Tag&gt;0&lt;/Tag&gt;&lt;Author&gt;Wood, Alison; Kroll, Leo; Moore, Ann; Harrington, Richard&lt;/Author&gt;&lt;Year&gt;1995&lt;/Year&gt;&lt;Details&gt;&lt;_alternate_title&gt;Journal of child psychology and psychiatry&lt;/_alternate_title&gt;&lt;_collection_scope&gt;SCI;SCIE;SSCI&lt;/_collection_scope&gt;&lt;_created&gt;64814093&lt;/_created&gt;&lt;_date&gt;1995-01-01&lt;/_date&gt;&lt;_date_display&gt;1995&lt;/_date_display&gt;&lt;_impact_factor&gt;   8.982&lt;/_impact_factor&gt;&lt;_isbn&gt;0021-9630&lt;/_isbn&gt;&lt;_issue&gt;2&lt;/_issue&gt;&lt;_journal&gt;Journal of child psychology and psychiatry&lt;/_journal&gt;&lt;_modified&gt;64814093&lt;/_modified&gt;&lt;_ori_publication&gt;Wiley Online Library&lt;/_ori_publication&gt;&lt;_pages&gt;327-334&lt;/_pages&gt;&lt;_volume&gt;36&lt;/_volume&gt;&lt;/Details&gt;&lt;Extra&gt;&lt;DBUID&gt;{75858650-721B-4B21-B337-316A143E374B}&lt;/DBUID&gt;&lt;/Extra&gt;&lt;/Item&gt;&lt;/References&gt;&lt;/Group&gt;&lt;/Citation&gt;_x000a_"/>
    <w:docVar w:name="NE.Ref{5AEA5966-FA3F-4240-8C75-8BDBCF7F11B7}" w:val=" ADDIN NE.Ref.{5AEA5966-FA3F-4240-8C75-8BDBCF7F11B7}&lt;Citation SecTmpl=&quot;1&quot;&gt;&lt;Group&gt;&lt;References&gt;&lt;Item&gt;&lt;ID&gt;26&lt;/ID&gt;&lt;UID&gt;{E78C994E-5130-41B9-BD41-B134D3F12970}&lt;/UID&gt;&lt;Title&gt;儿童抑郁量表(CDI)在中国儿童中的初步运用&lt;/Title&gt;&lt;Template&gt;Journal Article&lt;/Template&gt;&lt;Star&gt;0&lt;/Star&gt;&lt;Tag&gt;0&lt;/Tag&gt;&lt;Author&gt;俞大维; 李旭&lt;/Author&gt;&lt;Year&gt;2000&lt;/Year&gt;&lt;Details&gt;&lt;_author_adr&gt;美国宾夕法尼亚大学心理系,上海第二医科大学精神卫生教研室!(200025)&lt;/_author_adr&gt;&lt;_collection_scope&gt;CSCD;CSSCI-E;PKU&lt;/_collection_scope&gt;&lt;_created&gt;64814063&lt;/_created&gt;&lt;_db_provider&gt;CNKI&lt;/_db_provider&gt;&lt;_impact_factor&gt;   0.056&lt;/_impact_factor&gt;&lt;_isbn&gt;11-1873/R&lt;/_isbn&gt;&lt;_issue&gt;04&lt;/_issue&gt;&lt;_journal&gt;中国心理卫生杂志&lt;/_journal&gt;&lt;_keywords&gt;儿童抑郁量表;信度;效度&lt;/_keywords&gt;&lt;_modified&gt;64825757&lt;/_modified&gt;&lt;_pages&gt;225-227&lt;/_pages&gt;&lt;_translated_author&gt;Yu, Dawei;Li, Xu&lt;/_translated_author&gt;&lt;/Details&gt;&lt;Extra&gt;&lt;DBUID&gt;{75858650-721B-4B21-B337-316A143E374B}&lt;/DBUID&gt;&lt;/Extra&gt;&lt;/Item&gt;&lt;/References&gt;&lt;/Group&gt;&lt;/Citation&gt;_x000a_"/>
    <w:docVar w:name="NE.Ref{5BD4B508-392A-4069-9EA5-9701FDD54595}" w:val=" ADDIN NE.Ref.{5BD4B508-392A-4069-9EA5-9701FDD54595}&lt;Citation SecTmpl=&quot;1&quot;&gt;&lt;Group&gt;&lt;References&gt;&lt;Item&gt;&lt;ID&gt;90&lt;/ID&gt;&lt;UID&gt;{2CE85CF3-1406-4CDA-BC50-D620C57E7B61}&lt;/UID&gt;&lt;Title&gt;The World Mental Health (WMH) Survey Initiative version of the World Health Organization (WHO) Composite International Diagnostic Interview (CIDI)&lt;/Title&gt;&lt;Template&gt;Journal Article&lt;/Template&gt;&lt;Star&gt;0&lt;/Star&gt;&lt;Tag&gt;0&lt;/Tag&gt;&lt;Author&gt;Kessler, Ronald C; Stün, T Bedirhan&lt;/Author&gt;&lt;Year&gt;2004&lt;/Year&gt;&lt;Details&gt;&lt;_collection_scope&gt;SCI;SCIE;SSCI&lt;/_collection_scope&gt;&lt;_created&gt;64824401&lt;/_created&gt;&lt;_impact_factor&gt;   4.035&lt;/_impact_factor&gt;&lt;_issue&gt;2&lt;/_issue&gt;&lt;_journal&gt;International Journal of Methods in Psychiatric Research&lt;/_journal&gt;&lt;_modified&gt;64824401&lt;/_modified&gt;&lt;_volume&gt;13&lt;/_volume&gt;&lt;/Details&gt;&lt;Extra&gt;&lt;DBUID&gt;{75858650-721B-4B21-B337-316A143E374B}&lt;/DBUID&gt;&lt;/Extra&gt;&lt;/Item&gt;&lt;/References&gt;&lt;/Group&gt;&lt;/Citation&gt;_x000a_"/>
    <w:docVar w:name="NE.Ref{5C212C93-1653-4806-916E-E5BA75418977}" w:val=" ADDIN NE.Ref.{5C212C93-1653-4806-916E-E5BA75418977}&lt;Citation SecTmpl=&quot;1&quot;&gt;&lt;Group&gt;&lt;References&gt;&lt;Item&gt;&lt;ID&gt;22&lt;/ID&gt;&lt;UID&gt;{78C16136-B49E-4380-B658-32FAF459F560}&lt;/UID&gt;&lt;Title&gt;Children’s depression inventory&lt;/Title&gt;&lt;Template&gt;Journal Article&lt;/Template&gt;&lt;Star&gt;0&lt;/Star&gt;&lt;Tag&gt;0&lt;/Tag&gt;&lt;Author&gt;Kovacs, Maria&lt;/Author&gt;&lt;Year&gt;1992&lt;/Year&gt;&lt;Details&gt;&lt;_alternate_title&gt;Acta Paedopsychiatrica: International Journal of Child &amp;amp; Adolescent Psychiatry&lt;/_alternate_title&gt;&lt;_created&gt;64813984&lt;/_created&gt;&lt;_date&gt;1992-01-01&lt;/_date&gt;&lt;_date_display&gt;1992&lt;/_date_display&gt;&lt;_journal&gt;Acta Paedopsychiatrica: International Journal of Child &amp;amp; Adolescent Psychiatry&lt;/_journal&gt;&lt;_modified&gt;64813984&lt;/_modified&gt;&lt;/Details&gt;&lt;Extra&gt;&lt;DBUID&gt;{75858650-721B-4B21-B337-316A143E374B}&lt;/DBUID&gt;&lt;/Extra&gt;&lt;/Item&gt;&lt;/References&gt;&lt;/Group&gt;&lt;/Citation&gt;_x000a_"/>
    <w:docVar w:name="NE.Ref{5C41246E-DA2C-4404-83DC-C9FCC32B4525}" w:val=" ADDIN NE.Ref.{5C41246E-DA2C-4404-83DC-C9FCC32B4525}&lt;Citation SecTmpl=&quot;1&quot;&gt;&lt;Group&gt;&lt;References&gt;&lt;Item&gt;&lt;ID&gt;73&lt;/ID&gt;&lt;UID&gt;{D58E1DFF-9714-4BB5-AD72-88472B304819}&lt;/UID&gt;&lt;Title&gt;中国青少年健康相关/危险行为调查综合报告-2005&lt;/Title&gt;&lt;Template&gt;Book&lt;/Template&gt;&lt;Star&gt;0&lt;/Star&gt;&lt;Tag&gt;0&lt;/Tag&gt;&lt;Author&gt;季成叶&lt;/Author&gt;&lt;Year&gt;2007&lt;/Year&gt;&lt;Details&gt;&lt;_created&gt;64818489&lt;/_created&gt;&lt;_db_updated&gt;National Lib of China Book&lt;/_db_updated&gt;&lt;_isbn&gt;978-7-81116-229-5&lt;/_isbn&gt;&lt;_modified&gt;64818489&lt;/_modified&gt;&lt;_publisher&gt;北京大学医学出版社&lt;/_publisher&gt;&lt;_url&gt;http://find.nlc.cn/search/showDocDetails?docId=-8049616053061193002&amp;amp;dataSource=ucs01&lt;/_url&gt;&lt;_translated_author&gt;Ji, Chengye&lt;/_translated_author&gt;&lt;/Details&gt;&lt;Extra&gt;&lt;DBUID&gt;{75858650-721B-4B21-B337-316A143E374B}&lt;/DBUID&gt;&lt;/Extra&gt;&lt;/Item&gt;&lt;/References&gt;&lt;/Group&gt;&lt;/Citation&gt;_x000a_"/>
    <w:docVar w:name="NE.Ref{5C7E3C38-9AE6-47D7-B35D-95699DE055A3}" w:val=" ADDIN NE.Ref.{5C7E3C38-9AE6-47D7-B35D-95699DE055A3}&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5CD411C2-1A4A-4F38-A896-598A3BFF4F17}" w:val=" ADDIN NE.Ref.{5CD411C2-1A4A-4F38-A896-598A3BFF4F17}&lt;Citation SecTmpl=&quot;1&quot;&gt;&lt;Group&gt;&lt;References&gt;&lt;Item&gt;&lt;ID&gt;107&lt;/ID&gt;&lt;UID&gt;{98859084-5A0C-444A-A621-4097BE0E297C}&lt;/UID&gt;&lt;Title&gt;The SCL‐90: Administration, Scoring and Procedures Manual&lt;/Title&gt;&lt;Template&gt;Book&lt;/Template&gt;&lt;Star&gt;0&lt;/Star&gt;&lt;Tag&gt;0&lt;/Tag&gt;&lt;Author&gt;Derogatis, L R&lt;/Author&gt;&lt;Year&gt;1977&lt;/Year&gt;&lt;Details&gt;&lt;_accessed&gt;64825157&lt;/_accessed&gt;&lt;_created&gt;64825157&lt;/_created&gt;&lt;_modified&gt;64825157&lt;/_modified&gt;&lt;_place_published&gt;Baltimore, MD, USA&lt;/_place_published&gt;&lt;_publisher&gt;John Hopkins University Press&lt;/_publisher&gt;&lt;/Details&gt;&lt;Extra&gt;&lt;DBUID&gt;{75858650-721B-4B21-B337-316A143E374B}&lt;/DBUID&gt;&lt;/Extra&gt;&lt;/Item&gt;&lt;/References&gt;&lt;/Group&gt;&lt;/Citation&gt;_x000a_"/>
    <w:docVar w:name="NE.Ref{5DC9504C-1EA0-4C88-94EE-55B49215A7E7}" w:val=" ADDIN NE.Ref.{5DC9504C-1EA0-4C88-94EE-55B49215A7E7}&lt;Citation SecTmpl=&quot;1&quot;&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5EF5B27A-C911-46C9-8D6D-3B3D298AB3E4}" w:val=" ADDIN NE.Ref.{5EF5B27A-C911-46C9-8D6D-3B3D298AB3E4}&lt;Citation SecTmpl=&quot;1&quot;&gt;&lt;Group&gt;&lt;References&gt;&lt;Item&gt;&lt;ID&gt;73&lt;/ID&gt;&lt;UID&gt;{D58E1DFF-9714-4BB5-AD72-88472B304819}&lt;/UID&gt;&lt;Title&gt;中国青少年健康相关/危险行为调查综合报告-2005&lt;/Title&gt;&lt;Template&gt;Book&lt;/Template&gt;&lt;Star&gt;0&lt;/Star&gt;&lt;Tag&gt;0&lt;/Tag&gt;&lt;Author&gt;季成叶&lt;/Author&gt;&lt;Year&gt;2007&lt;/Year&gt;&lt;Details&gt;&lt;_created&gt;64818489&lt;/_created&gt;&lt;_db_updated&gt;National Lib of China Book&lt;/_db_updated&gt;&lt;_isbn&gt;978-7-81116-229-5&lt;/_isbn&gt;&lt;_modified&gt;64818489&lt;/_modified&gt;&lt;_publisher&gt;北京大学医学出版社&lt;/_publisher&gt;&lt;_url&gt;http://find.nlc.cn/search/showDocDetails?docId=-8049616053061193002&amp;amp;dataSource=ucs01&lt;/_url&gt;&lt;_translated_author&gt;Ji, Chengye&lt;/_translated_author&gt;&lt;/Details&gt;&lt;Extra&gt;&lt;DBUID&gt;{75858650-721B-4B21-B337-316A143E374B}&lt;/DBUID&gt;&lt;/Extra&gt;&lt;/Item&gt;&lt;/References&gt;&lt;/Group&gt;&lt;/Citation&gt;_x000a_"/>
    <w:docVar w:name="NE.Ref{5FA46BD9-13FA-484F-B805-E942FE7B99B9}" w:val=" ADDIN NE.Ref.{5FA46BD9-13FA-484F-B805-E942FE7B99B9}&lt;Citation SecTmpl=&quot;1&quot;&gt;&lt;Group&gt;&lt;References&gt;&lt;Item&gt;&lt;ID&gt;74&lt;/ID&gt;&lt;UID&gt;{B3C012B0-AB34-477E-9BBF-BFE94A35C08C}&lt;/UID&gt;&lt;Title&gt;中文版Kutcher青少年抑郁量表测评青少年样本的效度与信度&lt;/Title&gt;&lt;Template&gt;Journal Article&lt;/Template&gt;&lt;Star&gt;0&lt;/Star&gt;&lt;Tag&gt;0&lt;/Tag&gt;&lt;Author&gt;周慧鸣; 郝楠; 杜亚松; 刘艳玉; 隋雨彤; 王艳华; 崔亚男; 钟秋平; 焦秀娟; 魏屹峰; Stanley, KUTCHER&lt;/Author&gt;&lt;Year&gt;2015&lt;/Year&gt;&lt;Details&gt;&lt;_author_adr&gt;上海交通大学医学院附属精神卫生中心;江西省荣军医院;辽宁省本溪市康宁医院;河北省第六人民医院;黑龙江省佳木斯市精神病康复医院;湖南省常德市康复医院;郑州市第八人民医院;Dalhousie University;&lt;/_author_adr&gt;&lt;_collection_scope&gt;CSCD;CSSCI-E;PKU&lt;/_collection_scope&gt;&lt;_created&gt;64818498&lt;/_created&gt;&lt;_db_provider&gt;CNKI&lt;/_db_provider&gt;&lt;_isbn&gt;1000-6729&lt;/_isbn&gt;&lt;_issue&gt;06&lt;/_issue&gt;&lt;_journal&gt;中国心理卫生杂志&lt;/_journal&gt;&lt;_keywords&gt;KADS量表;效度;信度;验证性因子分析;心理测量学&lt;/_keywords&gt;&lt;_modified&gt;64818498&lt;/_modified&gt;&lt;_pages&gt;413-418&lt;/_pages&gt;&lt;_volume&gt;29&lt;/_volume&gt;&lt;_translated_author&gt;Zhou, Huiming;Hao, Nan;Du, Yasong;Liu, Yanyu;Sui, Yutong;Wang, Yanhua;Cui, Yanan;Zhong, Qiuping;Jiao, Xiujuan;Wei, Yifeng;Stanley, KUTCHER&lt;/_translated_author&gt;&lt;/Details&gt;&lt;Extra&gt;&lt;DBUID&gt;{75858650-721B-4B21-B337-316A143E374B}&lt;/DBUID&gt;&lt;/Extra&gt;&lt;/Item&gt;&lt;/References&gt;&lt;/Group&gt;&lt;/Citation&gt;_x000a_"/>
    <w:docVar w:name="NE.Ref{5FEB41BA-F60F-42EB-BEA1-559DE3952264}" w:val=" ADDIN NE.Ref.{5FEB41BA-F60F-42EB-BEA1-559DE3952264}&lt;Citation SecTmpl=&quot;1&quot;&gt;&lt;Group&gt;&lt;References&gt;&lt;Item&gt;&lt;ID&gt;59&lt;/ID&gt;&lt;UID&gt;{FCDD3005-79B0-4940-9EE8-8A3DC1BC0A77}&lt;/UID&gt;&lt;Title&gt;Psychometric properties of the Beck Depression Inventory: Twenty-five years of evaluation&lt;/Title&gt;&lt;Template&gt;Journal Article&lt;/Template&gt;&lt;Star&gt;0&lt;/Star&gt;&lt;Tag&gt;0&lt;/Tag&gt;&lt;Author&gt;Beck, Aaron T; Steer, Robert A; Carbin, Margery G&lt;/Author&gt;&lt;Year&gt;1988&lt;/Year&gt;&lt;Details&gt;&lt;_alternate_title&gt;Clinical psychology review&lt;/_alternate_title&gt;&lt;_collection_scope&gt;SSCI&lt;/_collection_scope&gt;&lt;_created&gt;64817979&lt;/_created&gt;&lt;_date&gt;1988-01-01&lt;/_date&gt;&lt;_date_display&gt;1988&lt;/_date_display&gt;&lt;_impact_factor&gt;  12.792&lt;/_impact_factor&gt;&lt;_isbn&gt;0272-7358&lt;/_isbn&gt;&lt;_issue&gt;1&lt;/_issue&gt;&lt;_journal&gt;Clinical psychology review&lt;/_journal&gt;&lt;_modified&gt;64817979&lt;/_modified&gt;&lt;_ori_publication&gt;Elsevier&lt;/_ori_publication&gt;&lt;_pages&gt;77-100&lt;/_pages&gt;&lt;_volume&gt;8&lt;/_volume&gt;&lt;/Details&gt;&lt;Extra&gt;&lt;DBUID&gt;{75858650-721B-4B21-B337-316A143E374B}&lt;/DBUID&gt;&lt;/Extra&gt;&lt;/Item&gt;&lt;/References&gt;&lt;/Group&gt;&lt;/Citation&gt;_x000a_"/>
    <w:docVar w:name="NE.Ref{5FF701DD-067B-4249-8114-E2076AB6B4E3}" w:val=" ADDIN NE.Ref.{5FF701DD-067B-4249-8114-E2076AB6B4E3}&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60601352-3D8B-4EBB-9C8D-AFA6B045D133}" w:val=" ADDIN NE.Ref.{60601352-3D8B-4EBB-9C8D-AFA6B045D133}&lt;Citation SecTmpl=&quot;1&quot;&gt;&lt;Group&gt;&lt;References&gt;&lt;Item&gt;&lt;ID&gt;25&lt;/ID&gt;&lt;UID&gt;{F5CFC7F2-FB56-4D08-8106-7CB31B1407F7}&lt;/UID&gt;&lt;Title&gt;中学生的抑郁症状与生活事件:非适应性策略的中介作用&lt;/Title&gt;&lt;Template&gt;Journal Article&lt;/Template&gt;&lt;Star&gt;0&lt;/Star&gt;&lt;Tag&gt;0&lt;/Tag&gt;&lt;Author&gt;陈海燕; 姚树桥; 明庆森; 侯婵娟&lt;/Author&gt;&lt;Year&gt;2012&lt;/Year&gt;&lt;Details&gt;&lt;_author_aff&gt;中南大学湘雅二医院医学心理研究所;&lt;/_author_aff&gt;&lt;_cited_count&gt;63&lt;/_cited_count&gt;&lt;_collection_scope&gt;CSCD;CSSCI-E;PKU&lt;/_collection_scope&gt;&lt;_created&gt;64813995&lt;/_created&gt;&lt;_date&gt;2012-10-10&lt;/_date&gt;&lt;_db_updated&gt;CNKI - Reference&lt;/_db_updated&gt;&lt;_issue&gt;10&lt;/_issue&gt;&lt;_journal&gt;中国心理卫生杂志&lt;/_journal&gt;&lt;_keywords&gt;中学生;抑郁症状;负性生活事件;认知情绪调节策略;中介作用&lt;/_keywords&gt;&lt;_modified&gt;64813995&lt;/_modified&gt;&lt;_pages&gt;786-790&lt;/_pages&gt;&lt;_url&gt;https://kns.cnki.net/kcms/detail/detail.aspx?FileName=ZXWS201210018&amp;amp;DbName=CJFQ2012&lt;/_url&gt;&lt;_volume&gt;26&lt;/_volume&gt;&lt;_translated_author&gt;Chen, Haiyan;Yao, Shuqiao;Ming, Qingsen;Hou, Chanjuan&lt;/_translated_author&gt;&lt;/Details&gt;&lt;Extra&gt;&lt;DBUID&gt;{75858650-721B-4B21-B337-316A143E374B}&lt;/DBUID&gt;&lt;/Extra&gt;&lt;/Item&gt;&lt;/References&gt;&lt;/Group&gt;&lt;/Citation&gt;_x000a_"/>
    <w:docVar w:name="NE.Ref{62283DED-FAFB-4739-807D-8BB37460E5A0}" w:val=" ADDIN NE.Ref.{62283DED-FAFB-4739-807D-8BB37460E5A0}&lt;Citation&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date_display&gt;2017&lt;/_date_display&gt;&lt;_date&gt;2017-01-01&lt;/_date&gt;&lt;_isbn&gt;0165-0327&lt;/_isbn&gt;&lt;_journal&gt;Journal of affective disorders&lt;/_journal&gt;&lt;_ori_publication&gt;Elsevier&lt;/_ori_publication&gt;&lt;_pages&gt;191-197&lt;/_pages&gt;&lt;_volume&gt;208&lt;/_volume&gt;&lt;_created&gt;64926513&lt;/_created&gt;&lt;_modified&gt;64926513&lt;/_modified&gt;&lt;_impact_factor&gt;   4.839&lt;/_impact_factor&gt;&lt;_collection_scope&gt;SCI;SCIE;SSCI&lt;/_collection_scope&gt;&lt;/Details&gt;&lt;Extra&gt;&lt;DBUID&gt;{75858650-721B-4B21-B337-316A143E374B}&lt;/DBUID&gt;&lt;/Extra&gt;&lt;/Item&gt;&lt;/References&gt;&lt;/Group&gt;&lt;/Citation&gt;_x000a_"/>
    <w:docVar w:name="NE.Ref{67C59963-7062-4840-B6CA-E37487EDB114}" w:val=" ADDIN NE.Ref.{67C59963-7062-4840-B6CA-E37487EDB114}&lt;Citation SecTmpl=&quot;1&quot;&gt;&lt;Group&gt;&lt;References&gt;&lt;Item&gt;&lt;ID&gt;75&lt;/ID&gt;&lt;UID&gt;{22D86BA5-B3F7-498C-BD76-11A7A66AC9B5}&lt;/UID&gt;&lt;Title&gt;Evaluating depressive symptom interactions on adolescent smoking prevention program mediators: A mediated moderation analysis&lt;/Title&gt;&lt;Template&gt;Journal Article&lt;/Template&gt;&lt;Star&gt;0&lt;/Star&gt;&lt;Tag&gt;0&lt;/Tag&gt;&lt;Author&gt;Sakuma, Kari-Lyn Kobayakawa; Sun, Ping; Unger, Jennifer B; Johnson, C Anderson&lt;/Author&gt;&lt;Year&gt;2010&lt;/Year&gt;&lt;Details&gt;&lt;_alternate_title&gt;Nicotine &amp;amp; tobacco research&lt;/_alternate_title&gt;&lt;_collection_scope&gt;SCIE;SSCI&lt;/_collection_scope&gt;&lt;_created&gt;64818511&lt;/_created&gt;&lt;_date&gt;2010-01-01&lt;/_date&gt;&lt;_date_display&gt;2010&lt;/_date_display&gt;&lt;_impact_factor&gt;   4.244&lt;/_impact_factor&gt;&lt;_isbn&gt;1469-994X&lt;/_isbn&gt;&lt;_issue&gt;11&lt;/_issue&gt;&lt;_journal&gt;Nicotine &amp;amp; tobacco research&lt;/_journal&gt;&lt;_modified&gt;64818511&lt;/_modified&gt;&lt;_ori_publication&gt;Oxford University Press&lt;/_ori_publication&gt;&lt;_pages&gt;1099-1107&lt;/_pages&gt;&lt;_volume&gt;12&lt;/_volume&gt;&lt;/Details&gt;&lt;Extra&gt;&lt;DBUID&gt;{75858650-721B-4B21-B337-316A143E374B}&lt;/DBUID&gt;&lt;/Extra&gt;&lt;/Item&gt;&lt;/References&gt;&lt;/Group&gt;&lt;/Citation&gt;_x000a_"/>
    <w:docVar w:name="NE.Ref{67E97E91-A6CE-48FB-8E43-AA4569FE27B7}" w:val=" ADDIN NE.Ref.{67E97E91-A6CE-48FB-8E43-AA4569FE27B7}&lt;Citation SecTmpl=&quot;1&quot;&gt;&lt;Group&gt;&lt;References&gt;&lt;Item&gt;&lt;ID&gt;69&lt;/ID&gt;&lt;UID&gt;{0380FD34-B32A-4EE1-B466-405658692766}&lt;/UID&gt;&lt;Title&gt;心灵时代&lt;/Title&gt;&lt;Template&gt;Book&lt;/Template&gt;&lt;Star&gt;0&lt;/Star&gt;&lt;Tag&gt;0&lt;/Tag&gt;&lt;Author&gt;王极盛&lt;/Author&gt;&lt;Year&gt;1998&lt;/Year&gt;&lt;Details&gt;&lt;_created&gt;64818080&lt;/_created&gt;&lt;_db_updated&gt;National Lib of China Book&lt;/_db_updated&gt;&lt;_isbn&gt;7-5074-1002-1&lt;/_isbn&gt;&lt;_modified&gt;64818080&lt;/_modified&gt;&lt;_publisher&gt;中国城市出版社&lt;/_publisher&gt;&lt;_url&gt;http://find.nlc.cn/search/showDocDetails?docId=6769885745620477876&amp;amp;dataSource=ucs01&lt;/_url&gt;&lt;_translated_author&gt;Wang, Jisheng&lt;/_translated_author&gt;&lt;/Details&gt;&lt;Extra&gt;&lt;DBUID&gt;{75858650-721B-4B21-B337-316A143E374B}&lt;/DBUID&gt;&lt;/Extra&gt;&lt;/Item&gt;&lt;/References&gt;&lt;/Group&gt;&lt;/Citation&gt;_x000a_"/>
    <w:docVar w:name="NE.Ref{68B675BA-423D-4683-9367-383FE7AF18E0}" w:val=" ADDIN NE.Ref.{68B675BA-423D-4683-9367-383FE7AF18E0}&lt;Citation SecTmpl=&quot;1&quot;&gt;&lt;Group&gt;&lt;References&gt;&lt;Item&gt;&lt;ID&gt;3&lt;/ID&gt;&lt;UID&gt;{C43E6B44-7207-4F0F-810B-4277BD2CD00F}&lt;/UID&gt;&lt;Title&gt;我国部分农村地区受艾滋病影响儿童心理弹性的保护性因素研究&lt;/Title&gt;&lt;Template&gt;Journal Article&lt;/Template&gt;&lt;Star&gt;0&lt;/Star&gt;&lt;Tag&gt;0&lt;/Tag&gt;&lt;Author&gt;史从戎; 张曼华; 王宇; 来源; 高保兴; 乔晓春&lt;/Author&gt;&lt;Year&gt;2011&lt;/Year&gt;&lt;Details&gt;&lt;_author_aff&gt;首都医科大学卫生管理与教育学院心理学教研室;山西省夏县疾病预防控制中心;山西省疾病预防控制中心;&lt;/_author_aff&gt;&lt;_cited_count&gt;8&lt;/_cited_count&gt;&lt;_created&gt;64812525&lt;/_created&gt;&lt;_date&gt;2011-01-10&lt;/_date&gt;&lt;_db_updated&gt;CNKI - Reference&lt;/_db_updated&gt;&lt;_issue&gt;01&lt;/_issue&gt;&lt;_journal&gt;中国儿童保健杂志&lt;/_journal&gt;&lt;_keywords&gt;艾滋病;儿童;心理弹性;保护因素;质性访谈&lt;/_keywords&gt;&lt;_modified&gt;64812525&lt;/_modified&gt;&lt;_pages&gt;10-12&lt;/_pages&gt;&lt;_url&gt;https://kns.cnki.net/kcms/detail/detail.aspx?FileName=ERTO201101005&amp;amp;DbName=CJFQ2011&lt;/_url&gt;&lt;_volume&gt;19&lt;/_volume&gt;&lt;_translated_author&gt;Shi, Congrong;Zhang, Manhua;Wang, Yu;Lai, Yuan;Gao, Baoxing;Qiao, Xiaochun&lt;/_translated_author&gt;&lt;/Details&gt;&lt;Extra&gt;&lt;DBUID&gt;{75858650-721B-4B21-B337-316A143E374B}&lt;/DBUID&gt;&lt;/Extra&gt;&lt;/Item&gt;&lt;/References&gt;&lt;/Group&gt;&lt;/Citation&gt;_x000a_"/>
    <w:docVar w:name="NE.Ref{6B199E79-B5D2-4B3E-938B-ACEEA4A81450}" w:val=" ADDIN NE.Ref.{6B199E79-B5D2-4B3E-938B-ACEEA4A81450}&lt;Citation SecTmpl=&quot;1&quot;&gt;&lt;Group&gt;&lt;References&gt;&lt;Item&gt;&lt;ID&gt;11&lt;/ID&gt;&lt;UID&gt;{991DBBDD-4852-4483-988F-DB566D15F86D}&lt;/UID&gt;&lt;Title&gt;Validating an American scale in Hong Kong: the center for epidemiological studies depression scale (CES-D)&lt;/Title&gt;&lt;Template&gt;Journal Article&lt;/Template&gt;&lt;Star&gt;0&lt;/Star&gt;&lt;Tag&gt;0&lt;/Tag&gt;&lt;Author&gt;Cheung, Chau-Kiu; Bagley, Christopher&lt;/Author&gt;&lt;Year&gt;1998&lt;/Year&gt;&lt;Details&gt;&lt;_alternate_title&gt;The Journal of psychology&lt;/_alternate_title&gt;&lt;_created&gt;64813580&lt;/_created&gt;&lt;_date&gt;1998-01-01&lt;/_date&gt;&lt;_date_display&gt;1998&lt;/_date_display&gt;&lt;_impact_factor&gt;   2.920&lt;/_impact_factor&gt;&lt;_isbn&gt;0022-3980&lt;/_isbn&gt;&lt;_issue&gt;2&lt;/_issue&gt;&lt;_journal&gt;The Journal of psychology&lt;/_journal&gt;&lt;_modified&gt;64813580&lt;/_modified&gt;&lt;_ori_publication&gt;Taylor &amp;amp; Francis&lt;/_ori_publication&gt;&lt;_pages&gt;169-186&lt;/_pages&gt;&lt;_volume&gt;132&lt;/_volume&gt;&lt;/Details&gt;&lt;Extra&gt;&lt;DBUID&gt;{75858650-721B-4B21-B337-316A143E374B}&lt;/DBUID&gt;&lt;/Extra&gt;&lt;/Item&gt;&lt;/References&gt;&lt;/Group&gt;&lt;/Citation&gt;_x000a_"/>
    <w:docVar w:name="NE.Ref{6C248C1A-082C-435A-9E46-3E6EE08B4F5E}" w:val=" ADDIN NE.Ref.{6C248C1A-082C-435A-9E46-3E6EE08B4F5E}&lt;Citation SecTmpl=&quot;1&quot;&gt;&lt;Group&gt;&lt;References&gt;&lt;Item&gt;&lt;ID&gt;62&lt;/ID&gt;&lt;UID&gt;{74DC7466-C1D0-4794-87F3-8308ECC497D6}&lt;/UID&gt;&lt;Title&gt;Assessment of depression: the depression inventory.&lt;/Title&gt;&lt;Template&gt;Book&lt;/Template&gt;&lt;Star&gt;0&lt;/Star&gt;&lt;Tag&gt;0&lt;/Tag&gt;&lt;Author&gt;Beck, Aaron T; Beamesderfer, Alice&lt;/Author&gt;&lt;Year&gt;1974&lt;/Year&gt;&lt;Details&gt;&lt;_created&gt;64817994&lt;/_created&gt;&lt;_isbn&gt;3805516304&lt;/_isbn&gt;&lt;_modified&gt;64817994&lt;/_modified&gt;&lt;_publisher&gt;S. Karger&lt;/_publisher&gt;&lt;/Details&gt;&lt;Extra&gt;&lt;DBUID&gt;{75858650-721B-4B21-B337-316A143E374B}&lt;/DBUID&gt;&lt;/Extra&gt;&lt;/Item&gt;&lt;/References&gt;&lt;/Group&gt;&lt;/Citation&gt;_x000a_"/>
    <w:docVar w:name="NE.Ref{6CE2C3D4-DB38-4257-AF63-65630AF529B3}" w:val=" ADDIN NE.Ref.{6CE2C3D4-DB38-4257-AF63-65630AF529B3}&lt;Citation SecTmpl=&quot;1&quot;&gt;&lt;Group&gt;&lt;References&gt;&lt;Item&gt;&lt;ID&gt;38&lt;/ID&gt;&lt;UID&gt;{361B2D9D-D0EE-4640-8792-D72F9BA85879}&lt;/UID&gt;&lt;Title&gt;精神科评定量表手册&lt;/Title&gt;&lt;Template&gt;Book&lt;/Template&gt;&lt;Star&gt;0&lt;/Star&gt;&lt;Tag&gt;0&lt;/Tag&gt;&lt;Author&gt;张明园&lt;/Author&gt;&lt;Year&gt;1998&lt;/Year&gt;&lt;Details&gt;&lt;_created&gt;64816799&lt;/_created&gt;&lt;_db_updated&gt;National Lib of China Book&lt;/_db_updated&gt;&lt;_isbn&gt;7-5357-1329-7&lt;/_isbn&gt;&lt;_modified&gt;64816799&lt;/_modified&gt;&lt;_publisher&gt;湖南科学技术出版社&lt;/_publisher&gt;&lt;_url&gt;http://find.nlc.cn/search/showDocDetails?docId=-9150343122112614789&amp;amp;dataSource=ucs01&lt;/_url&gt;&lt;_translated_author&gt;Zhang, Mingyuan&lt;/_translated_author&gt;&lt;/Details&gt;&lt;Extra&gt;&lt;DBUID&gt;{75858650-721B-4B21-B337-316A143E374B}&lt;/DBUID&gt;&lt;/Extra&gt;&lt;/Item&gt;&lt;/References&gt;&lt;/Group&gt;&lt;/Citation&gt;_x000a_"/>
    <w:docVar w:name="NE.Ref{6D91E4A1-220F-4F53-BBD2-95A637B93D51}" w:val=" ADDIN NE.Ref.{6D91E4A1-220F-4F53-BBD2-95A637B93D51}&lt;Citation SecTmpl=&quot;1&quot;&gt;&lt;Group&gt;&lt;References&gt;&lt;Item&gt;&lt;ID&gt;87&lt;/ID&gt;&lt;UID&gt;{38A95827-F69C-4006-A71A-8C3D1C08BD74}&lt;/UID&gt;&lt;Title&gt;The Hospital Anxiety and Depression Scale&lt;/Title&gt;&lt;Template&gt;Journal Article&lt;/Template&gt;&lt;Star&gt;0&lt;/Star&gt;&lt;Tag&gt;0&lt;/Tag&gt;&lt;Author&gt;Zigmond, A S; Snaith, R P&lt;/Author&gt;&lt;Year&gt;1983&lt;/Year&gt;&lt;Details&gt;&lt;_collection_scope&gt;SCI;SCIE;SSCI&lt;/_collection_scope&gt;&lt;_created&gt;64824377&lt;/_created&gt;&lt;_impact_factor&gt;   6.392&lt;/_impact_factor&gt;&lt;_issue&gt;6&lt;/_issue&gt;&lt;_journal&gt;Acta Psychiatrica Scandinavica&lt;/_journal&gt;&lt;_modified&gt;64824377&lt;/_modified&gt;&lt;_pages&gt;361-370&lt;/_pages&gt;&lt;_volume&gt;67&lt;/_volume&gt;&lt;/Details&gt;&lt;Extra&gt;&lt;DBUID&gt;{75858650-721B-4B21-B337-316A143E374B}&lt;/DBUID&gt;&lt;/Extra&gt;&lt;/Item&gt;&lt;/References&gt;&lt;/Group&gt;&lt;/Citation&gt;_x000a_"/>
    <w:docVar w:name="NE.Ref{6E3BB8BE-2831-4C6C-9526-052737D36C7B}" w:val=" ADDIN NE.Ref.{6E3BB8BE-2831-4C6C-9526-052737D36C7B}&lt;Citation SecTmpl=&quot;1&quot;&gt;&lt;Group&gt;&lt;References&gt;&lt;Item&gt;&lt;ID&gt;91&lt;/ID&gt;&lt;UID&gt;{E646E539-26D6-4907-AE37-E6552CE44EB5}&lt;/UID&gt;&lt;Title&gt;Reliability and validity of using a brief psychiatric symptom rating scale in clinical practice&lt;/Title&gt;&lt;Template&gt;Journal Article&lt;/Template&gt;&lt;Star&gt;0&lt;/Star&gt;&lt;Tag&gt;0&lt;/Tag&gt;&lt;Author&gt;LEE, MING-BEEN; LEE, YUAN-TEH; YEN, LEE-LAN; LIN, MIAO-HSIANG; LUE, BEE-HORNG&lt;/Author&gt;&lt;Year&gt;1990&lt;/Year&gt;&lt;Details&gt;&lt;_alternate_title&gt;Journal of the Formosan Medical Association&lt;/_alternate_title&gt;&lt;_collection_scope&gt;SCI;SCIE&lt;/_collection_scope&gt;&lt;_created&gt;64824418&lt;/_created&gt;&lt;_date&gt;1990-01-01&lt;/_date&gt;&lt;_date_display&gt;1990&lt;/_date_display&gt;&lt;_impact_factor&gt;   3.282&lt;/_impact_factor&gt;&lt;_issue&gt;12&lt;/_issue&gt;&lt;_journal&gt;Journal of the Formosan Medical Association&lt;/_journal&gt;&lt;_modified&gt;64824418&lt;/_modified&gt;&lt;_pages&gt;1081-1087&lt;/_pages&gt;&lt;_volume&gt;89&lt;/_volume&gt;&lt;/Details&gt;&lt;Extra&gt;&lt;DBUID&gt;{75858650-721B-4B21-B337-316A143E374B}&lt;/DBUID&gt;&lt;/Extra&gt;&lt;/Item&gt;&lt;/References&gt;&lt;/Group&gt;&lt;/Citation&gt;_x000a_"/>
    <w:docVar w:name="NE.Ref{6EE624A7-D26E-4EB7-85A6-FC1FD0E31118}" w:val=" ADDIN NE.Ref.{6EE624A7-D26E-4EB7-85A6-FC1FD0E31118}&lt;Citation SecTmpl=&quot;1&quot;&gt;&lt;Group&gt;&lt;References&gt;&lt;Item&gt;&lt;ID&gt;69&lt;/ID&gt;&lt;UID&gt;{0380FD34-B32A-4EE1-B466-405658692766}&lt;/UID&gt;&lt;Title&gt;心灵时代&lt;/Title&gt;&lt;Template&gt;Book&lt;/Template&gt;&lt;Star&gt;0&lt;/Star&gt;&lt;Tag&gt;0&lt;/Tag&gt;&lt;Author&gt;王极盛&lt;/Author&gt;&lt;Year&gt;1998&lt;/Year&gt;&lt;Details&gt;&lt;_created&gt;64818080&lt;/_created&gt;&lt;_db_updated&gt;National Lib of China Book&lt;/_db_updated&gt;&lt;_isbn&gt;7-5074-1002-1&lt;/_isbn&gt;&lt;_modified&gt;64818080&lt;/_modified&gt;&lt;_publisher&gt;中国城市出版社&lt;/_publisher&gt;&lt;_url&gt;http://find.nlc.cn/search/showDocDetails?docId=6769885745620477876&amp;amp;dataSource=ucs01&lt;/_url&gt;&lt;_translated_author&gt;Wang, Jisheng&lt;/_translated_author&gt;&lt;/Details&gt;&lt;Extra&gt;&lt;DBUID&gt;{75858650-721B-4B21-B337-316A143E374B}&lt;/DBUID&gt;&lt;/Extra&gt;&lt;/Item&gt;&lt;/References&gt;&lt;/Group&gt;&lt;/Citation&gt;_x000a_"/>
    <w:docVar w:name="NE.Ref{6FE1572A-1BCC-4BB5-8463-3E4F212D85BC}" w:val=" ADDIN NE.Ref.{6FE1572A-1BCC-4BB5-8463-3E4F212D85BC}&lt;Citation SecTmpl=&quot;1&quot;&gt;&lt;Group&gt;&lt;References&gt;&lt;Item&gt;&lt;ID&gt;26&lt;/ID&gt;&lt;UID&gt;{E78C994E-5130-41B9-BD41-B134D3F12970}&lt;/UID&gt;&lt;Title&gt;儿童抑郁量表(CDI)在中国儿童中的初步运用&lt;/Title&gt;&lt;Template&gt;Journal Article&lt;/Template&gt;&lt;Star&gt;0&lt;/Star&gt;&lt;Tag&gt;0&lt;/Tag&gt;&lt;Author&gt;俞大维; 李旭&lt;/Author&gt;&lt;Year&gt;2000&lt;/Year&gt;&lt;Details&gt;&lt;_author_adr&gt;美国宾夕法尼亚大学心理系,上海第二医科大学精神卫生教研室!(200025)&lt;/_author_adr&gt;&lt;_collection_scope&gt;CSCD;CSSCI-E;PKU&lt;/_collection_scope&gt;&lt;_created&gt;64814063&lt;/_created&gt;&lt;_db_provider&gt;CNKI&lt;/_db_provider&gt;&lt;_impact_factor&gt;   0.056&lt;/_impact_factor&gt;&lt;_isbn&gt;11-1873/R&lt;/_isbn&gt;&lt;_issue&gt;04&lt;/_issue&gt;&lt;_journal&gt;中国心理卫生杂志&lt;/_journal&gt;&lt;_keywords&gt;儿童抑郁量表;信度;效度&lt;/_keywords&gt;&lt;_modified&gt;64825757&lt;/_modified&gt;&lt;_pages&gt;225-227&lt;/_pages&gt;&lt;_translated_author&gt;Yu, Dawei;Li, Xu&lt;/_translated_author&gt;&lt;/Details&gt;&lt;Extra&gt;&lt;DBUID&gt;{75858650-721B-4B21-B337-316A143E374B}&lt;/DBUID&gt;&lt;/Extra&gt;&lt;/Item&gt;&lt;/References&gt;&lt;/Group&gt;&lt;/Citation&gt;_x000a_"/>
    <w:docVar w:name="NE.Ref{713DE2CE-5066-4AAA-A2F4-2FC8F4D6E6BF}" w:val=" ADDIN NE.Ref.{713DE2CE-5066-4AAA-A2F4-2FC8F4D6E6BF}&lt;Citation SecTmpl=&quot;1&quot;&gt;&lt;Group&gt;&lt;References&gt;&lt;Item&gt;&lt;ID&gt;103&lt;/ID&gt;&lt;UID&gt;{17067CA8-C9F3-4548-8D81-815C0C08A748}&lt;/UID&gt;&lt;Title&gt;Parents’ mental health and children’s cognitive and social development: families in England in the Millennium Cohort Study&lt;/Title&gt;&lt;Template&gt;Journal Article&lt;/Template&gt;&lt;Star&gt;0&lt;/Star&gt;&lt;Tag&gt;0&lt;/Tag&gt;&lt;Author&gt;Mensah, Fiona K; Kiernan, Kathleen E&lt;/Author&gt;&lt;Year&gt;2010&lt;/Year&gt;&lt;Details&gt;&lt;_alternate_title&gt;Social psychiatry and psychiatric epidemiology&lt;/_alternate_title&gt;&lt;_collection_scope&gt;SCIE;SSCI&lt;/_collection_scope&gt;&lt;_created&gt;64825130&lt;/_created&gt;&lt;_date&gt;2010-01-01&lt;/_date&gt;&lt;_date_display&gt;2010&lt;/_date_display&gt;&lt;_impact_factor&gt;   4.328&lt;/_impact_factor&gt;&lt;_isbn&gt;0933-7954&lt;/_isbn&gt;&lt;_journal&gt;Social psychiatry and psychiatric epidemiology&lt;/_journal&gt;&lt;_modified&gt;64825130&lt;/_modified&gt;&lt;_ori_publication&gt;Springer&lt;/_ori_publication&gt;&lt;_pages&gt;1023-1035&lt;/_pages&gt;&lt;_volume&gt;45&lt;/_volume&gt;&lt;/Details&gt;&lt;Extra&gt;&lt;DBUID&gt;{75858650-721B-4B21-B337-316A143E374B}&lt;/DBUID&gt;&lt;/Extra&gt;&lt;/Item&gt;&lt;/References&gt;&lt;/Group&gt;&lt;/Citation&gt;_x000a_"/>
    <w:docVar w:name="NE.Ref{7356FDEB-263E-4A7B-95D8-322964A2E320}" w:val=" ADDIN NE.Ref.{7356FDEB-263E-4A7B-95D8-322964A2E320}&lt;Citation SecTmpl=&quot;1&quot;&gt;&lt;Group&gt;&lt;References&gt;&lt;Item&gt;&lt;ID&gt;53&lt;/ID&gt;&lt;UID&gt;{6B7E8F4B-8651-4E81-9C48-F58FE20146C3}&lt;/UID&gt;&lt;Title&gt;大学生抑郁和焦虑状况调查及相关因素分析&lt;/Title&gt;&lt;Template&gt;Journal Article&lt;/Template&gt;&lt;Star&gt;0&lt;/Star&gt;&lt;Tag&gt;0&lt;/Tag&gt;&lt;Author&gt;郑世华; 仝巧云; 郑爱军&lt;/Author&gt;&lt;Year&gt;2016&lt;/Year&gt;&lt;Details&gt;&lt;_author_adr&gt;三峡大学第一临床医学院;三峡大学消化疾病研究所;&lt;/_author_adr&gt;&lt;_collection_scope&gt;PKU&lt;/_collection_scope&gt;&lt;_created&gt;64816894&lt;/_created&gt;&lt;_db_provider&gt;CNKI&lt;/_db_provider&gt;&lt;_isbn&gt;1671-8348&lt;/_isbn&gt;&lt;_issue&gt;20&lt;/_issue&gt;&lt;_journal&gt;重庆医学&lt;/_journal&gt;&lt;_keywords&gt;抑郁;焦虑;大学生;相关因素&lt;/_keywords&gt;&lt;_modified&gt;64816894&lt;/_modified&gt;&lt;_pages&gt;2835-2837&lt;/_pages&gt;&lt;_volume&gt;45&lt;/_volume&gt;&lt;_translated_author&gt;Zheng, Shihua;Tong, Qiaoyun;Zheng, Aijun&lt;/_translated_author&gt;&lt;/Details&gt;&lt;Extra&gt;&lt;DBUID&gt;{75858650-721B-4B21-B337-316A143E374B}&lt;/DBUID&gt;&lt;/Extra&gt;&lt;/Item&gt;&lt;/References&gt;&lt;/Group&gt;&lt;/Citation&gt;_x000a_"/>
    <w:docVar w:name="NE.Ref{758BCFF1-A07A-474B-9491-EBCE0D5A2B1C}" w:val=" ADDIN NE.Ref.{758BCFF1-A07A-474B-9491-EBCE0D5A2B1C}&lt;Citation SecTmpl=&quot;1&quot;&gt;&lt;Group&gt;&lt;References&gt;&lt;Item&gt;&lt;ID&gt;9&lt;/ID&gt;&lt;UID&gt;{00D5455E-4CFD-4D4F-AAC4-2350C5900BAA}&lt;/UID&gt;&lt;Title&gt;Factor structure of the center for epidemiologic studies depression scale in Taiwanese adolescents&lt;/Title&gt;&lt;Template&gt;Journal Article&lt;/Template&gt;&lt;Star&gt;0&lt;/Star&gt;&lt;Tag&gt;0&lt;/Tag&gt;&lt;Author&gt;Cheng, Chung-Ping; Yen, Cheng-Fang; Ko, Chih-Hung; Yen, Ju-Yu&lt;/Author&gt;&lt;Year&gt;2012&lt;/Year&gt;&lt;Details&gt;&lt;_alternate_title&gt;Comprehensive Psychiatry&lt;/_alternate_title&gt;&lt;_collection_scope&gt;SCI;SCIE;SSCI&lt;/_collection_scope&gt;&lt;_created&gt;64813576&lt;/_created&gt;&lt;_date&gt;2012-01-01&lt;/_date&gt;&lt;_date_display&gt;2012&lt;/_date_display&gt;&lt;_impact_factor&gt;   3.735&lt;/_impact_factor&gt;&lt;_isbn&gt;0010-440X&lt;/_isbn&gt;&lt;_issue&gt;3&lt;/_issue&gt;&lt;_journal&gt;Comprehensive Psychiatry&lt;/_journal&gt;&lt;_modified&gt;64813576&lt;/_modified&gt;&lt;_ori_publication&gt;Elsevier&lt;/_ori_publication&gt;&lt;_pages&gt;299-307&lt;/_pages&gt;&lt;_volume&gt;53&lt;/_volume&gt;&lt;/Details&gt;&lt;Extra&gt;&lt;DBUID&gt;{75858650-721B-4B21-B337-316A143E374B}&lt;/DBUID&gt;&lt;/Extra&gt;&lt;/Item&gt;&lt;/References&gt;&lt;/Group&gt;&lt;/Citation&gt;_x000a_"/>
    <w:docVar w:name="NE.Ref{75B9A92E-128D-4B61-B136-3B430DB033B8}" w:val=" ADDIN NE.Ref.{75B9A92E-128D-4B61-B136-3B430DB033B8}&lt;Citation SecTmpl=&quot;1&quot;&gt;&lt;Group&gt;&lt;References&gt;&lt;Item&gt;&lt;ID&gt;100&lt;/ID&gt;&lt;UID&gt;{EC3085C6-B701-41FC-A15E-6AE05D7091CF}&lt;/UID&gt;&lt;Title&gt;大学新生SCL—90调查结果与分析&lt;/Title&gt;&lt;Template&gt;Journal Article&lt;/Template&gt;&lt;Star&gt;0&lt;/Star&gt;&lt;Tag&gt;0&lt;/Tag&gt;&lt;Author&gt;黄赐英; 裴利华&lt;/Author&gt;&lt;Year&gt;2005&lt;/Year&gt;&lt;Details&gt;&lt;_author_adr&gt;株洲师范高等专科学校现代教育中心,株洲师范高等专科学校现代教育中心 湖南株洲412007_x000d__x000a__x000d__x000a__x000d__x000a__x000d__x000a__x000d__x000a__x000d__x000a__x000d__x000a__x000d__x000a_,湖南株洲412007&lt;/_author_adr&gt;&lt;_created&gt;64824461&lt;/_created&gt;&lt;_db_provider&gt;CNKI&lt;/_db_provider&gt;&lt;_isbn&gt;1009-1432&lt;/_isbn&gt;&lt;_issue&gt;03&lt;/_issue&gt;&lt;_journal&gt;株洲师范高等专科学校学报&lt;/_journal&gt;&lt;_keywords&gt;大学新生;症状自评量表;心理健康&lt;/_keywords&gt;&lt;_modified&gt;64824461&lt;/_modified&gt;&lt;_pages&gt;29-32&lt;/_pages&gt;&lt;_translated_author&gt;Huang, Ciying;Pei, Lihua&lt;/_translated_author&gt;&lt;/Details&gt;&lt;Extra&gt;&lt;DBUID&gt;{75858650-721B-4B21-B337-316A143E374B}&lt;/DBUID&gt;&lt;/Extra&gt;&lt;/Item&gt;&lt;/References&gt;&lt;/Group&gt;&lt;/Citation&gt;_x000a_"/>
    <w:docVar w:name="NE.Ref{77CB929A-91EE-46F6-9CA0-A4E5672701B2}" w:val=" ADDIN NE.Ref.{77CB929A-91EE-46F6-9CA0-A4E5672701B2}&lt;Citation SecTmpl=&quot;1&quot;&gt;&lt;Group&gt;&lt;References&gt;&lt;Item&gt;&lt;ID&gt;55&lt;/ID&gt;&lt;UID&gt;{8AA96650-A6DD-4895-9BC3-6F32565E73FE}&lt;/UID&gt;&lt;Title&gt;精神科评定量表手册&lt;/Title&gt;&lt;Template&gt;Book&lt;/Template&gt;&lt;Star&gt;0&lt;/Star&gt;&lt;Tag&gt;0&lt;/Tag&gt;&lt;Author&gt;张明园等&lt;/Author&gt;&lt;Year&gt;2015&lt;/Year&gt;&lt;Details&gt;&lt;_created&gt;64816898&lt;/_created&gt;&lt;_db_updated&gt;National Lib of China Book&lt;/_db_updated&gt;&lt;_isbn&gt;978-7-5357-8652-4&lt;/_isbn&gt;&lt;_modified&gt;64816898&lt;/_modified&gt;&lt;_publisher&gt;湖南科学技术出版社&lt;/_publisher&gt;&lt;_url&gt;http://find.nlc.cn/search/showDocDetails?docId=1050397517907315969&amp;amp;dataSource=ucs01&lt;/_url&gt;&lt;_translated_author&gt;Zhang, Mingyuandeng&lt;/_translated_author&gt;&lt;/Details&gt;&lt;Extra&gt;&lt;DBUID&gt;{75858650-721B-4B21-B337-316A143E374B}&lt;/DBUID&gt;&lt;/Extra&gt;&lt;/Item&gt;&lt;/References&gt;&lt;/Group&gt;&lt;/Citation&gt;_x000a_"/>
    <w:docVar w:name="NE.Ref{803CA070-9BC4-497D-B2C3-5C0C4C49BBCE}" w:val=" ADDIN NE.Ref.{803CA070-9BC4-497D-B2C3-5C0C4C49BBCE}&lt;Citation SecTmpl=&quot;1&quot;&gt;&lt;Group&gt;&lt;References&gt;&lt;Item&gt;&lt;ID&gt;84&lt;/ID&gt;&lt;UID&gt;{EFE7D261-5111-493B-8B16-BEF977102415}&lt;/UID&gt;&lt;Title&gt;The Children&amp;apos;s Depression Inventory  (CDI). &lt;/Title&gt;&lt;Template&gt;Journal Article&lt;/Template&gt;&lt;Star&gt;0&lt;/Star&gt;&lt;Tag&gt;0&lt;/Tag&gt;&lt;Author&gt;Kovas, M&lt;/Author&gt;&lt;Year&gt;1985&lt;/Year&gt;&lt;Details&gt;&lt;_accessed&gt;64824031&lt;/_accessed&gt;&lt;_collection_scope&gt;SCI;SCIE;SSCI&lt;/_collection_scope&gt;&lt;_created&gt;64823951&lt;/_created&gt;&lt;_impact_factor&gt;  17.737&lt;/_impact_factor&gt;&lt;_journal&gt;Psychological Bulletin&lt;/_journal&gt;&lt;_modified&gt;64823952&lt;/_modified&gt;&lt;_pages&gt;995-998&lt;/_pages&gt;&lt;_volume&gt;21&lt;/_volume&gt;&lt;/Details&gt;&lt;Extra&gt;&lt;DBUID&gt;{75858650-721B-4B21-B337-316A143E374B}&lt;/DBUID&gt;&lt;/Extra&gt;&lt;/Item&gt;&lt;/References&gt;&lt;/Group&gt;&lt;/Citation&gt;_x000a_"/>
    <w:docVar w:name="NE.Ref{81088F0E-5B21-497B-86F7-22E324EFCEA7}" w:val=" ADDIN NE.Ref.{81088F0E-5B21-497B-86F7-22E324EFCEA7}&lt;Citation SecTmpl=&quot;1&quot;&gt;&lt;Group&gt;&lt;References&gt;&lt;Item&gt;&lt;ID&gt;2&lt;/ID&gt;&lt;UID&gt;{733863E0-0E5C-40DA-9A68-5E5DDE642AB3}&lt;/UID&gt;&lt;Title&gt;Achenbach儿童行为量表的再标准化及效度检验&lt;/Title&gt;&lt;Template&gt;Journal Article&lt;/Template&gt;&lt;Star&gt;0&lt;/Star&gt;&lt;Tag&gt;0&lt;/Tag&gt;&lt;Author&gt;苏林雁; 李雪荣; 罗学荣; 万国斌; 杨志伟&lt;/Author&gt;&lt;Year&gt;1998&lt;/Year&gt;&lt;Details&gt;&lt;_author_adr&gt;湖南医科大学精神卫生系儿童精神病学教研室&lt;/_author_adr&gt;&lt;_collection_scope&gt;CSCD;CSSCI-E;PKU&lt;/_collection_scope&gt;&lt;_created&gt;64812060&lt;/_created&gt;&lt;_db_provider&gt;CNKI&lt;/_db_provider&gt;&lt;_isbn&gt;1000-6729&lt;/_isbn&gt;&lt;_issue&gt;02&lt;/_issue&gt;&lt;_journal&gt;中国心理卫生杂志&lt;/_journal&gt;&lt;_keywords&gt;Child Behavior;CBCL;validity.&lt;/_keywords&gt;&lt;_modified&gt;64812060&lt;/_modified&gt;&lt;_pages&gt;4-6+63&lt;/_pages&gt;&lt;_translated_author&gt;Su, Linyan;Li, Xuerong;Luo, Xuerong;Wan, Guobin;Yang, Zhiwei&lt;/_translated_author&gt;&lt;/Details&gt;&lt;Extra&gt;&lt;DBUID&gt;{75858650-721B-4B21-B337-316A143E374B}&lt;/DBUID&gt;&lt;/Extra&gt;&lt;/Item&gt;&lt;/References&gt;&lt;/Group&gt;&lt;/Citation&gt;_x000a_"/>
    <w:docVar w:name="NE.Ref{8146636F-850C-45A5-AA28-D443033BC8F3}" w:val=" ADDIN NE.Ref.{8146636F-850C-45A5-AA28-D443033BC8F3}&lt;Citation SecTmpl=&quot;1&quot;&gt;&lt;Group&gt;&lt;References&gt;&lt;Item&gt;&lt;ID&gt;16&lt;/ID&gt;&lt;UID&gt;{7ED0C6EF-CC9A-4C10-94EC-6D11B3561672}&lt;/UID&gt;&lt;Title&gt;The CES-D scale: A self-report depression scale for research in the general population&lt;/Title&gt;&lt;Template&gt;Journal Article&lt;/Template&gt;&lt;Star&gt;0&lt;/Star&gt;&lt;Tag&gt;0&lt;/Tag&gt;&lt;Author&gt;Radloff, Lenore Sawyer&lt;/Author&gt;&lt;Year&gt;1977&lt;/Year&gt;&lt;Details&gt;&lt;_alternate_title&gt;Applied psychological measurement&lt;/_alternate_title&gt;&lt;_collection_scope&gt;SSCI&lt;/_collection_scope&gt;&lt;_created&gt;64813662&lt;/_created&gt;&lt;_date&gt;1977-01-01&lt;/_date&gt;&lt;_date_display&gt;1977&lt;/_date_display&gt;&lt;_impact_factor&gt;   2.101&lt;/_impact_factor&gt;&lt;_isbn&gt;0146-6216&lt;/_isbn&gt;&lt;_issue&gt;3&lt;/_issue&gt;&lt;_journal&gt;Applied psychological measurement&lt;/_journal&gt;&lt;_modified&gt;64813662&lt;/_modified&gt;&lt;_ori_publication&gt;Sage Publications Sage CA: Thousand Oaks, CA&lt;/_ori_publication&gt;&lt;_pages&gt;385-401&lt;/_pages&gt;&lt;_volume&gt;1&lt;/_volume&gt;&lt;/Details&gt;&lt;Extra&gt;&lt;DBUID&gt;{75858650-721B-4B21-B337-316A143E374B}&lt;/DBUID&gt;&lt;/Extra&gt;&lt;/Item&gt;&lt;/References&gt;&lt;/Group&gt;&lt;/Citation&gt;_x000a_"/>
    <w:docVar w:name="NE.Ref{814FC5EF-58A2-4B31-9396-E34D21C6642D}" w:val=" ADDIN NE.Ref.{814FC5EF-58A2-4B31-9396-E34D21C6642D}&lt;Citation SecTmpl=&quot;1&quot;&gt;&lt;Group&gt;&lt;References&gt;&lt;Item&gt;&lt;ID&gt;93&lt;/ID&gt;&lt;UID&gt;{1DC9ED5F-89D2-4AAE-81BA-2BD779D8834D}&lt;/UID&gt;&lt;Title&gt;Review on the application of the University Personality Inventory in China and abroad&lt;/Title&gt;&lt;Template&gt;Journal Article&lt;/Template&gt;&lt;Star&gt;0&lt;/Star&gt;&lt;Tag&gt;0&lt;/Tag&gt;&lt;Author&gt;Yu, L; Cai, L&lt;/Author&gt;&lt;Year&gt;2007&lt;/Year&gt;&lt;Details&gt;&lt;_accessed&gt;64824435&lt;/_accessed&gt;&lt;_created&gt;64824435&lt;/_created&gt;&lt;_issue&gt;53&lt;/_issue&gt;&lt;_journal&gt;Prof Circle&lt;/_journal&gt;&lt;_modified&gt;64824435&lt;/_modified&gt;&lt;_pages&gt;158–9&lt;/_pages&gt;&lt;/Details&gt;&lt;Extra&gt;&lt;DBUID&gt;{75858650-721B-4B21-B337-316A143E374B}&lt;/DBUID&gt;&lt;/Extra&gt;&lt;/Item&gt;&lt;/References&gt;&lt;/Group&gt;&lt;/Citation&gt;_x000a_"/>
    <w:docVar w:name="NE.Ref{822C37FD-08C0-4339-940B-E08CD4D4FCB9}" w:val=" ADDIN NE.Ref.{822C37FD-08C0-4339-940B-E08CD4D4FCB9}&lt;Citation SecTmpl=&quot;1&quot;&gt;&lt;Group&gt;&lt;References&gt;&lt;Item&gt;&lt;ID&gt;32&lt;/ID&gt;&lt;UID&gt;{865913FD-C8BF-4525-BC39-42E7F777608A}&lt;/UID&gt;&lt;Title&gt;简明儿童少年国际神经精神访谈(父母版)的信效度&lt;/Title&gt;&lt;Template&gt;Journal Article&lt;/Template&gt;&lt;Star&gt;0&lt;/Star&gt;&lt;Tag&gt;0&lt;/Tag&gt;&lt;Author&gt;刘豫鑫; 刘津; 王玉凤&lt;/Author&gt;&lt;Year&gt;2010&lt;/Year&gt;&lt;Details&gt;&lt;_author_aff&gt;北京大学精神卫生研究所卫生部精神卫生学重点实验室(北京大学);&lt;/_author_aff&gt;&lt;_cited_count&gt;26&lt;/_cited_count&gt;&lt;_collection_scope&gt;CSCD;CSSCI-E;PKU&lt;/_collection_scope&gt;&lt;_created&gt;64816778&lt;/_created&gt;&lt;_date&gt;2010-12-10&lt;/_date&gt;&lt;_db_updated&gt;CNKI - Reference&lt;/_db_updated&gt;&lt;_issue&gt;12&lt;/_issue&gt;&lt;_journal&gt;中国心理卫生杂志&lt;/_journal&gt;&lt;_keywords&gt;中文版;简明儿童少年国际神经精神访谈;信度;效度;诊断试验&lt;/_keywords&gt;&lt;_modified&gt;64816778&lt;/_modified&gt;&lt;_pages&gt;921-925&lt;/_pages&gt;&lt;_url&gt;https://kns.cnki.net/kcms/detail/detail.aspx?FileName=ZXWS201012011&amp;amp;DbName=CJFQ2010&lt;/_url&gt;&lt;_volume&gt;24&lt;/_volume&gt;&lt;_translated_author&gt;Liu, Yuxin;Liu, Jin;Wang, Yufeng&lt;/_translated_author&gt;&lt;/Details&gt;&lt;Extra&gt;&lt;DBUID&gt;{75858650-721B-4B21-B337-316A143E374B}&lt;/DBUID&gt;&lt;/Extra&gt;&lt;/Item&gt;&lt;/References&gt;&lt;/Group&gt;&lt;/Citation&gt;_x000a_"/>
    <w:docVar w:name="NE.Ref{825E807E-61CD-4A86-8271-E4BE71EAC234}" w:val=" ADDIN NE.Ref.{825E807E-61CD-4A86-8271-E4BE71EAC234}&lt;Citation SecTmpl=&quot;1&quot;&gt;&lt;Group&gt;&lt;References&gt;&lt;Item&gt;&lt;ID&gt;83&lt;/ID&gt;&lt;UID&gt;{B3642D7B-3C3C-400C-B6A3-1975442408F5}&lt;/UID&gt;&lt;Title&gt;流调中心用抑郁量表（Center for Epidemiological Studies Depression Scale，CES-D）&lt;/Title&gt;&lt;Template&gt;Journal Article&lt;/Template&gt;&lt;Star&gt;0&lt;/Star&gt;&lt;Tag&gt;0&lt;/Tag&gt;&lt;Author&gt;刘平&lt;/Author&gt;&lt;Year&gt;1999&lt;/Year&gt;&lt;Details&gt;&lt;_accessed&gt;64823923&lt;/_accessed&gt;&lt;_created&gt;64823923&lt;/_created&gt;&lt;_journal&gt;中国心理卫生杂志（增刊）&lt;/_journal&gt;&lt;_modified&gt;64823923&lt;/_modified&gt;&lt;_pages&gt;200-202.&lt;/_pages&gt;&lt;_translated_author&gt;Liu, Ping&lt;/_translated_author&gt;&lt;/Details&gt;&lt;Extra&gt;&lt;DBUID&gt;{75858650-721B-4B21-B337-316A143E374B}&lt;/DBUID&gt;&lt;/Extra&gt;&lt;/Item&gt;&lt;/References&gt;&lt;/Group&gt;&lt;/Citation&gt;_x000a_"/>
    <w:docVar w:name="NE.Ref{825FC76D-0ADE-40D8-9E1A-2DFF1CC341E3}" w:val=" ADDIN NE.Ref.{825FC76D-0ADE-40D8-9E1A-2DFF1CC341E3}&lt;Citation SecTmpl=&quot;1&quot;&gt;&lt;Group&gt;&lt;References&gt;&lt;Item&gt;&lt;ID&gt;74&lt;/ID&gt;&lt;UID&gt;{B3C012B0-AB34-477E-9BBF-BFE94A35C08C}&lt;/UID&gt;&lt;Title&gt;中文版Kutcher青少年抑郁量表测评青少年样本的效度与信度&lt;/Title&gt;&lt;Template&gt;Journal Article&lt;/Template&gt;&lt;Star&gt;0&lt;/Star&gt;&lt;Tag&gt;0&lt;/Tag&gt;&lt;Author&gt;周慧鸣; 郝楠; 杜亚松; 刘艳玉; 隋雨彤; 王艳华; 崔亚男; 钟秋平; 焦秀娟; 魏屹峰; Stanley, KUTCHER&lt;/Author&gt;&lt;Year&gt;2015&lt;/Year&gt;&lt;Details&gt;&lt;_author_adr&gt;上海交通大学医学院附属精神卫生中心;江西省荣军医院;辽宁省本溪市康宁医院;河北省第六人民医院;黑龙江省佳木斯市精神病康复医院;湖南省常德市康复医院;郑州市第八人民医院;Dalhousie University;&lt;/_author_adr&gt;&lt;_collection_scope&gt;CSCD;CSSCI-E;PKU&lt;/_collection_scope&gt;&lt;_created&gt;64818498&lt;/_created&gt;&lt;_db_provider&gt;CNKI&lt;/_db_provider&gt;&lt;_isbn&gt;1000-6729&lt;/_isbn&gt;&lt;_issue&gt;06&lt;/_issue&gt;&lt;_journal&gt;中国心理卫生杂志&lt;/_journal&gt;&lt;_keywords&gt;KADS量表;效度;信度;验证性因子分析;心理测量学&lt;/_keywords&gt;&lt;_modified&gt;64818498&lt;/_modified&gt;&lt;_pages&gt;413-418&lt;/_pages&gt;&lt;_volume&gt;29&lt;/_volume&gt;&lt;_translated_author&gt;Zhou, Huiming;Hao, Nan;Du, Yasong;Liu, Yanyu;Sui, Yutong;Wang, Yanhua;Cui, Yanan;Zhong, Qiuping;Jiao, Xiujuan;Wei, Yifeng;Stanley, KUTCHER&lt;/_translated_author&gt;&lt;/Details&gt;&lt;Extra&gt;&lt;DBUID&gt;{75858650-721B-4B21-B337-316A143E374B}&lt;/DBUID&gt;&lt;/Extra&gt;&lt;/Item&gt;&lt;/References&gt;&lt;/Group&gt;&lt;/Citation&gt;_x000a_"/>
    <w:docVar w:name="NE.Ref{826D154B-780F-4895-B5D9-15AD40B74899}" w:val=" ADDIN NE.Ref.{826D154B-780F-4895-B5D9-15AD40B74899}&lt;Citation SecTmpl=&quot;1&quot;&gt;&lt;Group&gt;&lt;References&gt;&lt;Item&gt;&lt;ID&gt;50&lt;/ID&gt;&lt;UID&gt;{91EB00FB-3DA0-4011-A726-2E465EF7F786}&lt;/UID&gt;&lt;Title&gt;医学院校大学生抑郁情绪与生活事件的相关分析&lt;/Title&gt;&lt;Template&gt;Journal Article&lt;/Template&gt;&lt;Star&gt;0&lt;/Star&gt;&lt;Tag&gt;0&lt;/Tag&gt;&lt;Author&gt;王俊; 金岳龙; 陈燕; 余结根; 贺连平; 姚应水&lt;/Author&gt;&lt;Year&gt;2013&lt;/Year&gt;&lt;Details&gt;&lt;_author_adr&gt;皖南医学院预防医学系;&lt;/_author_adr&gt;&lt;_created&gt;64816881&lt;/_created&gt;&lt;_db_provider&gt;CNKI&lt;/_db_provider&gt;&lt;_isbn&gt;1002-0217&lt;/_isbn&gt;&lt;_issue&gt;02&lt;/_issue&gt;&lt;_journal&gt;皖南医学院学报&lt;/_journal&gt;&lt;_keywords&gt;医学生;抑郁情绪;生活事件;影响因素&lt;/_keywords&gt;&lt;_modified&gt;64816881&lt;/_modified&gt;&lt;_pages&gt;151-153&lt;/_pages&gt;&lt;_volume&gt;32&lt;/_volume&gt;&lt;_translated_author&gt;Wang, Jun;Jin, Yuelong;Chen, Yan;Yu, Jiegen;He, Lianping;Yao, Yingshui&lt;/_translated_author&gt;&lt;/Details&gt;&lt;Extra&gt;&lt;DBUID&gt;{75858650-721B-4B21-B337-316A143E374B}&lt;/DBUID&gt;&lt;/Extra&gt;&lt;/Item&gt;&lt;/References&gt;&lt;/Group&gt;&lt;/Citation&gt;_x000a_"/>
    <w:docVar w:name="NE.Ref{83CF2D80-F49E-4C81-8A09-9723A18F895F}" w:val=" ADDIN NE.Ref.{83CF2D80-F49E-4C81-8A09-9723A18F895F}&lt;Citation SecTmpl=&quot;1&quot;&gt;&lt;Group&gt;&lt;References&gt;&lt;Item&gt;&lt;ID&gt;58&lt;/ID&gt;&lt;UID&gt;{E3076804-C884-4B48-B2FA-0F8E76BEA287}&lt;/UID&gt;&lt;Title&gt;Screening depressed patients in family practice. A rapid technic&lt;/Title&gt;&lt;Template&gt;Journal Article&lt;/Template&gt;&lt;Star&gt;0&lt;/Star&gt;&lt;Tag&gt;0&lt;/Tag&gt;&lt;Author&gt;Beck, A T; Beck, R W&lt;/Author&gt;&lt;Year&gt;1972&lt;/Year&gt;&lt;Details&gt;&lt;_accession_num&gt;4635613&lt;/_accession_num&gt;&lt;_collection_scope&gt;SCI;SCIE&lt;/_collection_scope&gt;&lt;_created&gt;64817975&lt;/_created&gt;&lt;_date&gt;1972-12-01&lt;/_date&gt;&lt;_date_display&gt;1972 Dec&lt;/_date_display&gt;&lt;_db_updated&gt;PubMed&lt;/_db_updated&gt;&lt;_doi&gt;10.1080/00325481.1972.11713319&lt;/_doi&gt;&lt;_impact_factor&gt;   3.840&lt;/_impact_factor&gt;&lt;_isbn&gt;0032-5481 (Print); 0032-5481 (Linking)&lt;/_isbn&gt;&lt;_issue&gt;6&lt;/_issue&gt;&lt;_journal&gt;Postgrad Med&lt;/_journal&gt;&lt;_language&gt;eng&lt;/_language&gt;&lt;_modified&gt;64817975&lt;/_modified&gt;&lt;_pages&gt;81-5&lt;/_pages&gt;&lt;_subject_headings&gt;Analysis of Variance; Depression/*diagnosis; *Family Practice; Humans; Methods; Personality Inventory; Psychiatric Status Rating Scales; Surveys and Questionnaires&lt;/_subject_headings&gt;&lt;_tertiary_title&gt;Postgraduate medicine&lt;/_tertiary_title&gt;&lt;_type_work&gt;Journal Article&lt;/_type_work&gt;&lt;_url&gt;http://www.ncbi.nlm.nih.gov/entrez/query.fcgi?cmd=Retrieve&amp;amp;db=pubmed&amp;amp;dopt=Abstract&amp;amp;list_uids=4635613&amp;amp;query_hl=1&lt;/_url&gt;&lt;_volume&gt;52&lt;/_volume&gt;&lt;/Details&gt;&lt;Extra&gt;&lt;DBUID&gt;{75858650-721B-4B21-B337-316A143E374B}&lt;/DBUID&gt;&lt;/Extra&gt;&lt;/Item&gt;&lt;/References&gt;&lt;/Group&gt;&lt;/Citation&gt;_x000a_"/>
    <w:docVar w:name="NE.Ref{8455552C-9990-43D5-B170-17027A6938AA}" w:val=" ADDIN NE.Ref.{8455552C-9990-43D5-B170-17027A6938AA}&lt;Citation SecTmpl=&quot;1&quot;&gt;&lt;Group&gt;&lt;References&gt;&lt;Item&gt;&lt;ID&gt;52&lt;/ID&gt;&lt;UID&gt;{EF74CF9C-ACAA-4014-90A6-36352F94E03A}&lt;/UID&gt;&lt;Title&gt;焦虑及抑郁自评量表的临床效度&lt;/Title&gt;&lt;Template&gt;Journal Article&lt;/Template&gt;&lt;Star&gt;0&lt;/Star&gt;&lt;Tag&gt;0&lt;/Tag&gt;&lt;Author&gt;段泉泉; 胜利&lt;/Author&gt;&lt;Year&gt;2012&lt;/Year&gt;&lt;Details&gt;&lt;_author_adr&gt;北京大学精神卫生研究所,卫生部精神卫生重点实验室(北京大学);徐州市精神病院;&lt;/_author_adr&gt;&lt;_collection_scope&gt;CSCD;CSSCI-E;PKU&lt;/_collection_scope&gt;&lt;_created&gt;64816891&lt;/_created&gt;&lt;_db_provider&gt;CNKI&lt;/_db_provider&gt;&lt;_isbn&gt;1000-6729&lt;/_isbn&gt;&lt;_issue&gt;09&lt;/_issue&gt;&lt;_journal&gt;中国心理卫生杂志&lt;/_journal&gt;&lt;_keywords&gt;焦虑;抑郁;自评量表;区分效度;临床严重程度;一致性&lt;/_keywords&gt;&lt;_modified&gt;64816891&lt;/_modified&gt;&lt;_pages&gt;676-679&lt;/_pages&gt;&lt;_volume&gt;26&lt;/_volume&gt;&lt;_translated_author&gt;Duan, Quanquan;Sheng, Li&lt;/_translated_author&gt;&lt;/Details&gt;&lt;Extra&gt;&lt;DBUID&gt;{75858650-721B-4B21-B337-316A143E374B}&lt;/DBUID&gt;&lt;/Extra&gt;&lt;/Item&gt;&lt;/References&gt;&lt;/Group&gt;&lt;/Citation&gt;_x000a_"/>
    <w:docVar w:name="NE.Ref{8587E9F6-84C0-4604-85C8-FAAA48A02525}" w:val=" ADDIN NE.Ref.{8587E9F6-84C0-4604-85C8-FAAA48A02525}&lt;Citation SecTmpl=&quot;1&quot;&gt;&lt;Group&gt;&lt;References&gt;&lt;Item&gt;&lt;ID&gt;80&lt;/ID&gt;&lt;UID&gt;{B20F749B-469B-455E-B781-B475F544E6C2}&lt;/UID&gt;&lt;Title&gt;Achenbach 儿童行为量表( 中国标准化)&lt;/Title&gt;&lt;Template&gt;Journal Article&lt;/Template&gt;&lt;Star&gt;0&lt;/Star&gt;&lt;Tag&gt;0&lt;/Tag&gt;&lt;Author&gt;忻仁娥&lt;/Author&gt;&lt;Year&gt;1994&lt;/Year&gt;&lt;Details&gt;&lt;_accessed&gt;64823895&lt;/_accessed&gt;&lt;_created&gt;64823893&lt;/_created&gt;&lt;_issue&gt;1&lt;/_issue&gt;&lt;_journal&gt;上海精神医学&lt;/_journal&gt;&lt;_modified&gt;64823896&lt;/_modified&gt;&lt;_pages&gt; 1-2&lt;/_pages&gt;&lt;_volume&gt;4&lt;/_volume&gt;&lt;_translated_author&gt;Xin, Ren&amp;apos;e&lt;/_translated_author&gt;&lt;/Details&gt;&lt;Extra&gt;&lt;DBUID&gt;{75858650-721B-4B21-B337-316A143E374B}&lt;/DBUID&gt;&lt;/Extra&gt;&lt;/Item&gt;&lt;/References&gt;&lt;/Group&gt;&lt;/Citation&gt;_x000a_"/>
    <w:docVar w:name="NE.Ref{8589EC94-426A-4E7B-BDB9-724EDE4FA5E3}" w:val=" ADDIN NE.Ref.{8589EC94-426A-4E7B-BDB9-724EDE4FA5E3}&lt;Citation SecTmpl=&quot;1&quot;&gt;&lt;Group&gt;&lt;References&gt;&lt;Item&gt;&lt;ID&gt;109&lt;/ID&gt;&lt;UID&gt;{A3047FA3-B9A4-4388-99AB-1F520B7AC4AF}&lt;/UID&gt;&lt;Title&gt;大学生媒体多任务与心理健康的关系&lt;/Title&gt;&lt;Template&gt;Thesis&lt;/Template&gt;&lt;Star&gt;0&lt;/Star&gt;&lt;Tag&gt;0&lt;/Tag&gt;&lt;Author&gt;苑新群&lt;/Author&gt;&lt;Year&gt;2014&lt;/Year&gt;&lt;Details&gt;&lt;_created&gt;64825716&lt;/_created&gt;&lt;_db_provider&gt;CNKI&lt;/_db_provider&gt;&lt;_keywords&gt;大学生;媒体多任务;心理健康;追踪研究&lt;/_keywords&gt;&lt;_modified&gt;64825716&lt;/_modified&gt;&lt;_publisher&gt;首都师范大学&lt;/_publisher&gt;&lt;_tertiary_author&gt;卢珊&lt;/_tertiary_author&gt;&lt;_type_work&gt;硕士&lt;/_type_work&gt;&lt;_translated_author&gt;Yuan, Xinqun&lt;/_translated_author&gt;&lt;_translated_tertiary_author&gt;Lu, Shan&lt;/_translated_tertiary_author&gt;&lt;/Details&gt;&lt;Extra&gt;&lt;DBUID&gt;{75858650-721B-4B21-B337-316A143E374B}&lt;/DBUID&gt;&lt;/Extra&gt;&lt;/Item&gt;&lt;/References&gt;&lt;/Group&gt;&lt;/Citation&gt;_x000a_"/>
    <w:docVar w:name="NE.Ref{859BF3E0-CF68-4915-A35C-AF9D0C319331}" w:val=" ADDIN NE.Ref.{859BF3E0-CF68-4915-A35C-AF9D0C319331}&lt;Citation SecTmpl=&quot;1&quot;&gt;&lt;Group&gt;&lt;References&gt;&lt;Item&gt;&lt;ID&gt;20&lt;/ID&gt;&lt;UID&gt;{E1835335-57AE-43D0-B39F-6325EE6207A3}&lt;/UID&gt;&lt;Title&gt;广州市中学生网络成瘾与自杀相关行为的关系&lt;/Title&gt;&lt;Template&gt;Journal Article&lt;/Template&gt;&lt;Star&gt;0&lt;/Star&gt;&lt;Tag&gt;0&lt;/Tag&gt;&lt;Author&gt;潘丝媛; 李武权; 黎明; 郭蓝; 邓雪清; 卢次勇&lt;/Author&gt;&lt;Year&gt;2018&lt;/Year&gt;&lt;Details&gt;&lt;_author_aff&gt;中山大学公共卫生学院;&lt;/_author_aff&gt;&lt;_cited_count&gt;19&lt;/_cited_count&gt;&lt;_collection_scope&gt;PKU&lt;/_collection_scope&gt;&lt;_created&gt;64813872&lt;/_created&gt;&lt;_date&gt;2018-02-23&lt;/_date&gt;&lt;_db_updated&gt;CNKI - Reference&lt;/_db_updated&gt;&lt;_issue&gt;02&lt;/_issue&gt;&lt;_journal&gt;中国学校卫生&lt;/_journal&gt;&lt;_keywords&gt;因特网;行为;成瘾;自杀;精神卫生;学生&lt;/_keywords&gt;&lt;_modified&gt;64813872&lt;/_modified&gt;&lt;_pages&gt;229-231&lt;/_pages&gt;&lt;_url&gt;https://kns.cnki.net/kcms/detail/detail.aspx?FileName=XIWS201802025&amp;amp;DbName=CJFQ2018&lt;/_url&gt;&lt;_volume&gt;39&lt;/_volume&gt;&lt;_translated_author&gt;Pan, Siyuan;Li, Wuquan;Li, Ming;Guo, Lan;Deng, Xueqing;Lu, Ciyong&lt;/_translated_author&gt;&lt;/Details&gt;&lt;Extra&gt;&lt;DBUID&gt;{75858650-721B-4B21-B337-316A143E374B}&lt;/DBUID&gt;&lt;/Extra&gt;&lt;/Item&gt;&lt;/References&gt;&lt;/Group&gt;&lt;/Citation&gt;_x000a_"/>
    <w:docVar w:name="NE.Ref{87FD5530-89B4-4FE3-A702-171A62595BCF}" w:val=" ADDIN NE.Ref.{87FD5530-89B4-4FE3-A702-171A62595BCF}&lt;Citation SecTmpl=&quot;1&quot;&gt;&lt;Group&gt;&lt;References&gt;&lt;Item&gt;&lt;ID&gt;14&lt;/ID&gt;&lt;UID&gt;{1DDF44F9-ED46-4FAD-8411-5A6A78FC6D9F}&lt;/UID&gt;&lt;Title&gt;流调中心抑郁量表全国城市常模的建立&lt;/Title&gt;&lt;Template&gt;Journal Article&lt;/Template&gt;&lt;Star&gt;0&lt;/Star&gt;&lt;Tag&gt;0&lt;/Tag&gt;&lt;Author&gt;章婕; 吴振云; 方格; 李娟; 韩布新; 陈祉妍&lt;/Author&gt;&lt;Year&gt;2010&lt;/Year&gt;&lt;Details&gt;&lt;_author_aff&gt;中国科学院心理研究所心理健康重点实验室;中国科学院研究生院;&lt;/_author_aff&gt;&lt;_cited_count&gt;602&lt;/_cited_count&gt;&lt;_collection_scope&gt;CSCD;CSSCI-E;PKU&lt;/_collection_scope&gt;&lt;_created&gt;64813652&lt;/_created&gt;&lt;_date&gt;2010-02-10&lt;/_date&gt;&lt;_db_updated&gt;CNKI - Reference&lt;/_db_updated&gt;&lt;_issue&gt;02&lt;/_issue&gt;&lt;_journal&gt;中国心理卫生杂志&lt;/_journal&gt;&lt;_keywords&gt;心理测量;普通人群;心理疾病患者;抑郁;全国常模城市;流调中心抑郁量表;横断面研究&lt;/_keywords&gt;&lt;_modified&gt;64813652&lt;/_modified&gt;&lt;_pages&gt;139-143&lt;/_pages&gt;&lt;_url&gt;https://kns.cnki.net/kcms/detail/detail.aspx?FileName=ZXWS201002019&amp;amp;DbName=CJFQ2010&lt;/_url&gt;&lt;_volume&gt;24&lt;/_volume&gt;&lt;_translated_author&gt;Zhang, Jie;Wu, Zhenyun;Fang, Ge;Li, Juan;Han, Buxin;Chen, Zhiyan&lt;/_translated_author&gt;&lt;/Details&gt;&lt;Extra&gt;&lt;DBUID&gt;{75858650-721B-4B21-B337-316A143E374B}&lt;/DBUID&gt;&lt;/Extra&gt;&lt;/Item&gt;&lt;/References&gt;&lt;/Group&gt;&lt;/Citation&gt;_x000a_"/>
    <w:docVar w:name="NE.Ref{888EC89A-C748-4A26-A0CA-8654CC638232}" w:val=" ADDIN NE.Ref.{888EC89A-C748-4A26-A0CA-8654CC638232}&lt;Citation SecTmpl=&quot;1&quot;&gt;&lt;Group&gt;&lt;References&gt;&lt;Item&gt;&lt;ID&gt;99&lt;/ID&gt;&lt;UID&gt;{66AA31EB-083D-4C14-914D-3CBF2F3B4C84}&lt;/UID&gt;&lt;Title&gt;SCL-90信度效度检验和常模的再比较&lt;/Title&gt;&lt;Template&gt;Journal Article&lt;/Template&gt;&lt;Star&gt;0&lt;/Star&gt;&lt;Tag&gt;0&lt;/Tag&gt;&lt;Author&gt;陈树林; 李凌江&lt;/Author&gt;&lt;Year&gt;2003&lt;/Year&gt;&lt;Details&gt;&lt;_author_adr&gt;中南大学湘雅二医院精神卫生研究所,中南大学湘雅二医院精神卫生研究所 长沙410011_x000d__x000a__x000d__x000a__x000d__x000a__x000d__x000a__x000d__x000a__x000d__x000a__x000d__x000a__x000d__x000a__x000d__x000a_,长沙410011&lt;/_author_adr&gt;&lt;_collection_scope&gt;CSCD;PKU&lt;/_collection_scope&gt;&lt;_created&gt;64824458&lt;/_created&gt;&lt;_db_provider&gt;CNKI&lt;/_db_provider&gt;&lt;_isbn&gt;1002-0152&lt;/_isbn&gt;&lt;_issue&gt;05&lt;/_issue&gt;&lt;_journal&gt;中国神经精神疾病杂志&lt;/_journal&gt;&lt;_keywords&gt;SCL-90;信度;效度;常模&lt;/_keywords&gt;&lt;_modified&gt;64824458&lt;/_modified&gt;&lt;_pages&gt;323-327&lt;/_pages&gt;&lt;_translated_author&gt;Chen, Shulin;Li, Lingjiang&lt;/_translated_author&gt;&lt;/Details&gt;&lt;Extra&gt;&lt;DBUID&gt;{75858650-721B-4B21-B337-316A143E374B}&lt;/DBUID&gt;&lt;/Extra&gt;&lt;/Item&gt;&lt;/References&gt;&lt;/Group&gt;&lt;/Citation&gt;_x000a_"/>
    <w:docVar w:name="NE.Ref{889BC92E-9BE9-4008-9183-13150814B168}" w:val=" ADDIN NE.Ref.{889BC92E-9BE9-4008-9183-13150814B168}&lt;Citation SecTmpl=&quot;1&quot;&gt;&lt;Group&gt;&lt;References&gt;&lt;Item&gt;&lt;ID&gt;110&lt;/ID&gt;&lt;UID&gt;{C4DD63A2-6D04-4A72-9942-02772A682966}&lt;/UID&gt;&lt;Title&gt;The structure of negative emotional states: Comparison of the Depression Anxiety Stress Scales (DASS) with the Beck Depression and Anxiety Inventories&lt;/Title&gt;&lt;Template&gt;Journal Article&lt;/Template&gt;&lt;Star&gt;0&lt;/Star&gt;&lt;Tag&gt;0&lt;/Tag&gt;&lt;Author&gt;Lovibond, Peter F; Lovibond, Sydney H&lt;/Author&gt;&lt;Year&gt;1995&lt;/Year&gt;&lt;Details&gt;&lt;_alternate_title&gt;Behaviour research and therapy&lt;/_alternate_title&gt;&lt;_collection_scope&gt;SSCI&lt;/_collection_scope&gt;&lt;_created&gt;64825726&lt;/_created&gt;&lt;_date&gt;1995-01-01&lt;/_date&gt;&lt;_date_display&gt;1995&lt;/_date_display&gt;&lt;_impact_factor&gt;   4.473&lt;/_impact_factor&gt;&lt;_isbn&gt;0005-7967&lt;/_isbn&gt;&lt;_issue&gt;3&lt;/_issue&gt;&lt;_journal&gt;Behaviour research and therapy&lt;/_journal&gt;&lt;_modified&gt;64825726&lt;/_modified&gt;&lt;_ori_publication&gt;Elsevier&lt;/_ori_publication&gt;&lt;_pages&gt;335-343&lt;/_pages&gt;&lt;_volume&gt;33&lt;/_volume&gt;&lt;/Details&gt;&lt;Extra&gt;&lt;DBUID&gt;{75858650-721B-4B21-B337-316A143E374B}&lt;/DBUID&gt;&lt;/Extra&gt;&lt;/Item&gt;&lt;/References&gt;&lt;/Group&gt;&lt;/Citation&gt;_x000a_"/>
    <w:docVar w:name="NE.Ref{8BA5F82E-C898-42F1-9C15-815570820902}" w:val=" ADDIN NE.Ref.{8BA5F82E-C898-42F1-9C15-815570820902}&lt;Citation SecTmpl=&quot;1&quot;&gt;&lt;Group&gt;&lt;References&gt;&lt;Item&gt;&lt;ID&gt;63&lt;/ID&gt;&lt;UID&gt;{8E015B01-4E43-4205-AF95-5AFD33DEAAD4}&lt;/UID&gt;&lt;Title&gt;大学生自杀现象的社会学解读&lt;/Title&gt;&lt;Template&gt;Journal Article&lt;/Template&gt;&lt;Star&gt;0&lt;/Star&gt;&lt;Tag&gt;0&lt;/Tag&gt;&lt;Author&gt;周德新&lt;/Author&gt;&lt;Year&gt;2006&lt;/Year&gt;&lt;Details&gt;&lt;_author_adr&gt;湖南文理学院思想政治理论课教学部 湖南常德415000&lt;/_author_adr&gt;&lt;_created&gt;64818002&lt;/_created&gt;&lt;_db_provider&gt;CNKI&lt;/_db_provider&gt;&lt;_isbn&gt;1672-6154&lt;/_isbn&gt;&lt;_issue&gt;05&lt;/_issue&gt;&lt;_journal&gt;湖南文理学院学报(社会科学版)&lt;/_journal&gt;&lt;_keywords&gt;大学生;自杀现象;社会学解读;预防&lt;/_keywords&gt;&lt;_modified&gt;64818002&lt;/_modified&gt;&lt;_pages&gt;60-62&lt;/_pages&gt;&lt;_translated_author&gt;Zhou, Dexin&lt;/_translated_author&gt;&lt;/Details&gt;&lt;Extra&gt;&lt;DBUID&gt;{75858650-721B-4B21-B337-316A143E374B}&lt;/DBUID&gt;&lt;/Extra&gt;&lt;/Item&gt;&lt;/References&gt;&lt;/Group&gt;&lt;/Citation&gt;_x000a_"/>
    <w:docVar w:name="NE.Ref{8BB3AA21-8858-4FB9-ADEE-07D4CBF83D50}" w:val=" ADDIN NE.Ref.{8BB3AA21-8858-4FB9-ADEE-07D4CBF83D50}&lt;Citation SecTmpl=&quot;1&quot;&gt;&lt;Group&gt;&lt;References&gt;&lt;Item&gt;&lt;ID&gt;85&lt;/ID&gt;&lt;UID&gt;{7D7D87C1-8DD4-4D94-9369-659C09F617C3}&lt;/UID&gt;&lt;Title&gt;《心理卫生与精神科评定量表》专辑 &lt;/Title&gt;&lt;Template&gt;Journal Article&lt;/Template&gt;&lt;Star&gt;0&lt;/Star&gt;&lt;Tag&gt;0&lt;/Tag&gt;&lt;Author&gt;崔杰诚; 陈国生&lt;/Author&gt;&lt;Year&gt;1998&lt;/Year&gt;&lt;Details&gt;&lt;_accessed&gt;64824355&lt;/_accessed&gt;&lt;_created&gt;64824355&lt;/_created&gt;&lt;_issue&gt;10&lt;/_issue&gt;&lt;_journal&gt;健康心理学杂志&lt;/_journal&gt;&lt;_modified&gt;64824355&lt;/_modified&gt;&lt;_pages&gt;140-141，136-137_x000d__x000a_&lt;/_pages&gt;&lt;_volume&gt;６&lt;/_volume&gt;&lt;_translated_author&gt;Cui, Jiecheng;Chen, Guosheng&lt;/_translated_author&gt;&lt;/Details&gt;&lt;Extra&gt;&lt;DBUID&gt;{75858650-721B-4B21-B337-316A143E374B}&lt;/DBUID&gt;&lt;/Extra&gt;&lt;/Item&gt;&lt;/References&gt;&lt;/Group&gt;&lt;/Citation&gt;_x000a_"/>
    <w:docVar w:name="NE.Ref{8C9E51A7-02AA-43EC-B062-9AE1FF2F4CA4}" w:val=" ADDIN NE.Ref.{8C9E51A7-02AA-43EC-B062-9AE1FF2F4CA4}&lt;Citation SecTmpl=&quot;1&quot;&gt;&lt;Group&gt;&lt;References&gt;&lt;Item&gt;&lt;ID&gt;32&lt;/ID&gt;&lt;UID&gt;{865913FD-C8BF-4525-BC39-42E7F777608A}&lt;/UID&gt;&lt;Title&gt;简明儿童少年国际神经精神访谈(父母版)的信效度&lt;/Title&gt;&lt;Template&gt;Journal Article&lt;/Template&gt;&lt;Star&gt;0&lt;/Star&gt;&lt;Tag&gt;0&lt;/Tag&gt;&lt;Author&gt;刘豫鑫; 刘津; 王玉凤&lt;/Author&gt;&lt;Year&gt;2010&lt;/Year&gt;&lt;Details&gt;&lt;_author_aff&gt;北京大学精神卫生研究所卫生部精神卫生学重点实验室(北京大学);&lt;/_author_aff&gt;&lt;_cited_count&gt;26&lt;/_cited_count&gt;&lt;_collection_scope&gt;CSCD;CSSCI-E;PKU&lt;/_collection_scope&gt;&lt;_created&gt;64816778&lt;/_created&gt;&lt;_date&gt;2010-12-10&lt;/_date&gt;&lt;_db_updated&gt;CNKI - Reference&lt;/_db_updated&gt;&lt;_issue&gt;12&lt;/_issue&gt;&lt;_journal&gt;中国心理卫生杂志&lt;/_journal&gt;&lt;_keywords&gt;中文版;简明儿童少年国际神经精神访谈;信度;效度;诊断试验&lt;/_keywords&gt;&lt;_modified&gt;64816778&lt;/_modified&gt;&lt;_pages&gt;921-925&lt;/_pages&gt;&lt;_url&gt;https://kns.cnki.net/kcms/detail/detail.aspx?FileName=ZXWS201012011&amp;amp;DbName=CJFQ2010&lt;/_url&gt;&lt;_volume&gt;24&lt;/_volume&gt;&lt;_translated_author&gt;Liu, Yuxin;Liu, Jin;Wang, Yufeng&lt;/_translated_author&gt;&lt;/Details&gt;&lt;Extra&gt;&lt;DBUID&gt;{75858650-721B-4B21-B337-316A143E374B}&lt;/DBUID&gt;&lt;/Extra&gt;&lt;/Item&gt;&lt;/References&gt;&lt;/Group&gt;&lt;/Citation&gt;_x000a_"/>
    <w:docVar w:name="NE.Ref{8EB48EE6-F8E9-469F-8671-611C655152E1}" w:val=" ADDIN NE.Ref.{8EB48EE6-F8E9-469F-8671-611C655152E1}&lt;Citation SecTmpl=&quot;1&quot;&gt;&lt;Group&gt;&lt;References&gt;&lt;Item&gt;&lt;ID&gt;108&lt;/ID&gt;&lt;UID&gt;{A14C0043-FCE1-4208-869F-D0B37D7F9D4D}&lt;/UID&gt;&lt;Title&gt;Factor structure of the SCL-90 in a psychiatric population.&lt;/Title&gt;&lt;Template&gt;Journal Article&lt;/Template&gt;&lt;Star&gt;0&lt;/Star&gt;&lt;Tag&gt;0&lt;/Tag&gt;&lt;Author&gt;Hoffmann, Norman G; Overall, Peggy B&lt;/Author&gt;&lt;Year&gt;1978&lt;/Year&gt;&lt;Details&gt;&lt;_alternate_title&gt;Journal of Consulting and Clinical Psychology&lt;/_alternate_title&gt;&lt;_collection_scope&gt;SSCI&lt;/_collection_scope&gt;&lt;_created&gt;64825169&lt;/_created&gt;&lt;_date&gt;1978-01-01&lt;/_date&gt;&lt;_date_display&gt;1978&lt;/_date_display&gt;&lt;_impact_factor&gt;   5.348&lt;/_impact_factor&gt;&lt;_isbn&gt;1939-2117&lt;/_isbn&gt;&lt;_issue&gt;6&lt;/_issue&gt;&lt;_journal&gt;Journal of Consulting and Clinical Psychology&lt;/_journal&gt;&lt;_modified&gt;64825169&lt;/_modified&gt;&lt;_ori_publication&gt;American Psychological Association&lt;/_ori_publication&gt;&lt;_pages&gt;1187&lt;/_pages&gt;&lt;_volume&gt;46&lt;/_volume&gt;&lt;/Details&gt;&lt;Extra&gt;&lt;DBUID&gt;{75858650-721B-4B21-B337-316A143E374B}&lt;/DBUID&gt;&lt;/Extra&gt;&lt;/Item&gt;&lt;/References&gt;&lt;/Group&gt;&lt;/Citation&gt;_x000a_"/>
    <w:docVar w:name="NE.Ref{8ED0DF00-5311-4A1D-922A-494C6538B2BE}" w:val=" ADDIN NE.Ref.{8ED0DF00-5311-4A1D-922A-494C6538B2BE}&lt;Citation SecTmpl=&quot;1&quot;&gt;&lt;Group&gt;&lt;References&gt;&lt;Item&gt;&lt;ID&gt;122&lt;/ID&gt;&lt;UID&gt;{F019B955-CBA0-4970-86DA-55470E5A9531}&lt;/UID&gt;&lt;Title&gt;Screening for depression in well older adults: Evaluation of a short form of the CES-D&lt;/Title&gt;&lt;Template&gt;Journal Article&lt;/Template&gt;&lt;Star&gt;0&lt;/Star&gt;&lt;Tag&gt;0&lt;/Tag&gt;&lt;Author&gt;Andresen, Elena M; Malmgren, Judith A; Carter, William B; Patrick, Donald L&lt;/Author&gt;&lt;Year&gt;1994&lt;/Year&gt;&lt;Details&gt;&lt;_alternate_title&gt;American journal of preventive medicine&lt;/_alternate_title&gt;&lt;_date_display&gt;1994&lt;/_date_display&gt;&lt;_date&gt;1994-01-01&lt;/_date&gt;&lt;_isbn&gt;0749-3797&lt;/_isbn&gt;&lt;_issue&gt;2&lt;/_issue&gt;&lt;_journal&gt;American journal of preventive medicine&lt;/_journal&gt;&lt;_ori_publication&gt;Elsevier&lt;/_ori_publication&gt;&lt;_pages&gt;77-84&lt;/_pages&gt;&lt;_volume&gt;10&lt;/_volume&gt;&lt;_created&gt;64952138&lt;/_created&gt;&lt;_modified&gt;64952138&lt;/_modified&gt;&lt;_impact_factor&gt;   5.043&lt;/_impact_factor&gt;&lt;_collection_scope&gt;SCI;SCIE&lt;/_collection_scope&gt;&lt;/Details&gt;&lt;Extra&gt;&lt;DBUID&gt;{75858650-721B-4B21-B337-316A143E374B}&lt;/DBUID&gt;&lt;/Extra&gt;&lt;/Item&gt;&lt;/References&gt;&lt;/Group&gt;&lt;/Citation&gt;_x000a_"/>
    <w:docVar w:name="NE.Ref{8F43D462-4CE3-499F-A108-AF4C3B9398E5}" w:val=" ADDIN NE.Ref.{8F43D462-4CE3-499F-A108-AF4C3B9398E5}&lt;Citation SecTmpl=&quot;1&quot;&gt;&lt;Group&gt;&lt;References&gt;&lt;Item&gt;&lt;ID&gt;71&lt;/ID&gt;&lt;UID&gt;{B059AE13-F123-4C10-A6D6-0970B6D49BFA}&lt;/UID&gt;&lt;Title&gt;The PHQ-9: a new depression diagnostic and severity measure&lt;/Title&gt;&lt;Template&gt;Generic&lt;/Template&gt;&lt;Star&gt;0&lt;/Star&gt;&lt;Tag&gt;0&lt;/Tag&gt;&lt;Author&gt;Kroenke, Kurt; Spitzer, Robert L&lt;/Author&gt;&lt;Year&gt;2002&lt;/Year&gt;&lt;Details&gt;&lt;_created&gt;64818480&lt;/_created&gt;&lt;_date&gt;2002-01-01&lt;/_date&gt;&lt;_date_display&gt;2002&lt;/_date_display&gt;&lt;_isbn&gt;0048-5713&lt;/_isbn&gt;&lt;_issue&gt;9&lt;/_issue&gt;&lt;_journal&gt;Psychiatric annals&lt;/_journal&gt;&lt;_modified&gt;64818480&lt;/_modified&gt;&lt;_pages&gt;509-515&lt;/_pages&gt;&lt;_publisher&gt;Slack Incorporated Thorofare, NJ&lt;/_publisher&gt;&lt;_volume&gt;32&lt;/_volume&gt;&lt;/Details&gt;&lt;Extra&gt;&lt;DBUID&gt;{75858650-721B-4B21-B337-316A143E374B}&lt;/DBUID&gt;&lt;/Extra&gt;&lt;/Item&gt;&lt;/References&gt;&lt;/Group&gt;&lt;/Citation&gt;_x000a_"/>
    <w:docVar w:name="NE.Ref{90248059-AE5A-4AFB-8357-65AC66F4D0AE}" w:val=" ADDIN NE.Ref.{90248059-AE5A-4AFB-8357-65AC66F4D0AE}&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91159021-51F2-4455-A2B1-C390631E2C6F}" w:val=" ADDIN NE.Ref.{91159021-51F2-4455-A2B1-C390631E2C6F}&lt;Citation SecTmpl=&quot;1&quot;&gt;&lt;Group&gt;&lt;References&gt;&lt;Item&gt;&lt;ID&gt;35&lt;/ID&gt;&lt;UID&gt;{7A1794CA-C9B8-4D8B-A725-2DF1A3722A1F}&lt;/UID&gt;&lt;Title&gt;儿童抑郁障碍自评量表的中国城市常模&lt;/Title&gt;&lt;Template&gt;Journal Article&lt;/Template&gt;&lt;Star&gt;0&lt;/Star&gt;&lt;Tag&gt;0&lt;/Tag&gt;&lt;Author&gt;苏林雁; 王凯; 朱焱; 罗学荣; 杨志伟; 儿童抑郁量表全国协作组&lt;/Author&gt;&lt;Year&gt;2003&lt;/Year&gt;&lt;Details&gt;&lt;_author_adr&gt;中南大学湘雅二医院精神卫生研究所,中南大学湘雅二医院精神卫生研究所,中南大学湘雅二医院精神卫生研究所,中南大学湘雅二医院精神卫生研究所,深圳市康宁医院 410011,410011,410011,410011&lt;/_author_adr&gt;&lt;_collection_scope&gt;CSCD;CSSCI-E;PKU&lt;/_collection_scope&gt;&lt;_created&gt;64816786&lt;/_created&gt;&lt;_db_provider&gt;CNKI&lt;/_db_provider&gt;&lt;_isbn&gt;1000-6729&lt;/_isbn&gt;&lt;_issue&gt;08&lt;/_issue&gt;&lt;_journal&gt;中国心理卫生杂志&lt;/_journal&gt;&lt;_keywords&gt;儿童精神病学;抑郁障碍;心理测量学研究;常模;信度;效度&lt;/_keywords&gt;&lt;_modified&gt;64816786&lt;/_modified&gt;&lt;_pages&gt;547-549&lt;/_pages&gt;&lt;_translated_author&gt;Su, Linyan;Wang, Kai;Zhu, Yan;Luo, Xuerong;Yang, Zhiwei;Er, Tongyiyuliangbiaoquanguoxiezuozu&lt;/_translated_author&gt;&lt;/Details&gt;&lt;Extra&gt;&lt;DBUID&gt;{75858650-721B-4B21-B337-316A143E374B}&lt;/DBUID&gt;&lt;/Extra&gt;&lt;/Item&gt;&lt;/References&gt;&lt;/Group&gt;&lt;/Citation&gt;_x000a_"/>
    <w:docVar w:name="NE.Ref{92689CA2-73E6-4A0E-85F9-97C737201E37}" w:val=" ADDIN NE.Ref.{92689CA2-73E6-4A0E-85F9-97C737201E37}&lt;Citation SecTmpl=&quot;1&quot;&gt;&lt;Group&gt;&lt;References&gt;&lt;Item&gt;&lt;ID&gt;63&lt;/ID&gt;&lt;UID&gt;{8E015B01-4E43-4205-AF95-5AFD33DEAAD4}&lt;/UID&gt;&lt;Title&gt;大学生自杀现象的社会学解读&lt;/Title&gt;&lt;Template&gt;Journal Article&lt;/Template&gt;&lt;Star&gt;0&lt;/Star&gt;&lt;Tag&gt;0&lt;/Tag&gt;&lt;Author&gt;周德新&lt;/Author&gt;&lt;Year&gt;2006&lt;/Year&gt;&lt;Details&gt;&lt;_author_adr&gt;湖南文理学院思想政治理论课教学部 湖南常德415000&lt;/_author_adr&gt;&lt;_created&gt;64818002&lt;/_created&gt;&lt;_db_provider&gt;CNKI&lt;/_db_provider&gt;&lt;_isbn&gt;1672-6154&lt;/_isbn&gt;&lt;_issue&gt;05&lt;/_issue&gt;&lt;_journal&gt;湖南文理学院学报(社会科学版)&lt;/_journal&gt;&lt;_keywords&gt;大学生;自杀现象;社会学解读;预防&lt;/_keywords&gt;&lt;_modified&gt;64818002&lt;/_modified&gt;&lt;_pages&gt;60-62&lt;/_pages&gt;&lt;_translated_author&gt;Zhou, Dexin&lt;/_translated_author&gt;&lt;/Details&gt;&lt;Extra&gt;&lt;DBUID&gt;{75858650-721B-4B21-B337-316A143E374B}&lt;/DBUID&gt;&lt;/Extra&gt;&lt;/Item&gt;&lt;/References&gt;&lt;/Group&gt;&lt;/Citation&gt;_x000a_"/>
    <w:docVar w:name="NE.Ref{92B1BC58-7754-4774-B2AF-CCEFA7E208F0}" w:val=" ADDIN NE.Ref.{92B1BC58-7754-4774-B2AF-CCEFA7E208F0}&lt;Citation SecTmpl=&quot;1&quot;&gt;&lt;Group&gt;&lt;References&gt;&lt;Item&gt;&lt;ID&gt;70&lt;/ID&gt;&lt;UID&gt;{0747CBD0-E222-46D6-A370-65491028119F}&lt;/UID&gt;&lt;Title&gt;Validation and utility of a self-report version of PRIME-MD: the PHQ primary care study&lt;/Title&gt;&lt;Template&gt;Journal Article&lt;/Template&gt;&lt;Star&gt;0&lt;/Star&gt;&lt;Tag&gt;0&lt;/Tag&gt;&lt;Author&gt;Spitzer, Robert L; Kroenke, Kurt; Williams, Janet BW; Patient, Health Questionnaire Primary Care; Patient, Health Questionnaire Primary Care&lt;/Author&gt;&lt;Year&gt;1999&lt;/Year&gt;&lt;Details&gt;&lt;_alternate_title&gt;Jama&lt;/_alternate_title&gt;&lt;_created&gt;64818479&lt;/_created&gt;&lt;_date&gt;1999-01-01&lt;/_date&gt;&lt;_date_display&gt;1999&lt;/_date_display&gt;&lt;_impact_factor&gt;  56.274&lt;/_impact_factor&gt;&lt;_isbn&gt;0098-7484&lt;/_isbn&gt;&lt;_issue&gt;18&lt;/_issue&gt;&lt;_journal&gt;Jama&lt;/_journal&gt;&lt;_modified&gt;64818479&lt;/_modified&gt;&lt;_ori_publication&gt;American Medical Association&lt;/_ori_publication&gt;&lt;_pages&gt;1737-1744&lt;/_pages&gt;&lt;_volume&gt;282&lt;/_volume&gt;&lt;/Details&gt;&lt;Extra&gt;&lt;DBUID&gt;{75858650-721B-4B21-B337-316A143E374B}&lt;/DBUID&gt;&lt;/Extra&gt;&lt;/Item&gt;&lt;/References&gt;&lt;/Group&gt;&lt;/Citation&gt;_x000a_"/>
    <w:docVar w:name="NE.Ref{9381AB81-4EDF-47D3-9DFB-0CB52C2DF369}" w:val=" ADDIN NE.Ref.{9381AB81-4EDF-47D3-9DFB-0CB52C2DF369}&lt;Citation SecTmpl=&quot;1&quot;&gt;&lt;Group&gt;&lt;References&gt;&lt;Item&gt;&lt;ID&gt;74&lt;/ID&gt;&lt;UID&gt;{B3C012B0-AB34-477E-9BBF-BFE94A35C08C}&lt;/UID&gt;&lt;Title&gt;中文版Kutcher青少年抑郁量表测评青少年样本的效度与信度&lt;/Title&gt;&lt;Template&gt;Journal Article&lt;/Template&gt;&lt;Star&gt;0&lt;/Star&gt;&lt;Tag&gt;0&lt;/Tag&gt;&lt;Author&gt;周慧鸣; 郝楠; 杜亚松; 刘艳玉; 隋雨彤; 王艳华; 崔亚男; 钟秋平; 焦秀娟; 魏屹峰; Stanley, KUTCHER&lt;/Author&gt;&lt;Year&gt;2015&lt;/Year&gt;&lt;Details&gt;&lt;_author_adr&gt;上海交通大学医学院附属精神卫生中心;江西省荣军医院;辽宁省本溪市康宁医院;河北省第六人民医院;黑龙江省佳木斯市精神病康复医院;湖南省常德市康复医院;郑州市第八人民医院;Dalhousie University;&lt;/_author_adr&gt;&lt;_collection_scope&gt;CSCD;CSSCI-E;PKU&lt;/_collection_scope&gt;&lt;_created&gt;64818498&lt;/_created&gt;&lt;_db_provider&gt;CNKI&lt;/_db_provider&gt;&lt;_isbn&gt;1000-6729&lt;/_isbn&gt;&lt;_issue&gt;06&lt;/_issue&gt;&lt;_journal&gt;中国心理卫生杂志&lt;/_journal&gt;&lt;_keywords&gt;KADS量表;效度;信度;验证性因子分析;心理测量学&lt;/_keywords&gt;&lt;_modified&gt;64818498&lt;/_modified&gt;&lt;_pages&gt;413-418&lt;/_pages&gt;&lt;_volume&gt;29&lt;/_volume&gt;&lt;_translated_author&gt;Zhou, Huiming;Hao, Nan;Du, Yasong;Liu, Yanyu;Sui, Yutong;Wang, Yanhua;Cui, Yanan;Zhong, Qiuping;Jiao, Xiujuan;Wei, Yifeng;Stanley, KUTCHER&lt;/_translated_author&gt;&lt;/Details&gt;&lt;Extra&gt;&lt;DBUID&gt;{75858650-721B-4B21-B337-316A143E374B}&lt;/DBUID&gt;&lt;/Extra&gt;&lt;/Item&gt;&lt;/References&gt;&lt;/Group&gt;&lt;/Citation&gt;_x000a_"/>
    <w:docVar w:name="NE.Ref{942EF9DD-1C2A-4B68-934D-E65F51048FC4}" w:val=" ADDIN NE.Ref.{942EF9DD-1C2A-4B68-934D-E65F51048FC4}&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94863D8F-5E9C-4A97-83DD-4F76E0075B80}" w:val=" ADDIN NE.Ref.{94863D8F-5E9C-4A97-83DD-4F76E0075B80}&lt;Citation SecTmpl=&quot;1&quot;&gt;&lt;Group&gt;&lt;References&gt;&lt;Item&gt;&lt;ID&gt;38&lt;/ID&gt;&lt;UID&gt;{361B2D9D-D0EE-4640-8792-D72F9BA85879}&lt;/UID&gt;&lt;Title&gt;精神科评定量表手册&lt;/Title&gt;&lt;Template&gt;Book&lt;/Template&gt;&lt;Star&gt;0&lt;/Star&gt;&lt;Tag&gt;0&lt;/Tag&gt;&lt;Author&gt;张明园&lt;/Author&gt;&lt;Year&gt;1998&lt;/Year&gt;&lt;Details&gt;&lt;_created&gt;64816799&lt;/_created&gt;&lt;_db_updated&gt;National Lib of China Book&lt;/_db_updated&gt;&lt;_isbn&gt;7-5357-1329-7&lt;/_isbn&gt;&lt;_modified&gt;64816799&lt;/_modified&gt;&lt;_publisher&gt;湖南科学技术出版社&lt;/_publisher&gt;&lt;_url&gt;http://find.nlc.cn/search/showDocDetails?docId=-9150343122112614789&amp;amp;dataSource=ucs01&lt;/_url&gt;&lt;_translated_author&gt;Zhang, Mingyuan&lt;/_translated_author&gt;&lt;/Details&gt;&lt;Extra&gt;&lt;DBUID&gt;{75858650-721B-4B21-B337-316A143E374B}&lt;/DBUID&gt;&lt;/Extra&gt;&lt;/Item&gt;&lt;/References&gt;&lt;/Group&gt;&lt;/Citation&gt;_x000a_"/>
    <w:docVar w:name="NE.Ref{94BCA4A9-2D3B-440F-BD7F-91669EB08FB7}" w:val=" ADDIN NE.Ref.{94BCA4A9-2D3B-440F-BD7F-91669EB08FB7}&lt;Citation SecTmpl=&quot;1&quot;&gt;&lt;Group&gt;&lt;References&gt;&lt;Item&gt;&lt;ID&gt;80&lt;/ID&gt;&lt;UID&gt;{B20F749B-469B-455E-B781-B475F544E6C2}&lt;/UID&gt;&lt;Title&gt;Achenbach 儿童行为量表( 中国标准化)&lt;/Title&gt;&lt;Template&gt;Journal Article&lt;/Template&gt;&lt;Star&gt;0&lt;/Star&gt;&lt;Tag&gt;0&lt;/Tag&gt;&lt;Author&gt;忻仁娥&lt;/Author&gt;&lt;Year&gt;1994&lt;/Year&gt;&lt;Details&gt;&lt;_accessed&gt;64823895&lt;/_accessed&gt;&lt;_created&gt;64823893&lt;/_created&gt;&lt;_issue&gt;1&lt;/_issue&gt;&lt;_journal&gt;上海精神医学&lt;/_journal&gt;&lt;_modified&gt;64823896&lt;/_modified&gt;&lt;_pages&gt; 1-2&lt;/_pages&gt;&lt;_volume&gt;4&lt;/_volume&gt;&lt;_translated_author&gt;Xin, Ren&amp;apos;e&lt;/_translated_author&gt;&lt;/Details&gt;&lt;Extra&gt;&lt;DBUID&gt;{75858650-721B-4B21-B337-316A143E374B}&lt;/DBUID&gt;&lt;/Extra&gt;&lt;/Item&gt;&lt;/References&gt;&lt;/Group&gt;&lt;/Citation&gt;_x000a_"/>
    <w:docVar w:name="NE.Ref{96B6B818-C4C1-404F-AA5C-21EA5C6C59ED}" w:val=" ADDIN NE.Ref.{96B6B818-C4C1-404F-AA5C-21EA5C6C59ED}&lt;Citation SecTmpl=&quot;1&quot;&gt;&lt;Group&gt;&lt;References&gt;&lt;Item&gt;&lt;ID&gt;84&lt;/ID&gt;&lt;UID&gt;{EFE7D261-5111-493B-8B16-BEF977102415}&lt;/UID&gt;&lt;Title&gt;The Children&amp;apos;s Depression Inventory  (CDI). &lt;/Title&gt;&lt;Template&gt;Journal Article&lt;/Template&gt;&lt;Star&gt;0&lt;/Star&gt;&lt;Tag&gt;0&lt;/Tag&gt;&lt;Author&gt;Kovas, M&lt;/Author&gt;&lt;Year&gt;1985&lt;/Year&gt;&lt;Details&gt;&lt;_accessed&gt;64824031&lt;/_accessed&gt;&lt;_collection_scope&gt;SCI;SCIE;SSCI&lt;/_collection_scope&gt;&lt;_created&gt;64823951&lt;/_created&gt;&lt;_impact_factor&gt;  17.737&lt;/_impact_factor&gt;&lt;_journal&gt;Psychological Bulletin&lt;/_journal&gt;&lt;_modified&gt;64823952&lt;/_modified&gt;&lt;_pages&gt;995-998&lt;/_pages&gt;&lt;_volume&gt;21&lt;/_volume&gt;&lt;/Details&gt;&lt;Extra&gt;&lt;DBUID&gt;{75858650-721B-4B21-B337-316A143E374B}&lt;/DBUID&gt;&lt;/Extra&gt;&lt;/Item&gt;&lt;/References&gt;&lt;/Group&gt;&lt;/Citation&gt;_x000a_"/>
    <w:docVar w:name="NE.Ref{978F3ABD-280E-434A-99C1-0DF4A29C4D88}" w:val=" ADDIN NE.Ref.{978F3ABD-280E-434A-99C1-0DF4A29C4D88}&lt;Citation SecTmpl=&quot;1&quot;&gt;&lt;Group&gt;&lt;References&gt;&lt;Item&gt;&lt;ID&gt;117&lt;/ID&gt;&lt;UID&gt;{3D62CC07-22E8-409C-8E38-FD2C4354E77E}&lt;/UID&gt;&lt;Title&gt;The 52 symptoms of major depression: Lack of content overlap among seven common depression scales&lt;/Title&gt;&lt;Template&gt;Journal Article&lt;/Template&gt;&lt;Star&gt;0&lt;/Star&gt;&lt;Tag&gt;0&lt;/Tag&gt;&lt;Author&gt;Fried; Eiko, I&lt;/Author&gt;&lt;Year&gt;2017&lt;/Year&gt;&lt;Details&gt;&lt;_collection_scope&gt;SCI;SCIE;SSCI&lt;/_collection_scope&gt;&lt;_created&gt;64917547&lt;/_created&gt;&lt;_impact_factor&gt;   4.839&lt;/_impact_factor&gt;&lt;_journal&gt;Journal of Affective Disorders&lt;/_journal&gt;&lt;_modified&gt;64917547&lt;/_modified&gt;&lt;_pages&gt;191-197&lt;/_pages&gt;&lt;_volume&gt;208&lt;/_volume&gt;&lt;/Details&gt;&lt;Extra&gt;&lt;DBUID&gt;{75858650-721B-4B21-B337-316A143E374B}&lt;/DBUID&gt;&lt;/Extra&gt;&lt;/Item&gt;&lt;/References&gt;&lt;/Group&gt;&lt;/Citation&gt;_x000a_"/>
    <w:docVar w:name="NE.Ref{97ED2FD2-0771-43F9-9A10-F903F6AE3035}" w:val=" ADDIN NE.Ref.{97ED2FD2-0771-43F9-9A10-F903F6AE3035}&lt;Citation SecTmpl=&quot;1&quot;&gt;&lt;Group&gt;&lt;References&gt;&lt;Item&gt;&lt;ID&gt;83&lt;/ID&gt;&lt;UID&gt;{B3642D7B-3C3C-400C-B6A3-1975442408F5}&lt;/UID&gt;&lt;Title&gt;流调中心用抑郁量表（Center for Epidemiological Studies Depression Scale，CES-D）&lt;/Title&gt;&lt;Template&gt;Journal Article&lt;/Template&gt;&lt;Star&gt;0&lt;/Star&gt;&lt;Tag&gt;0&lt;/Tag&gt;&lt;Author&gt;刘平&lt;/Author&gt;&lt;Year&gt;1999&lt;/Year&gt;&lt;Details&gt;&lt;_accessed&gt;64823923&lt;/_accessed&gt;&lt;_created&gt;64823923&lt;/_created&gt;&lt;_journal&gt;中国心理卫生杂志（增刊）&lt;/_journal&gt;&lt;_modified&gt;64823923&lt;/_modified&gt;&lt;_pages&gt;200-202.&lt;/_pages&gt;&lt;_translated_author&gt;Liu, Ping&lt;/_translated_author&gt;&lt;/Details&gt;&lt;Extra&gt;&lt;DBUID&gt;{75858650-721B-4B21-B337-316A143E374B}&lt;/DBUID&gt;&lt;/Extra&gt;&lt;/Item&gt;&lt;/References&gt;&lt;/Group&gt;&lt;/Citation&gt;_x000a_"/>
    <w:docVar w:name="NE.Ref{98F2B856-0B73-41A2-9C9B-5A3230B75D70}" w:val=" ADDIN NE.Ref.{98F2B856-0B73-41A2-9C9B-5A3230B75D70}&lt;Citation SecTmpl=&quot;1&quot;&gt;&lt;Group&gt;&lt;References&gt;&lt;Item&gt;&lt;ID&gt;25&lt;/ID&gt;&lt;UID&gt;{F5CFC7F2-FB56-4D08-8106-7CB31B1407F7}&lt;/UID&gt;&lt;Title&gt;中学生的抑郁症状与生活事件:非适应性策略的中介作用&lt;/Title&gt;&lt;Template&gt;Journal Article&lt;/Template&gt;&lt;Star&gt;0&lt;/Star&gt;&lt;Tag&gt;0&lt;/Tag&gt;&lt;Author&gt;陈海燕; 姚树桥; 明庆森; 侯婵娟&lt;/Author&gt;&lt;Year&gt;2012&lt;/Year&gt;&lt;Details&gt;&lt;_author_aff&gt;中南大学湘雅二医院医学心理研究所;&lt;/_author_aff&gt;&lt;_cited_count&gt;63&lt;/_cited_count&gt;&lt;_collection_scope&gt;CSCD;CSSCI-E;PKU&lt;/_collection_scope&gt;&lt;_created&gt;64813995&lt;/_created&gt;&lt;_date&gt;2012-10-10&lt;/_date&gt;&lt;_db_updated&gt;CNKI - Reference&lt;/_db_updated&gt;&lt;_issue&gt;10&lt;/_issue&gt;&lt;_journal&gt;中国心理卫生杂志&lt;/_journal&gt;&lt;_keywords&gt;中学生;抑郁症状;负性生活事件;认知情绪调节策略;中介作用&lt;/_keywords&gt;&lt;_modified&gt;64813995&lt;/_modified&gt;&lt;_pages&gt;786-790&lt;/_pages&gt;&lt;_url&gt;https://kns.cnki.net/kcms/detail/detail.aspx?FileName=ZXWS201210018&amp;amp;DbName=CJFQ2012&lt;/_url&gt;&lt;_volume&gt;26&lt;/_volume&gt;&lt;_translated_author&gt;Chen, Haiyan;Yao, Shuqiao;Ming, Qingsen;Hou, Chanjuan&lt;/_translated_author&gt;&lt;/Details&gt;&lt;Extra&gt;&lt;DBUID&gt;{75858650-721B-4B21-B337-316A143E374B}&lt;/DBUID&gt;&lt;/Extra&gt;&lt;/Item&gt;&lt;/References&gt;&lt;/Group&gt;&lt;/Citation&gt;_x000a_"/>
    <w:docVar w:name="NE.Ref{99ECF465-0324-4EF0-8AA6-1B8B3EB3FC62}" w:val=" ADDIN NE.Ref.{99ECF465-0324-4EF0-8AA6-1B8B3EB3FC62}&lt;Citation SecTmpl=&quot;1&quot;&gt;&lt;Group&gt;&lt;References&gt;&lt;Item&gt;&lt;ID&gt;112&lt;/ID&gt;&lt;UID&gt;{D6745485-394A-412A-BA92-93290D3A6676}&lt;/UID&gt;&lt;Title&gt;中国中学生心理健康量表的编制及其标准化&lt;/Title&gt;&lt;Template&gt;Journal Article&lt;/Template&gt;&lt;Star&gt;0&lt;/Star&gt;&lt;Tag&gt;0&lt;/Tag&gt;&lt;Author&gt;王极盛; 李焰; 赫尔实&lt;/Author&gt;&lt;Year&gt;1997&lt;/Year&gt;&lt;Details&gt;&lt;_accessed&gt;64825738&lt;/_accessed&gt;&lt;_created&gt;64825733&lt;/_created&gt;&lt;_issue&gt;04&lt;/_issue&gt;&lt;_journal&gt;社会心理科学&lt;/_journal&gt;&lt;_modified&gt;64825733&lt;/_modified&gt;&lt;_pages&gt;17-22&lt;/_pages&gt;&lt;_translated_author&gt;Wang, Jisheng;Li, Yan;He, Ershi&lt;/_translated_author&gt;&lt;/Details&gt;&lt;Extra&gt;&lt;DBUID&gt;{75858650-721B-4B21-B337-316A143E374B}&lt;/DBUID&gt;&lt;/Extra&gt;&lt;/Item&gt;&lt;/References&gt;&lt;/Group&gt;&lt;/Citation&gt;_x000a_"/>
    <w:docVar w:name="NE.Ref{9B2BF791-106E-416B-BD38-F832C3F3D6C3}" w:val=" ADDIN NE.Ref.{9B2BF791-106E-416B-BD38-F832C3F3D6C3}&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9DE40832-C1B1-4514-9486-003F9CAD8EFA}" w:val=" ADDIN NE.Ref.{9DE40832-C1B1-4514-9486-003F9CAD8EFA}&lt;Citation SecTmpl=&quot;1&quot;&gt;&lt;Group&gt;&lt;References&gt;&lt;Item&gt;&lt;ID&gt;35&lt;/ID&gt;&lt;UID&gt;{7A1794CA-C9B8-4D8B-A725-2DF1A3722A1F}&lt;/UID&gt;&lt;Title&gt;儿童抑郁障碍自评量表的中国城市常模&lt;/Title&gt;&lt;Template&gt;Journal Article&lt;/Template&gt;&lt;Star&gt;0&lt;/Star&gt;&lt;Tag&gt;0&lt;/Tag&gt;&lt;Author&gt;苏林雁; 王凯; 朱焱; 罗学荣; 杨志伟; 儿童抑郁量表全国协作组&lt;/Author&gt;&lt;Year&gt;2003&lt;/Year&gt;&lt;Details&gt;&lt;_author_adr&gt;中南大学湘雅二医院精神卫生研究所,中南大学湘雅二医院精神卫生研究所,中南大学湘雅二医院精神卫生研究所,中南大学湘雅二医院精神卫生研究所,深圳市康宁医院 410011,410011,410011,410011&lt;/_author_adr&gt;&lt;_collection_scope&gt;CSCD;CSSCI-E;PKU&lt;/_collection_scope&gt;&lt;_created&gt;64816786&lt;/_created&gt;&lt;_db_provider&gt;CNKI&lt;/_db_provider&gt;&lt;_isbn&gt;1000-6729&lt;/_isbn&gt;&lt;_issue&gt;08&lt;/_issue&gt;&lt;_journal&gt;中国心理卫生杂志&lt;/_journal&gt;&lt;_keywords&gt;儿童精神病学;抑郁障碍;心理测量学研究;常模;信度;效度&lt;/_keywords&gt;&lt;_modified&gt;64816786&lt;/_modified&gt;&lt;_pages&gt;547-549&lt;/_pages&gt;&lt;_translated_author&gt;Su, Linyan;Wang, Kai;Zhu, Yan;Luo, Xuerong;Yang, Zhiwei;Er, Tongyiyuliangbiaoquanguoxiezuozu&lt;/_translated_author&gt;&lt;/Details&gt;&lt;Extra&gt;&lt;DBUID&gt;{75858650-721B-4B21-B337-316A143E374B}&lt;/DBUID&gt;&lt;/Extra&gt;&lt;/Item&gt;&lt;/References&gt;&lt;/Group&gt;&lt;/Citation&gt;_x000a_"/>
    <w:docVar w:name="NE.Ref{9F0A19D2-97E3-451A-BB6D-5681FBC4703E}" w:val=" ADDIN NE.Ref.{9F0A19D2-97E3-451A-BB6D-5681FBC4703E}&lt;Citation SecTmpl=&quot;1&quot;&gt;&lt;Group&gt;&lt;References&gt;&lt;Item&gt;&lt;ID&gt;40&lt;/ID&gt;&lt;UID&gt;{630B990F-84E5-480C-B579-CC8C841AC512}&lt;/UID&gt;&lt;Title&gt;中学生焦虑情绪调查&lt;/Title&gt;&lt;Template&gt;Journal Article&lt;/Template&gt;&lt;Star&gt;0&lt;/Star&gt;&lt;Tag&gt;0&lt;/Tag&gt;&lt;Author&gt;陈姜; 张德甫; 吴敏; 胡巧云; 徐俊娥; 付喜成&lt;/Author&gt;&lt;Year&gt;2000&lt;/Year&gt;&lt;Details&gt;&lt;_author_adr&gt;河南医科大学儿少教研室!郑州450052,河南医科大学儿少教研室!郑州450052,河南医科大学儿少教研室!郑州450052,河南医科大学儿少教研室!郑州450052,河南省鹤壁市卫生防疫站,河南省修武县卫生防疫站&lt;/_author_adr&gt;&lt;_created&gt;64816824&lt;/_created&gt;&lt;_db_provider&gt;CNKI&lt;/_db_provider&gt;&lt;_isbn&gt;32-1199/R&lt;/_isbn&gt;&lt;_issue&gt;04&lt;/_issue&gt;&lt;_journal&gt;中国校医&lt;/_journal&gt;&lt;_keywords&gt;中学生;焦虑情绪;相关因素&lt;/_keywords&gt;&lt;_modified&gt;64816824&lt;/_modified&gt;&lt;_pages&gt;257-258&lt;/_pages&gt;&lt;_translated_author&gt;Chen, Jiang;Zhang, Defu;Wu, Min;Hu, Qiaoyun;Xu, Jun&amp;apos;e;Fu, Xicheng&lt;/_translated_author&gt;&lt;/Details&gt;&lt;Extra&gt;&lt;DBUID&gt;{75858650-721B-4B21-B337-316A143E374B}&lt;/DBUID&gt;&lt;/Extra&gt;&lt;/Item&gt;&lt;/References&gt;&lt;/Group&gt;&lt;/Citation&gt;_x000a_"/>
    <w:docVar w:name="NE.Ref{A13D0CD8-21C2-4201-BB43-BAE3E3973426}" w:val=" ADDIN NE.Ref.{A13D0CD8-21C2-4201-BB43-BAE3E3973426}&lt;Citation SecTmpl=&quot;1&quot;&gt;&lt;Group&gt;&lt;References&gt;&lt;Item&gt;&lt;ID&gt;27&lt;/ID&gt;&lt;UID&gt;{432ED410-8361-4C4F-B6CC-EFF8B4FA0F24}&lt;/UID&gt;&lt;Title&gt;儿童抑郁量表中文版在中小学生中的信效度&lt;/Title&gt;&lt;Template&gt;Journal Article&lt;/Template&gt;&lt;Star&gt;0&lt;/Star&gt;&lt;Tag&gt;0&lt;/Tag&gt;&lt;Author&gt;吴文峰; 卢永彪; 谭芙蓉; 姚树桥&lt;/Author&gt;&lt;Year&gt;2010&lt;/Year&gt;&lt;Details&gt;&lt;_author_aff&gt;中南大学湘雅二医院医学心理研究中心;湖南科技大学教育学院;&lt;/_author_aff&gt;&lt;_cited_count&gt;95&lt;/_cited_count&gt;&lt;_collection_scope&gt;CSCD;CSSCI-E;PKU&lt;/_collection_scope&gt;&lt;_created&gt;64814066&lt;/_created&gt;&lt;_date&gt;2010-10-10&lt;/_date&gt;&lt;_db_updated&gt;CNKI - Reference&lt;/_db_updated&gt;&lt;_issue&gt;10&lt;/_issue&gt;&lt;_journal&gt;中国心理卫生杂志&lt;/_journal&gt;&lt;_keywords&gt;儿童抑郁量表;信度;效度;验证性因素分析;心理测量学研究&lt;/_keywords&gt;&lt;_modified&gt;64814066&lt;/_modified&gt;&lt;_pages&gt;775-779&lt;/_pages&gt;&lt;_url&gt;https://kns.cnki.net/kcms/detail/detail.aspx?FileName=ZXWS201010017&amp;amp;DbName=CJFQ2010&lt;/_url&gt;&lt;_volume&gt;24&lt;/_volume&gt;&lt;_translated_author&gt;Wu, Wenfeng;Lu, Yongbiao;Tan, Furong;Yao, Shuqiao&lt;/_translated_author&gt;&lt;/Details&gt;&lt;Extra&gt;&lt;DBUID&gt;{75858650-721B-4B21-B337-316A143E374B}&lt;/DBUID&gt;&lt;/Extra&gt;&lt;/Item&gt;&lt;/References&gt;&lt;/Group&gt;&lt;/Citation&gt;_x000a_"/>
    <w:docVar w:name="NE.Ref{A4EE7667-B17A-407B-934C-4D88CC30F7EB}" w:val=" ADDIN NE.Ref.{A4EE7667-B17A-407B-934C-4D88CC30F7EB}&lt;Citation SecTmpl=&quot;1&quot;&gt;&lt;Group&gt;&lt;References&gt;&lt;Item&gt;&lt;ID&gt;35&lt;/ID&gt;&lt;UID&gt;{7A1794CA-C9B8-4D8B-A725-2DF1A3722A1F}&lt;/UID&gt;&lt;Title&gt;儿童抑郁障碍自评量表的中国城市常模&lt;/Title&gt;&lt;Template&gt;Journal Article&lt;/Template&gt;&lt;Star&gt;0&lt;/Star&gt;&lt;Tag&gt;0&lt;/Tag&gt;&lt;Author&gt;苏林雁; 王凯; 朱焱; 罗学荣; 杨志伟; 儿童抑郁量表全国协作组&lt;/Author&gt;&lt;Year&gt;2003&lt;/Year&gt;&lt;Details&gt;&lt;_author_adr&gt;中南大学湘雅二医院精神卫生研究所,中南大学湘雅二医院精神卫生研究所,中南大学湘雅二医院精神卫生研究所,中南大学湘雅二医院精神卫生研究所,深圳市康宁医院 410011,410011,410011,410011&lt;/_author_adr&gt;&lt;_collection_scope&gt;CSCD;CSSCI-E;PKU&lt;/_collection_scope&gt;&lt;_created&gt;64816786&lt;/_created&gt;&lt;_db_provider&gt;CNKI&lt;/_db_provider&gt;&lt;_isbn&gt;1000-6729&lt;/_isbn&gt;&lt;_issue&gt;08&lt;/_issue&gt;&lt;_journal&gt;中国心理卫生杂志&lt;/_journal&gt;&lt;_keywords&gt;儿童精神病学;抑郁障碍;心理测量学研究;常模;信度;效度&lt;/_keywords&gt;&lt;_modified&gt;64816786&lt;/_modified&gt;&lt;_pages&gt;547-549&lt;/_pages&gt;&lt;_translated_author&gt;Su, Linyan;Wang, Kai;Zhu, Yan;Luo, Xuerong;Yang, Zhiwei;Er, Tongyiyuliangbiaoquanguoxiezuozu&lt;/_translated_author&gt;&lt;/Details&gt;&lt;Extra&gt;&lt;DBUID&gt;{75858650-721B-4B21-B337-316A143E374B}&lt;/DBUID&gt;&lt;/Extra&gt;&lt;/Item&gt;&lt;/References&gt;&lt;/Group&gt;&lt;/Citation&gt;_x000a_"/>
    <w:docVar w:name="NE.Ref{A714ED55-2075-4A6E-8717-EFF23BCE8B1E}" w:val=" ADDIN NE.Ref.{A714ED55-2075-4A6E-8717-EFF23BCE8B1E}&lt;Citation SecTmpl=&quot;1&quot;&gt;&lt;Group&gt;&lt;References&gt;&lt;Item&gt;&lt;ID&gt;6&lt;/ID&gt;&lt;UID&gt;{7EA7E88F-EF60-4CA6-A933-4B72FD759361}&lt;/UID&gt;&lt;Title&gt;Center for epidemiologic studies depression scale for children: psychometric testing of the Chinese version&lt;/Title&gt;&lt;Template&gt;Journal Article&lt;/Template&gt;&lt;Star&gt;0&lt;/Star&gt;&lt;Tag&gt;0&lt;/Tag&gt;&lt;Author&gt;William Li, Ho Cheung; Chung, Oi Kwan Joyce; Ho, Ka Yan&lt;/Author&gt;&lt;Year&gt;2010&lt;/Year&gt;&lt;Details&gt;&lt;_alternate_title&gt;Journal of Advanced Nursing&lt;/_alternate_title&gt;&lt;_collection_scope&gt;SCIE;SSCI&lt;/_collection_scope&gt;&lt;_created&gt;64813567&lt;/_created&gt;&lt;_date&gt;2010-01-01&lt;/_date&gt;&lt;_date_display&gt;2010&lt;/_date_display&gt;&lt;_impact_factor&gt;   3.187&lt;/_impact_factor&gt;&lt;_isbn&gt;0309-2402&lt;/_isbn&gt;&lt;_issue&gt;11&lt;/_issue&gt;&lt;_journal&gt;Journal of Advanced Nursing&lt;/_journal&gt;&lt;_modified&gt;64813567&lt;/_modified&gt;&lt;_ori_publication&gt;Wiley Online Library&lt;/_ori_publication&gt;&lt;_pages&gt;2582-2591&lt;/_pages&gt;&lt;_volume&gt;66&lt;/_volume&gt;&lt;/Details&gt;&lt;Extra&gt;&lt;DBUID&gt;{75858650-721B-4B21-B337-316A143E374B}&lt;/DBUID&gt;&lt;/Extra&gt;&lt;/Item&gt;&lt;/References&gt;&lt;/Group&gt;&lt;/Citation&gt;_x000a_"/>
    <w:docVar w:name="NE.Ref{A867D111-4201-476A-A5A0-2A4A642EAA8C}" w:val=" ADDIN NE.Ref.{A867D111-4201-476A-A5A0-2A4A642EAA8C}&lt;Citation SecTmpl=&quot;1&quot;&gt;&lt;Group&gt;&lt;References&gt;&lt;Item&gt;&lt;ID&gt;41&lt;/ID&gt;&lt;UID&gt;{2E3A72C1-B248-4C81-98D8-73D3D8A3AC03}&lt;/UID&gt;&lt;Title&gt;Prevalence of fatigue and chronic fatigue syndrome-like illness in children and adolescents&lt;/Title&gt;&lt;Template&gt;Journal Article&lt;/Template&gt;&lt;Star&gt;0&lt;/Star&gt;&lt;Tag&gt;0&lt;/Tag&gt;&lt;Author&gt;Jordan, Karen M; Ayers, Penny M; Jahn, Susan C; Taylor, Kari K; Huang, Cheng-Fang; Richman, Judith; Jason, Leonard A&lt;/Author&gt;&lt;Year&gt;2000&lt;/Year&gt;&lt;Details&gt;&lt;_alternate_title&gt;Journal of Chronic Fatigue Syndrome&lt;/_alternate_title&gt;&lt;_created&gt;64816827&lt;/_created&gt;&lt;_date&gt;2000-01-01&lt;/_date&gt;&lt;_date_display&gt;2000&lt;/_date_display&gt;&lt;_isbn&gt;1057-3321&lt;/_isbn&gt;&lt;_issue&gt;1&lt;/_issue&gt;&lt;_journal&gt;Journal of Chronic Fatigue Syndrome&lt;/_journal&gt;&lt;_modified&gt;64816827&lt;/_modified&gt;&lt;_ori_publication&gt;Taylor &amp;amp; Francis&lt;/_ori_publication&gt;&lt;_pages&gt;3-21&lt;/_pages&gt;&lt;_volume&gt;6&lt;/_volume&gt;&lt;/Details&gt;&lt;Extra&gt;&lt;DBUID&gt;{75858650-721B-4B21-B337-316A143E374B}&lt;/DBUID&gt;&lt;/Extra&gt;&lt;/Item&gt;&lt;/References&gt;&lt;/Group&gt;&lt;/Citation&gt;_x000a_"/>
    <w:docVar w:name="NE.Ref{A98EC9ED-C2A8-437B-9DD8-F28DEBD7B8C3}" w:val=" ADDIN NE.Ref.{A98EC9ED-C2A8-437B-9DD8-F28DEBD7B8C3}&lt;Citation SecTmpl=&quot;1&quot;&gt;&lt;Group&gt;&lt;References&gt;&lt;Item&gt;&lt;ID&gt;44&lt;/ID&gt;&lt;UID&gt;{D23E8758-C28F-4555-ADD8-AE4433BD5A6D}&lt;/UID&gt;&lt;Title&gt;初中生睡眠质量与肥胖的相关性分析&lt;/Title&gt;&lt;Template&gt;Journal Article&lt;/Template&gt;&lt;Star&gt;0&lt;/Star&gt;&lt;Tag&gt;0&lt;/Tag&gt;&lt;Author&gt;任艳峰; 翟强; 王素珍&lt;/Author&gt;&lt;Year&gt;2015&lt;/Year&gt;&lt;Details&gt;&lt;_author_adr&gt;潍坊医学院公共卫生学院;&lt;/_author_adr&gt;&lt;_collection_scope&gt;PKU&lt;/_collection_scope&gt;&lt;_created&gt;64816832&lt;/_created&gt;&lt;_db_provider&gt;CNKI&lt;/_db_provider&gt;&lt;_doi&gt;10.16835/j.cnki.1000-9817.2015.09.014&lt;/_doi&gt;&lt;_isbn&gt;1000-9817&lt;/_isbn&gt;&lt;_issue&gt;09&lt;/_issue&gt;&lt;_journal&gt;中国学校卫生&lt;/_journal&gt;&lt;_keywords&gt;睡眠异常;肥胖症;回归分析;学生&lt;/_keywords&gt;&lt;_modified&gt;64816832&lt;/_modified&gt;&lt;_pages&gt;1316-1318&lt;/_pages&gt;&lt;_volume&gt;36&lt;/_volume&gt;&lt;_translated_author&gt;Ren, Yanfeng;Zhai, Qiang;Wang, Suzhen&lt;/_translated_author&gt;&lt;/Details&gt;&lt;Extra&gt;&lt;DBUID&gt;{75858650-721B-4B21-B337-316A143E374B}&lt;/DBUID&gt;&lt;/Extra&gt;&lt;/Item&gt;&lt;/References&gt;&lt;/Group&gt;&lt;/Citation&gt;_x000a_"/>
    <w:docVar w:name="NE.Ref{AA0BD727-9ED3-4CD8-833E-D3A3EB3D81A1}" w:val=" ADDIN NE.Ref.{AA0BD727-9ED3-4CD8-833E-D3A3EB3D81A1}&lt;Citation SecTmpl=&quot;1&quot;&gt;&lt;Group&gt;&lt;References&gt;&lt;Item&gt;&lt;ID&gt;41&lt;/ID&gt;&lt;UID&gt;{2E3A72C1-B248-4C81-98D8-73D3D8A3AC03}&lt;/UID&gt;&lt;Title&gt;Prevalence of fatigue and chronic fatigue syndrome-like illness in children and adolescents&lt;/Title&gt;&lt;Template&gt;Journal Article&lt;/Template&gt;&lt;Star&gt;0&lt;/Star&gt;&lt;Tag&gt;0&lt;/Tag&gt;&lt;Author&gt;Jordan, Karen M; Ayers, Penny M; Jahn, Susan C; Taylor, Kari K; Huang, Cheng-Fang; Richman, Judith; Jason, Leonard A&lt;/Author&gt;&lt;Year&gt;2000&lt;/Year&gt;&lt;Details&gt;&lt;_accessed&gt;64916495&lt;/_accessed&gt;&lt;_alternate_title&gt;Journal of Chronic Fatigue Syndrome&lt;/_alternate_title&gt;&lt;_created&gt;64816827&lt;/_created&gt;&lt;_date&gt;2000-01-01&lt;/_date&gt;&lt;_date_display&gt;2000&lt;/_date_display&gt;&lt;_isbn&gt;1057-3321&lt;/_isbn&gt;&lt;_issue&gt;1&lt;/_issue&gt;&lt;_journal&gt;Journal of Chronic Fatigue Syndrome&lt;/_journal&gt;&lt;_modified&gt;64816827&lt;/_modified&gt;&lt;_ori_publication&gt;Taylor &amp;amp; Francis&lt;/_ori_publication&gt;&lt;_pages&gt;3-21&lt;/_pages&gt;&lt;_volume&gt;6&lt;/_volume&gt;&lt;/Details&gt;&lt;Extra&gt;&lt;DBUID&gt;{75858650-721B-4B21-B337-316A143E374B}&lt;/DBUID&gt;&lt;/Extra&gt;&lt;/Item&gt;&lt;/References&gt;&lt;/Group&gt;&lt;/Citation&gt;_x000a_"/>
    <w:docVar w:name="NE.Ref{AA0F8BC2-2D8D-469D-A212-879BE3097413}" w:val=" ADDIN NE.Ref.{AA0F8BC2-2D8D-469D-A212-879BE3097413}&lt;Citation SecTmpl=&quot;1&quot;&gt;&lt;Group&gt;&lt;References&gt;&lt;Item&gt;&lt;ID&gt;100&lt;/ID&gt;&lt;UID&gt;{EC3085C6-B701-41FC-A15E-6AE05D7091CF}&lt;/UID&gt;&lt;Title&gt;大学新生SCL—90调查结果与分析&lt;/Title&gt;&lt;Template&gt;Journal Article&lt;/Template&gt;&lt;Star&gt;0&lt;/Star&gt;&lt;Tag&gt;0&lt;/Tag&gt;&lt;Author&gt;黄赐英; 裴利华&lt;/Author&gt;&lt;Year&gt;2005&lt;/Year&gt;&lt;Details&gt;&lt;_author_adr&gt;株洲师范高等专科学校现代教育中心,株洲师范高等专科学校现代教育中心 湖南株洲412007_x000d__x000a__x000d__x000a__x000d__x000a__x000d__x000a__x000d__x000a__x000d__x000a__x000d__x000a__x000d__x000a_,湖南株洲412007&lt;/_author_adr&gt;&lt;_created&gt;64824461&lt;/_created&gt;&lt;_db_provider&gt;CNKI&lt;/_db_provider&gt;&lt;_isbn&gt;1009-1432&lt;/_isbn&gt;&lt;_issue&gt;03&lt;/_issue&gt;&lt;_journal&gt;株洲师范高等专科学校学报&lt;/_journal&gt;&lt;_keywords&gt;大学新生;症状自评量表;心理健康&lt;/_keywords&gt;&lt;_modified&gt;64824461&lt;/_modified&gt;&lt;_pages&gt;29-32&lt;/_pages&gt;&lt;_translated_author&gt;Huang, Ciying;Pei, Lihua&lt;/_translated_author&gt;&lt;/Details&gt;&lt;Extra&gt;&lt;DBUID&gt;{75858650-721B-4B21-B337-316A143E374B}&lt;/DBUID&gt;&lt;/Extra&gt;&lt;/Item&gt;&lt;/References&gt;&lt;/Group&gt;&lt;/Citation&gt;_x000a_"/>
    <w:docVar w:name="NE.Ref{AAAA4AA7-79ED-4C75-98FA-7CDCABBF53B3}" w:val=" ADDIN NE.Ref.{AAAA4AA7-79ED-4C75-98FA-7CDCABBF53B3}&lt;Citation SecTmpl=&quot;1&quot;&gt;&lt;Group&gt;&lt;References&gt;&lt;Item&gt;&lt;ID&gt;51&lt;/ID&gt;&lt;UID&gt;{1CB0A5F4-A826-4511-9985-3B5B342759B6}&lt;/UID&gt;&lt;Title&gt;大学生抑郁现状调查及影响因素研究&lt;/Title&gt;&lt;Template&gt;Journal Article&lt;/Template&gt;&lt;Star&gt;0&lt;/Star&gt;&lt;Tag&gt;0&lt;/Tag&gt;&lt;Author&gt;崔庆霞; 王在翔&lt;/Author&gt;&lt;Year&gt;2014&lt;/Year&gt;&lt;Details&gt;&lt;_author_adr&gt;潍坊医学院公共卫生学院;&lt;/_author_adr&gt;&lt;_collection_scope&gt;PKU&lt;/_collection_scope&gt;&lt;_created&gt;64816887&lt;/_created&gt;&lt;_db_provider&gt;CNKI&lt;/_db_provider&gt;&lt;_isbn&gt;1004-4663&lt;/_isbn&gt;&lt;_issue&gt;08&lt;/_issue&gt;&lt;_journal&gt;中国卫生事业管理&lt;/_journal&gt;&lt;_keywords&gt;大学生;抑郁;影响因素;Logistic回归分析&lt;/_keywords&gt;&lt;_modified&gt;64816887&lt;/_modified&gt;&lt;_pages&gt;629-630+633&lt;/_pages&gt;&lt;_volume&gt;31&lt;/_volume&gt;&lt;_translated_author&gt;Cui, Qingxia;Wang, Zaixiang&lt;/_translated_author&gt;&lt;/Details&gt;&lt;Extra&gt;&lt;DBUID&gt;{75858650-721B-4B21-B337-316A143E374B}&lt;/DBUID&gt;&lt;/Extra&gt;&lt;/Item&gt;&lt;/References&gt;&lt;/Group&gt;&lt;/Citation&gt;_x000a_"/>
    <w:docVar w:name="NE.Ref{ABCFEB51-CC99-4967-8B88-DBAE8B8450FD}" w:val=" ADDIN NE.Ref.{ABCFEB51-CC99-4967-8B88-DBAE8B8450FD}&lt;Citation SecTmpl=&quot;1&quot;&gt;&lt;Group&gt;&lt;References&gt;&lt;Item&gt;&lt;ID&gt;107&lt;/ID&gt;&lt;UID&gt;{98859084-5A0C-444A-A621-4097BE0E297C}&lt;/UID&gt;&lt;Title&gt;The SCL‐90: Administration, Scoring and Procedures Manual&lt;/Title&gt;&lt;Template&gt;Book&lt;/Template&gt;&lt;Star&gt;0&lt;/Star&gt;&lt;Tag&gt;0&lt;/Tag&gt;&lt;Author&gt;Derogatis, L R&lt;/Author&gt;&lt;Year&gt;1977&lt;/Year&gt;&lt;Details&gt;&lt;_accessed&gt;64825157&lt;/_accessed&gt;&lt;_created&gt;64825157&lt;/_created&gt;&lt;_modified&gt;64825157&lt;/_modified&gt;&lt;_place_published&gt;Baltimore, MD, USA&lt;/_place_published&gt;&lt;_publisher&gt;John Hopkins University Press&lt;/_publisher&gt;&lt;/Details&gt;&lt;Extra&gt;&lt;DBUID&gt;{75858650-721B-4B21-B337-316A143E374B}&lt;/DBUID&gt;&lt;/Extra&gt;&lt;/Item&gt;&lt;/References&gt;&lt;/Group&gt;&lt;/Citation&gt;_x000a_"/>
    <w:docVar w:name="NE.Ref{B235AE31-1513-4BE8-AF59-2B03903FABA0}" w:val=" ADDIN NE.Ref.{B235AE31-1513-4BE8-AF59-2B03903FABA0}&lt;Citation SecTmpl=&quot;1&quot;&gt;&lt;Group&gt;&lt;References&gt;&lt;Item&gt;&lt;ID&gt;4&lt;/ID&gt;&lt;UID&gt;{B4C5C8B2-0074-4168-BC50-57B95A8AB575}&lt;/UID&gt;&lt;Title&gt;常用心理评估量表手册&lt;/Title&gt;&lt;Template&gt;Book&lt;/Template&gt;&lt;Star&gt;0&lt;/Star&gt;&lt;Tag&gt;0&lt;/Tag&gt;&lt;Author&gt;戴晓阳&lt;/Author&gt;&lt;Year&gt;2010&lt;/Year&gt;&lt;Details&gt;&lt;_created&gt;64812528&lt;/_created&gt;&lt;_db_updated&gt;National Lib of China Book&lt;/_db_updated&gt;&lt;_isbn&gt;978-7-5091-3964-6&lt;/_isbn&gt;&lt;_modified&gt;64812528&lt;/_modified&gt;&lt;_publisher&gt;人民军医出版社&lt;/_publisher&gt;&lt;_url&gt;http://find.nlc.cn/search/showDocDetails?docId=1821664104074337099&amp;amp;dataSource=ucs01&lt;/_url&gt;&lt;_translated_author&gt;Dai, Xiaoyang&lt;/_translated_author&gt;&lt;/Details&gt;&lt;Extra&gt;&lt;DBUID&gt;{75858650-721B-4B21-B337-316A143E374B}&lt;/DBUID&gt;&lt;/Extra&gt;&lt;/Item&gt;&lt;/References&gt;&lt;/Group&gt;&lt;/Citation&gt;_x000a_"/>
    <w:docVar w:name="NE.Ref{B2950268-E0F8-4573-A7B5-ADD6DE97FF73}" w:val=" ADDIN NE.Ref.{B2950268-E0F8-4573-A7B5-ADD6DE97FF73}&lt;Citation SecTmpl=&quot;1&quot;&gt;&lt;Group&gt;&lt;References&gt;&lt;Item&gt;&lt;ID&gt;19&lt;/ID&gt;&lt;UID&gt;{E5116861-3CC0-4833-8741-8F015FCED59E}&lt;/UID&gt;&lt;Title&gt;简版流调中心抑郁量表在全国成年人群中的信效度&lt;/Title&gt;&lt;Template&gt;Journal Article&lt;/Template&gt;&lt;Star&gt;0&lt;/Star&gt;&lt;Tag&gt;0&lt;/Tag&gt;&lt;Author&gt;张宝山; 李娟&lt;/Author&gt;&lt;Year&gt;2011&lt;/Year&gt;&lt;Details&gt;&lt;_author_aff&gt;中国科学院心理研究所心理健康重点实验室;&lt;/_author_aff&gt;&lt;_cited_count&gt;55&lt;/_cited_count&gt;&lt;_collection_scope&gt;CSCD;CSSCI-E;PKU&lt;/_collection_scope&gt;&lt;_created&gt;64813870&lt;/_created&gt;&lt;_date&gt;2011-07-10&lt;/_date&gt;&lt;_db_updated&gt;CNKI - Reference&lt;/_db_updated&gt;&lt;_issue&gt;07&lt;/_issue&gt;&lt;_journal&gt;中国心理卫生杂志&lt;/_journal&gt;&lt;_keywords&gt;简版流调中心抑郁量表;信度分析;效度分析&lt;/_keywords&gt;&lt;_modified&gt;64813870&lt;/_modified&gt;&lt;_pages&gt;506-511&lt;/_pages&gt;&lt;_url&gt;https://kns.cnki.net/kcms/detail/detail.aspx?FileName=ZXWS201107010&amp;amp;DbName=CJFQ2011&lt;/_url&gt;&lt;_volume&gt;25&lt;/_volume&gt;&lt;_translated_author&gt;Zhang, Baoshan;Li, Juan&lt;/_translated_author&gt;&lt;/Details&gt;&lt;Extra&gt;&lt;DBUID&gt;{75858650-721B-4B21-B337-316A143E374B}&lt;/DBUID&gt;&lt;/Extra&gt;&lt;/Item&gt;&lt;/References&gt;&lt;/Group&gt;&lt;/Citation&gt;_x000a_"/>
    <w:docVar w:name="NE.Ref{B314AE68-629E-424B-B189-4AC2326FF857}" w:val=" ADDIN NE.Ref.{B314AE68-629E-424B-B189-4AC2326FF857}&lt;Citation SecTmpl=&quot;1&quot;&gt;&lt;Group&gt;&lt;References&gt;&lt;Item&gt;&lt;ID&gt;106&lt;/ID&gt;&lt;UID&gt;{D67D8778-7A49-4A5F-90D4-743E60B63E85}&lt;/UID&gt;&lt;Title&gt;SCL-90: an outpatient psychiatric rating scale-preliminary report&lt;/Title&gt;&lt;Template&gt;Journal Article&lt;/Template&gt;&lt;Star&gt;0&lt;/Star&gt;&lt;Tag&gt;0&lt;/Tag&gt;&lt;Author&gt;Derogatis, Leonard R&lt;/Author&gt;&lt;Year&gt;1973&lt;/Year&gt;&lt;Details&gt;&lt;_alternate_title&gt;Psychopharmacol Bull&lt;/_alternate_title&gt;&lt;_created&gt;64825153&lt;/_created&gt;&lt;_date&gt;1973-01-01&lt;/_date&gt;&lt;_date_display&gt;1973&lt;/_date_display&gt;&lt;_journal&gt;Psychopharmacol Bull&lt;/_journal&gt;&lt;_modified&gt;64825153&lt;/_modified&gt;&lt;_pages&gt;13-28&lt;/_pages&gt;&lt;_volume&gt;9&lt;/_volume&gt;&lt;/Details&gt;&lt;Extra&gt;&lt;DBUID&gt;{75858650-721B-4B21-B337-316A143E374B}&lt;/DBUID&gt;&lt;/Extra&gt;&lt;/Item&gt;&lt;/References&gt;&lt;/Group&gt;&lt;/Citation&gt;_x000a_"/>
    <w:docVar w:name="NE.Ref{B37065D0-F9DE-480D-B26B-8DD7890CA9E5}" w:val=" ADDIN NE.Ref.{B37065D0-F9DE-480D-B26B-8DD7890CA9E5}&lt;Citation SecTmpl=&quot;1&quot;&gt;&lt;Group&gt;&lt;References&gt;&lt;Item&gt;&lt;ID&gt;52&lt;/ID&gt;&lt;UID&gt;{EF74CF9C-ACAA-4014-90A6-36352F94E03A}&lt;/UID&gt;&lt;Title&gt;焦虑及抑郁自评量表的临床效度&lt;/Title&gt;&lt;Template&gt;Journal Article&lt;/Template&gt;&lt;Star&gt;0&lt;/Star&gt;&lt;Tag&gt;0&lt;/Tag&gt;&lt;Author&gt;段泉泉; 胜利&lt;/Author&gt;&lt;Year&gt;2012&lt;/Year&gt;&lt;Details&gt;&lt;_author_adr&gt;北京大学精神卫生研究所,卫生部精神卫生重点实验室(北京大学);徐州市精神病院;&lt;/_author_adr&gt;&lt;_collection_scope&gt;CSCD;CSSCI-E;PKU&lt;/_collection_scope&gt;&lt;_created&gt;64816891&lt;/_created&gt;&lt;_db_provider&gt;CNKI&lt;/_db_provider&gt;&lt;_isbn&gt;1000-6729&lt;/_isbn&gt;&lt;_issue&gt;09&lt;/_issue&gt;&lt;_journal&gt;中国心理卫生杂志&lt;/_journal&gt;&lt;_keywords&gt;焦虑;抑郁;自评量表;区分效度;临床严重程度;一致性&lt;/_keywords&gt;&lt;_modified&gt;64816891&lt;/_modified&gt;&lt;_pages&gt;676-679&lt;/_pages&gt;&lt;_volume&gt;26&lt;/_volume&gt;&lt;_translated_author&gt;Duan, Quanquan;Sheng, Li&lt;/_translated_author&gt;&lt;/Details&gt;&lt;Extra&gt;&lt;DBUID&gt;{75858650-721B-4B21-B337-316A143E374B}&lt;/DBUID&gt;&lt;/Extra&gt;&lt;/Item&gt;&lt;/References&gt;&lt;/Group&gt;&lt;/Citation&gt;_x000a_"/>
    <w:docVar w:name="NE.Ref{B3DBEF04-D28C-4DBA-84C8-16E8D3E8F2F4}" w:val=" ADDIN NE.Ref.{B3DBEF04-D28C-4DBA-84C8-16E8D3E8F2F4}&lt;Citation SecTmpl=&quot;1&quot;&gt;&lt;Group&gt;&lt;References&gt;&lt;Item&gt;&lt;ID&gt;56&lt;/ID&gt;&lt;UID&gt;{27A1AE37-BC1A-48DB-A62D-B309324E7DBF}&lt;/UID&gt;&lt;Title&gt;A cross-cultural survey of symptoms in depression&lt;/Title&gt;&lt;Template&gt;Journal Article&lt;/Template&gt;&lt;Star&gt;0&lt;/Star&gt;&lt;Tag&gt;0&lt;/Tag&gt;&lt;Author&gt;Zung, William WK&lt;/Author&gt;&lt;Year&gt;1969&lt;/Year&gt;&lt;Details&gt;&lt;_alternate_title&gt;American Journal of Psychiatry&lt;/_alternate_title&gt;&lt;_collection_scope&gt;SCI;SCIE;SSCI&lt;/_collection_scope&gt;&lt;_created&gt;64816903&lt;/_created&gt;&lt;_date&gt;1969-01-01&lt;/_date&gt;&lt;_date_display&gt;1969&lt;/_date_display&gt;&lt;_impact_factor&gt;  18.112&lt;/_impact_factor&gt;&lt;_isbn&gt;0002-953X&lt;/_isbn&gt;&lt;_issue&gt;1&lt;/_issue&gt;&lt;_journal&gt;American Journal of Psychiatry&lt;/_journal&gt;&lt;_modified&gt;64816903&lt;/_modified&gt;&lt;_ori_publication&gt;Am Psychiatric Assoc&lt;/_ori_publication&gt;&lt;_pages&gt;116-121&lt;/_pages&gt;&lt;_volume&gt;126&lt;/_volume&gt;&lt;/Details&gt;&lt;Extra&gt;&lt;DBUID&gt;{75858650-721B-4B21-B337-316A143E374B}&lt;/DBUID&gt;&lt;/Extra&gt;&lt;/Item&gt;&lt;/References&gt;&lt;/Group&gt;&lt;/Citation&gt;_x000a_"/>
    <w:docVar w:name="NE.Ref{B51CD0E8-1E00-4E32-8E26-82452810F3B3}" w:val=" ADDIN NE.Ref.{B51CD0E8-1E00-4E32-8E26-82452810F3B3}&lt;Citation SecTmpl=&quot;1&quot;&gt;&lt;Group&gt;&lt;References&gt;&lt;Item&gt;&lt;ID&gt;59&lt;/ID&gt;&lt;UID&gt;{FCDD3005-79B0-4940-9EE8-8A3DC1BC0A77}&lt;/UID&gt;&lt;Title&gt;Psychometric properties of the Beck Depression Inventory: Twenty-five years of evaluation&lt;/Title&gt;&lt;Template&gt;Journal Article&lt;/Template&gt;&lt;Star&gt;0&lt;/Star&gt;&lt;Tag&gt;0&lt;/Tag&gt;&lt;Author&gt;Beck, Aaron T; Steer, Robert A; Carbin, Margery G&lt;/Author&gt;&lt;Year&gt;1988&lt;/Year&gt;&lt;Details&gt;&lt;_alternate_title&gt;Clinical psychology review&lt;/_alternate_title&gt;&lt;_collection_scope&gt;SSCI&lt;/_collection_scope&gt;&lt;_created&gt;64817979&lt;/_created&gt;&lt;_date&gt;1988-01-01&lt;/_date&gt;&lt;_date_display&gt;1988&lt;/_date_display&gt;&lt;_impact_factor&gt;  12.792&lt;/_impact_factor&gt;&lt;_isbn&gt;0272-7358&lt;/_isbn&gt;&lt;_issue&gt;1&lt;/_issue&gt;&lt;_journal&gt;Clinical psychology review&lt;/_journal&gt;&lt;_modified&gt;64817979&lt;/_modified&gt;&lt;_ori_publication&gt;Elsevier&lt;/_ori_publication&gt;&lt;_pages&gt;77-100&lt;/_pages&gt;&lt;_volume&gt;8&lt;/_volume&gt;&lt;/Details&gt;&lt;Extra&gt;&lt;DBUID&gt;{75858650-721B-4B21-B337-316A143E374B}&lt;/DBUID&gt;&lt;/Extra&gt;&lt;/Item&gt;&lt;/References&gt;&lt;/Group&gt;&lt;/Citation&gt;_x000a_"/>
    <w:docVar w:name="NE.Ref{B5A8BF25-9C43-43AA-B20B-018970596207}" w:val=" ADDIN NE.Ref.{B5A8BF25-9C43-43AA-B20B-018970596207}&lt;Citation SecTmpl=&quot;1&quot;&gt;&lt;Group&gt;&lt;References&gt;&lt;Item&gt;&lt;ID&gt;93&lt;/ID&gt;&lt;UID&gt;{1DC9ED5F-89D2-4AAE-81BA-2BD779D8834D}&lt;/UID&gt;&lt;Title&gt;Review on the application of the University Personality Inventory in China and abroad&lt;/Title&gt;&lt;Template&gt;Journal Article&lt;/Template&gt;&lt;Star&gt;0&lt;/Star&gt;&lt;Tag&gt;0&lt;/Tag&gt;&lt;Author&gt;Yu, L; Cai, L&lt;/Author&gt;&lt;Year&gt;2007&lt;/Year&gt;&lt;Details&gt;&lt;_accessed&gt;64824435&lt;/_accessed&gt;&lt;_created&gt;64824435&lt;/_created&gt;&lt;_issue&gt;53&lt;/_issue&gt;&lt;_journal&gt;Prof Circle&lt;/_journal&gt;&lt;_modified&gt;64824435&lt;/_modified&gt;&lt;_pages&gt;158–9&lt;/_pages&gt;&lt;/Details&gt;&lt;Extra&gt;&lt;DBUID&gt;{75858650-721B-4B21-B337-316A143E374B}&lt;/DBUID&gt;&lt;/Extra&gt;&lt;/Item&gt;&lt;/References&gt;&lt;/Group&gt;&lt;/Citation&gt;_x000a_"/>
    <w:docVar w:name="NE.Ref{B8077D13-3AEF-460A-A55B-075063C1539A}" w:val=" ADDIN NE.Ref.{B8077D13-3AEF-460A-A55B-075063C1539A}&lt;Citation SecTmpl=&quot;1&quot;&gt;&lt;Group&gt;&lt;References&gt;&lt;Item&gt;&lt;ID&gt;8&lt;/ID&gt;&lt;UID&gt;{1288E970-48E8-4684-92ED-1EA07F937122}&lt;/UID&gt;&lt;Title&gt;行为医学量表手册&lt;/Title&gt;&lt;Template&gt;Book&lt;/Template&gt;&lt;Star&gt;0&lt;/Star&gt;&lt;Tag&gt;0&lt;/Tag&gt;&lt;Author&gt;张作记&lt;/Author&gt;&lt;Year&gt;2005&lt;/Year&gt;&lt;Details&gt;&lt;_created&gt;64813573&lt;/_created&gt;&lt;_modified&gt;64813573&lt;/_modified&gt;&lt;_publisher&gt;行为医学量表手册&lt;/_publisher&gt;&lt;_translated_author&gt;Zhang, Zuoji&lt;/_translated_author&gt;&lt;/Details&gt;&lt;Extra&gt;&lt;DBUID&gt;{75858650-721B-4B21-B337-316A143E374B}&lt;/DBUID&gt;&lt;/Extra&gt;&lt;/Item&gt;&lt;/References&gt;&lt;/Group&gt;&lt;/Citation&gt;_x000a_"/>
    <w:docVar w:name="NE.Ref{B84A9387-465F-41A8-A866-907B46B6C261}" w:val=" ADDIN NE.Ref.{B84A9387-465F-41A8-A866-907B46B6C261}&lt;Citation SecTmpl=&quot;1&quot;&gt;&lt;Group&gt;&lt;References&gt;&lt;Item&gt;&lt;ID&gt;117&lt;/ID&gt;&lt;UID&gt;{3D62CC07-22E8-409C-8E38-FD2C4354E77E}&lt;/UID&gt;&lt;Title&gt;The 52 symptoms of major depression: Lack of content overlap among seven common depression scales&lt;/Title&gt;&lt;Template&gt;Journal Article&lt;/Template&gt;&lt;Star&gt;0&lt;/Star&gt;&lt;Tag&gt;0&lt;/Tag&gt;&lt;Author&gt;Fried; Eiko, I&lt;/Author&gt;&lt;Year&gt;2017&lt;/Year&gt;&lt;Details&gt;&lt;_collection_scope&gt;SCI;SCIE;SSCI&lt;/_collection_scope&gt;&lt;_created&gt;64917547&lt;/_created&gt;&lt;_impact_factor&gt;   4.839&lt;/_impact_factor&gt;&lt;_journal&gt;Journal of Affective Disorders&lt;/_journal&gt;&lt;_modified&gt;64917547&lt;/_modified&gt;&lt;_pages&gt;191-197&lt;/_pages&gt;&lt;_volume&gt;208&lt;/_volume&gt;&lt;/Details&gt;&lt;Extra&gt;&lt;DBUID&gt;{75858650-721B-4B21-B337-316A143E374B}&lt;/DBUID&gt;&lt;/Extra&gt;&lt;/Item&gt;&lt;/References&gt;&lt;/Group&gt;&lt;/Citation&gt;_x000a_"/>
    <w:docVar w:name="NE.Ref{BC619E1D-F706-42F5-807F-9173E17DE8CC}" w:val=" ADDIN NE.Ref.{BC619E1D-F706-42F5-807F-9173E17DE8CC}&lt;Citation SecTmpl=&quot;1&quot;&gt;&lt;Group&gt;&lt;References&gt;&lt;Item&gt;&lt;ID&gt;28&lt;/ID&gt;&lt;UID&gt;{83F452B6-4DE7-4977-BB84-5D7C3BD4C9B9}&lt;/UID&gt;&lt;Title&gt;Children’s depression inventory in Estonia: single items and factor structure by age and gender&lt;/Title&gt;&lt;Template&gt;Journal Article&lt;/Template&gt;&lt;Star&gt;0&lt;/Star&gt;&lt;Tag&gt;0&lt;/Tag&gt;&lt;Author&gt;Samm, Algi; Värnik, Airi; Tooding, Liina-Mai; Sisask, Merike; Kolves, Kairi; Von Knorring, Anne-Liis&lt;/Author&gt;&lt;Year&gt;2008&lt;/Year&gt;&lt;Details&gt;&lt;_alternate_title&gt;European Child &amp;amp; Adolescent Psychiatry&lt;/_alternate_title&gt;&lt;_collection_scope&gt;SCIE;SSCI&lt;/_collection_scope&gt;&lt;_created&gt;64814068&lt;/_created&gt;&lt;_date&gt;2008-01-01&lt;/_date&gt;&lt;_date_display&gt;2008&lt;/_date_display&gt;&lt;_impact_factor&gt;   4.785&lt;/_impact_factor&gt;&lt;_isbn&gt;1018-8827&lt;/_isbn&gt;&lt;_journal&gt;European Child &amp;amp; Adolescent Psychiatry&lt;/_journal&gt;&lt;_modified&gt;64814068&lt;/_modified&gt;&lt;_ori_publication&gt;Springer&lt;/_ori_publication&gt;&lt;_pages&gt;162-170&lt;/_pages&gt;&lt;_volume&gt;17&lt;/_volume&gt;&lt;/Details&gt;&lt;Extra&gt;&lt;DBUID&gt;{75858650-721B-4B21-B337-316A143E374B}&lt;/DBUID&gt;&lt;/Extra&gt;&lt;/Item&gt;&lt;/References&gt;&lt;/Group&gt;&lt;/Citation&gt;_x000a_"/>
    <w:docVar w:name="NE.Ref{BCB89E28-E5BD-4341-B567-C7890034B078}" w:val=" ADDIN NE.Ref.{BCB89E28-E5BD-4341-B567-C7890034B078}&lt;Citation SecTmpl=&quot;1&quot;&gt;&lt;Group&gt;&lt;References&gt;&lt;Item&gt;&lt;ID&gt;112&lt;/ID&gt;&lt;UID&gt;{D6745485-394A-412A-BA92-93290D3A6676}&lt;/UID&gt;&lt;Title&gt;中国中学生心理健康量表的编制及其标准化&lt;/Title&gt;&lt;Template&gt;Journal Article&lt;/Template&gt;&lt;Star&gt;0&lt;/Star&gt;&lt;Tag&gt;0&lt;/Tag&gt;&lt;Author&gt;王极盛; 李焰; 赫尔实&lt;/Author&gt;&lt;Year&gt;1997&lt;/Year&gt;&lt;Details&gt;&lt;_accessed&gt;64825738&lt;/_accessed&gt;&lt;_created&gt;64825733&lt;/_created&gt;&lt;_issue&gt;04&lt;/_issue&gt;&lt;_journal&gt;社会心理科学&lt;/_journal&gt;&lt;_modified&gt;64825733&lt;/_modified&gt;&lt;_pages&gt;17-22&lt;/_pages&gt;&lt;_translated_author&gt;Wang, Jisheng;Li, Yan;He, Ershi&lt;/_translated_author&gt;&lt;/Details&gt;&lt;Extra&gt;&lt;DBUID&gt;{75858650-721B-4B21-B337-316A143E374B}&lt;/DBUID&gt;&lt;/Extra&gt;&lt;/Item&gt;&lt;/References&gt;&lt;/Group&gt;&lt;/Citation&gt;_x000a_"/>
    <w:docVar w:name="NE.Ref{BEDAC306-7AD1-4432-937E-6322D578B371}" w:val=" ADDIN NE.Ref.{BEDAC306-7AD1-4432-937E-6322D578B371}&lt;Citation SecTmpl=&quot;1&quot;&gt;&lt;Group&gt;&lt;References&gt;&lt;Item&gt;&lt;ID&gt;65&lt;/ID&gt;&lt;UID&gt;{C8DACAF3-DFD5-4BC1-B9EF-D9181755B5DD}&lt;/UID&gt;&lt;Title&gt;Health-promoting lifestyles of university students in Mainland China&lt;/Title&gt;&lt;Template&gt;Journal Article&lt;/Template&gt;&lt;Star&gt;0&lt;/Star&gt;&lt;Tag&gt;0&lt;/Tag&gt;&lt;Author&gt;Wang, Dong; Ou, Chun-Quan; Chen, Mei-Yen; Duan, Ni&lt;/Author&gt;&lt;Year&gt;2009&lt;/Year&gt;&lt;Details&gt;&lt;_alternate_title&gt;BMC Public health&lt;/_alternate_title&gt;&lt;_collection_scope&gt;SCIE&lt;/_collection_scope&gt;&lt;_created&gt;64818018&lt;/_created&gt;&lt;_date&gt;2009-01-01&lt;/_date&gt;&lt;_date_display&gt;2009&lt;/_date_display&gt;&lt;_impact_factor&gt;   3.295&lt;/_impact_factor&gt;&lt;_isbn&gt;1471-2458&lt;/_isbn&gt;&lt;_issue&gt;1&lt;/_issue&gt;&lt;_journal&gt;BMC Public health&lt;/_journal&gt;&lt;_modified&gt;64818018&lt;/_modified&gt;&lt;_ori_publication&gt;BioMed Central&lt;/_ori_publication&gt;&lt;_pages&gt;1-9&lt;/_pages&gt;&lt;_volume&gt;9&lt;/_volume&gt;&lt;/Details&gt;&lt;Extra&gt;&lt;DBUID&gt;{75858650-721B-4B21-B337-316A143E374B}&lt;/DBUID&gt;&lt;/Extra&gt;&lt;/Item&gt;&lt;/References&gt;&lt;/Group&gt;&lt;/Citation&gt;_x000a_"/>
    <w:docVar w:name="NE.Ref{BEE888F2-0F21-46D4-82A9-C5DA4E1D6F2F}" w:val=" ADDIN NE.Ref.{BEE888F2-0F21-46D4-82A9-C5DA4E1D6F2F}&lt;Citation SecTmpl=&quot;1&quot;&gt;&lt;Group&gt;&lt;References&gt;&lt;Item&gt;&lt;ID&gt;44&lt;/ID&gt;&lt;UID&gt;{D23E8758-C28F-4555-ADD8-AE4433BD5A6D}&lt;/UID&gt;&lt;Title&gt;初中生睡眠质量与肥胖的相关性分析&lt;/Title&gt;&lt;Template&gt;Journal Article&lt;/Template&gt;&lt;Star&gt;0&lt;/Star&gt;&lt;Tag&gt;0&lt;/Tag&gt;&lt;Author&gt;任艳峰; 翟强; 王素珍&lt;/Author&gt;&lt;Year&gt;2015&lt;/Year&gt;&lt;Details&gt;&lt;_author_adr&gt;潍坊医学院公共卫生学院;&lt;/_author_adr&gt;&lt;_collection_scope&gt;PKU&lt;/_collection_scope&gt;&lt;_created&gt;64816832&lt;/_created&gt;&lt;_db_provider&gt;CNKI&lt;/_db_provider&gt;&lt;_doi&gt;10.16835/j.cnki.1000-9817.2015.09.014&lt;/_doi&gt;&lt;_isbn&gt;1000-9817&lt;/_isbn&gt;&lt;_issue&gt;09&lt;/_issue&gt;&lt;_journal&gt;中国学校卫生&lt;/_journal&gt;&lt;_keywords&gt;睡眠异常;肥胖症;回归分析;学生&lt;/_keywords&gt;&lt;_modified&gt;64816832&lt;/_modified&gt;&lt;_pages&gt;1316-1318&lt;/_pages&gt;&lt;_volume&gt;36&lt;/_volume&gt;&lt;_translated_author&gt;Ren, Yanfeng;Zhai, Qiang;Wang, Suzhen&lt;/_translated_author&gt;&lt;/Details&gt;&lt;Extra&gt;&lt;DBUID&gt;{75858650-721B-4B21-B337-316A143E374B}&lt;/DBUID&gt;&lt;/Extra&gt;&lt;/Item&gt;&lt;/References&gt;&lt;/Group&gt;&lt;/Citation&gt;_x000a_"/>
    <w:docVar w:name="NE.Ref{BFEFD895-CABC-4DBB-A28B-24CF5E8482F8}" w:val=" ADDIN NE.Ref.{BFEFD895-CABC-4DBB-A28B-24CF5E8482F8}&lt;Citation SecTmpl=&quot;1&quot;&gt;&lt;Group&gt;&lt;References&gt;&lt;Item&gt;&lt;ID&gt;92&lt;/ID&gt;&lt;UID&gt;{32966D4F-ABAA-4A4A-A5D6-8B4B166145A2}&lt;/UID&gt;&lt;Title&gt;Association between active travel to school and depressive symptoms among early adolescents&lt;/Title&gt;&lt;Template&gt;Journal Article&lt;/Template&gt;&lt;Star&gt;0&lt;/Star&gt;&lt;Tag&gt;0&lt;/Tag&gt;&lt;Author&gt;Gu, Jiayi; Chen, Si-Tong&lt;/Author&gt;&lt;Year&gt;2020&lt;/Year&gt;&lt;Details&gt;&lt;_alternate_title&gt;Children&lt;/_alternate_title&gt;&lt;_created&gt;64824431&lt;/_created&gt;&lt;_date&gt;2020-01-01&lt;/_date&gt;&lt;_date_display&gt;2020&lt;/_date_display&gt;&lt;_impact_factor&gt;   2.863&lt;/_impact_factor&gt;&lt;_isbn&gt;2227-9067&lt;/_isbn&gt;&lt;_issue&gt;5&lt;/_issue&gt;&lt;_journal&gt;Children&lt;/_journal&gt;&lt;_modified&gt;64824431&lt;/_modified&gt;&lt;_ori_publication&gt;MDPI&lt;/_ori_publication&gt;&lt;_pages&gt;41&lt;/_pages&gt;&lt;_volume&gt;7&lt;/_volume&gt;&lt;/Details&gt;&lt;Extra&gt;&lt;DBUID&gt;{75858650-721B-4B21-B337-316A143E374B}&lt;/DBUID&gt;&lt;/Extra&gt;&lt;/Item&gt;&lt;/References&gt;&lt;/Group&gt;&lt;/Citation&gt;_x000a_"/>
    <w:docVar w:name="NE.Ref{BFF45DC2-390D-4EAC-BEC5-9FED354525C9}" w:val=" ADDIN NE.Ref.{BFF45DC2-390D-4EAC-BEC5-9FED354525C9}&lt;Citation SecTmpl=&quot;1&quot;&gt;&lt;Group&gt;&lt;References&gt;&lt;Item&gt;&lt;ID&gt;72&lt;/ID&gt;&lt;UID&gt;{1AC5D05C-E112-4045-A261-0A1AF027E29F}&lt;/UID&gt;&lt;Title&gt;Reliability and validity of depression scales of Chinese version: a systematic review&lt;/Title&gt;&lt;Template&gt;Journal Article&lt;/Template&gt;&lt;Star&gt;0&lt;/Star&gt;&lt;Tag&gt;0&lt;/Tag&gt;&lt;Author&gt;Sun, X Y; Li, Y X; Yu, C Q; Li, L M&lt;/Author&gt;&lt;Year&gt;2017&lt;/Year&gt;&lt;Details&gt;&lt;_alternate_title&gt;Zhonghua liu xing bing xue za zhi= Zhonghua liuxingbingxue zazhi&lt;/_alternate_title&gt;&lt;_created&gt;64818486&lt;/_created&gt;&lt;_date&gt;2017-01-01&lt;/_date&gt;&lt;_date_display&gt;2017&lt;/_date_display&gt;&lt;_isbn&gt;0254-6450&lt;/_isbn&gt;&lt;_issue&gt;1&lt;/_issue&gt;&lt;_journal&gt;Zhonghua liu xing bing xue za zhi= Zhonghua liuxingbingxue zazhi&lt;/_journal&gt;&lt;_modified&gt;64818486&lt;/_modified&gt;&lt;_pages&gt;110-116&lt;/_pages&gt;&lt;_volume&gt;38&lt;/_volume&gt;&lt;/Details&gt;&lt;Extra&gt;&lt;DBUID&gt;{75858650-721B-4B21-B337-316A143E374B}&lt;/DBUID&gt;&lt;/Extra&gt;&lt;/Item&gt;&lt;/References&gt;&lt;/Group&gt;&lt;/Citation&gt;_x000a_"/>
    <w:docVar w:name="NE.Ref{C689C8F7-ACAB-4C9C-B619-8C65D0D4D22E}" w:val=" ADDIN NE.Ref.{C689C8F7-ACAB-4C9C-B619-8C65D0D4D22E}&lt;Citation SecTmpl=&quot;1&quot;&gt;&lt;Group&gt;&lt;References&gt;&lt;Item&gt;&lt;ID&gt;4&lt;/ID&gt;&lt;UID&gt;{B4C5C8B2-0074-4168-BC50-57B95A8AB575}&lt;/UID&gt;&lt;Title&gt;常用心理评估量表手册&lt;/Title&gt;&lt;Template&gt;Book&lt;/Template&gt;&lt;Star&gt;0&lt;/Star&gt;&lt;Tag&gt;0&lt;/Tag&gt;&lt;Author&gt;戴晓阳&lt;/Author&gt;&lt;Year&gt;2010&lt;/Year&gt;&lt;Details&gt;&lt;_created&gt;64812528&lt;/_created&gt;&lt;_db_updated&gt;National Lib of China Book&lt;/_db_updated&gt;&lt;_isbn&gt;978-7-5091-3964-6&lt;/_isbn&gt;&lt;_modified&gt;64812528&lt;/_modified&gt;&lt;_publisher&gt;人民军医出版社&lt;/_publisher&gt;&lt;_url&gt;http://find.nlc.cn/search/showDocDetails?docId=1821664104074337099&amp;amp;dataSource=ucs01&lt;/_url&gt;&lt;_translated_author&gt;Dai, Xiaoyang&lt;/_translated_author&gt;&lt;/Details&gt;&lt;Extra&gt;&lt;DBUID&gt;{75858650-721B-4B21-B337-316A143E374B}&lt;/DBUID&gt;&lt;/Extra&gt;&lt;/Item&gt;&lt;/References&gt;&lt;/Group&gt;&lt;/Citation&gt;_x000a_"/>
    <w:docVar w:name="NE.Ref{C8E98550-DC8E-4B99-8865-C14885ED31B1}" w:val=" ADDIN NE.Ref.{C8E98550-DC8E-4B99-8865-C14885ED31B1}&lt;Citation SecTmpl=&quot;1&quot;&gt;&lt;Group&gt;&lt;References&gt;&lt;Item&gt;&lt;ID&gt;82&lt;/ID&gt;&lt;UID&gt;{68B88979-1D5F-4E02-8E35-86A1BA5AA4B3}&lt;/UID&gt;&lt;Title&gt;The reliability and validity of the center for epidemiologic studies depression scale (CES-D) for Chinese university students&lt;/Title&gt;&lt;Template&gt;Journal Article&lt;/Template&gt;&lt;Star&gt;0&lt;/Star&gt;&lt;Tag&gt;0&lt;/Tag&gt;&lt;Author&gt;Jiang, Lijun; Wang, Ying; Zhang, Yining; Li, Rui; Wu, Huailiang; Li, Chenyi; Wu, Yunlin; Tao, Qian&lt;/Author&gt;&lt;Year&gt;2019&lt;/Year&gt;&lt;Details&gt;&lt;_alternate_title&gt;Frontiers in psychiatry&lt;/_alternate_title&gt;&lt;_collection_scope&gt;SCIE;SSCI&lt;/_collection_scope&gt;&lt;_created&gt;64823916&lt;/_created&gt;&lt;_date&gt;2019-01-01&lt;/_date&gt;&lt;_date_display&gt;2019&lt;/_date_display&gt;&lt;_impact_factor&gt;   4.157&lt;/_impact_factor&gt;&lt;_isbn&gt;1664-0640&lt;/_isbn&gt;&lt;_journal&gt;Frontiers in psychiatry&lt;/_journal&gt;&lt;_modified&gt;64823916&lt;/_modified&gt;&lt;_ori_publication&gt;Frontiers Media SA&lt;/_ori_publication&gt;&lt;_pages&gt;315&lt;/_pages&gt;&lt;_volume&gt;10&lt;/_volume&gt;&lt;/Details&gt;&lt;Extra&gt;&lt;DBUID&gt;{75858650-721B-4B21-B337-316A143E374B}&lt;/DBUID&gt;&lt;/Extra&gt;&lt;/Item&gt;&lt;/References&gt;&lt;/Group&gt;&lt;/Citation&gt;_x000a_"/>
    <w:docVar w:name="NE.Ref{CAA042D2-F7B8-4248-AABF-70C7C8E60D76}" w:val=" ADDIN NE.Ref.{CAA042D2-F7B8-4248-AABF-70C7C8E60D76}&lt;Citation SecTmpl=&quot;1&quot;&gt;&lt;Group&gt;&lt;References&gt;&lt;Item&gt;&lt;ID&gt;20&lt;/ID&gt;&lt;UID&gt;{E1835335-57AE-43D0-B39F-6325EE6207A3}&lt;/UID&gt;&lt;Title&gt;广州市中学生网络成瘾与自杀相关行为的关系&lt;/Title&gt;&lt;Template&gt;Journal Article&lt;/Template&gt;&lt;Star&gt;0&lt;/Star&gt;&lt;Tag&gt;0&lt;/Tag&gt;&lt;Author&gt;潘丝媛; 李武权; 黎明; 郭蓝; 邓雪清; 卢次勇&lt;/Author&gt;&lt;Year&gt;2018&lt;/Year&gt;&lt;Details&gt;&lt;_author_aff&gt;中山大学公共卫生学院;&lt;/_author_aff&gt;&lt;_cited_count&gt;19&lt;/_cited_count&gt;&lt;_collection_scope&gt;PKU&lt;/_collection_scope&gt;&lt;_created&gt;64813872&lt;/_created&gt;&lt;_date&gt;2018-02-23&lt;/_date&gt;&lt;_db_updated&gt;CNKI - Reference&lt;/_db_updated&gt;&lt;_issue&gt;02&lt;/_issue&gt;&lt;_journal&gt;中国学校卫生&lt;/_journal&gt;&lt;_keywords&gt;因特网;行为;成瘾;自杀;精神卫生;学生&lt;/_keywords&gt;&lt;_modified&gt;64813872&lt;/_modified&gt;&lt;_pages&gt;229-231&lt;/_pages&gt;&lt;_url&gt;https://kns.cnki.net/kcms/detail/detail.aspx?FileName=XIWS201802025&amp;amp;DbName=CJFQ2018&lt;/_url&gt;&lt;_volume&gt;39&lt;/_volume&gt;&lt;_translated_author&gt;Pan, Siyuan;Li, Wuquan;Li, Ming;Guo, Lan;Deng, Xueqing;Lu, Ciyong&lt;/_translated_author&gt;&lt;/Details&gt;&lt;Extra&gt;&lt;DBUID&gt;{75858650-721B-4B21-B337-316A143E374B}&lt;/DBUID&gt;&lt;/Extra&gt;&lt;/Item&gt;&lt;/References&gt;&lt;/Group&gt;&lt;/Citation&gt;_x000a_"/>
    <w:docVar w:name="NE.Ref{D1160274-6565-4A5C-B77A-5680541A0DCB}" w:val=" ADDIN NE.Ref.{D1160274-6565-4A5C-B77A-5680541A0DCB}&lt;Citation SecTmpl=&quot;1&quot;&gt;&lt;Group&gt;&lt;References&gt;&lt;Item&gt;&lt;ID&gt;33&lt;/ID&gt;&lt;UID&gt;{764F2AC9-DB6D-4869-96B8-54F025AA7BAE}&lt;/UID&gt;&lt;Title&gt;简明儿童少年国际神经精神访谈儿童版的信效度&lt;/Title&gt;&lt;Template&gt;Journal Article&lt;/Template&gt;&lt;Star&gt;0&lt;/Star&gt;&lt;Tag&gt;0&lt;/Tag&gt;&lt;Author&gt;刘豫鑫; 刘津; 王玉凤&lt;/Author&gt;&lt;Year&gt;2011&lt;/Year&gt;&lt;Details&gt;&lt;_accessed&gt;64816785&lt;/_accessed&gt;&lt;_author_aff&gt;北京大学精神卫生研究所卫生部精神卫生学重点实验室(北京大学);&lt;/_author_aff&gt;&lt;_cited_count&gt;37&lt;/_cited_count&gt;&lt;_collection_scope&gt;CSCD;CSSCI-E;PKU&lt;/_collection_scope&gt;&lt;_created&gt;64816778&lt;/_created&gt;&lt;_date&gt;2011-01-10&lt;/_date&gt;&lt;_db_updated&gt;CNKI - Reference&lt;/_db_updated&gt;&lt;_issue&gt;01&lt;/_issue&gt;&lt;_journal&gt;中国心理卫生杂志&lt;/_journal&gt;&lt;_keywords&gt;中文版;简明儿童少年国际神经精神访谈;信度;效度;诊断试验&lt;/_keywords&gt;&lt;_modified&gt;64816785&lt;/_modified&gt;&lt;_pages&gt;8-13&lt;/_pages&gt;&lt;_url&gt;https://kns.cnki.net/kcms/detail/detail.aspx?FileName=ZXWS201101002&amp;amp;DbName=CJFQ2011&lt;/_url&gt;&lt;_volume&gt;25&lt;/_volume&gt;&lt;_translated_author&gt;Liu, Yuxin;Liu, Jin;Wang, Yufeng&lt;/_translated_author&gt;&lt;/Details&gt;&lt;Extra&gt;&lt;DBUID&gt;{75858650-721B-4B21-B337-316A143E374B}&lt;/DBUID&gt;&lt;/Extra&gt;&lt;/Item&gt;&lt;/References&gt;&lt;/Group&gt;&lt;/Citation&gt;_x000a_"/>
    <w:docVar w:name="NE.Ref{D2B83A23-9A90-4A82-A152-0FD2E880781C}" w:val=" ADDIN NE.Ref.{D2B83A23-9A90-4A82-A152-0FD2E880781C}&lt;Citation SecTmpl=&quot;1&quot;&gt;&lt;Group&gt;&lt;References&gt;&lt;Item&gt;&lt;ID&gt;13&lt;/ID&gt;&lt;UID&gt;{6F377297-0137-44A8-980F-86D1E634DF5D}&lt;/UID&gt;&lt;Title&gt;Reliability and validity of the Center for Epidemiologic Studies Depression Scale (CES-D) among suicide attempters and comparison residents in rural China&lt;/Title&gt;&lt;Template&gt;Journal Article&lt;/Template&gt;&lt;Star&gt;0&lt;/Star&gt;&lt;Tag&gt;0&lt;/Tag&gt;&lt;Author&gt;Yang, Li; Jia, Cun-Xian; Qin, Ping&lt;/Author&gt;&lt;Year&gt;2015&lt;/Year&gt;&lt;Details&gt;&lt;_alternate_title&gt;BMC psychiatry&lt;/_alternate_title&gt;&lt;_collection_scope&gt;SCIE&lt;/_collection_scope&gt;&lt;_created&gt;64813642&lt;/_created&gt;&lt;_date&gt;2015-01-01&lt;/_date&gt;&lt;_date_display&gt;2015&lt;/_date_display&gt;&lt;_impact_factor&gt;   3.630&lt;/_impact_factor&gt;&lt;_isbn&gt;1471-244X&lt;/_isbn&gt;&lt;_issue&gt;1&lt;/_issue&gt;&lt;_journal&gt;BMC psychiatry&lt;/_journal&gt;&lt;_modified&gt;64813642&lt;/_modified&gt;&lt;_ori_publication&gt;BioMed Central&lt;/_ori_publication&gt;&lt;_pages&gt;1-8&lt;/_pages&gt;&lt;_volume&gt;15&lt;/_volume&gt;&lt;/Details&gt;&lt;Extra&gt;&lt;DBUID&gt;{75858650-721B-4B21-B337-316A143E374B}&lt;/DBUID&gt;&lt;/Extra&gt;&lt;/Item&gt;&lt;/References&gt;&lt;/Group&gt;&lt;/Citation&gt;_x000a_"/>
    <w:docVar w:name="NE.Ref{D2D6BABB-5B93-4AD4-BF91-72E4E8C28D93}" w:val=" ADDIN NE.Ref.{D2D6BABB-5B93-4AD4-BF91-72E4E8C28D93}&lt;Citation SecTmpl=&quot;1&quot;&gt;&lt;Group&gt;&lt;References&gt;&lt;Item&gt;&lt;ID&gt;10&lt;/ID&gt;&lt;UID&gt;{EAD44E50-B4A4-444C-8FE9-4EEEE35664C0}&lt;/UID&gt;&lt;Title&gt;Factor structure of the Center for Epidemiological Studies Depression scale in Hong Kong adolescents&lt;/Title&gt;&lt;Template&gt;Journal Article&lt;/Template&gt;&lt;Star&gt;0&lt;/Star&gt;&lt;Tag&gt;0&lt;/Tag&gt;&lt;Author&gt;Lee, Stephanie W; Stewart, Sunita M; Byrne, Barbara M; Wong, Joy PS; Ho, S Y; Lee, Peter WH; Lam, T H&lt;/Author&gt;&lt;Year&gt;2008&lt;/Year&gt;&lt;Details&gt;&lt;_alternate_title&gt;Journal of personality assessment&lt;/_alternate_title&gt;&lt;_collection_scope&gt;SSCI&lt;/_collection_scope&gt;&lt;_created&gt;64813578&lt;/_created&gt;&lt;_date&gt;2008-01-01&lt;/_date&gt;&lt;_date_display&gt;2008&lt;/_date_display&gt;&lt;_impact_factor&gt;   3.777&lt;/_impact_factor&gt;&lt;_isbn&gt;0022-3891&lt;/_isbn&gt;&lt;_issue&gt;2&lt;/_issue&gt;&lt;_journal&gt;Journal of personality assessment&lt;/_journal&gt;&lt;_modified&gt;64813578&lt;/_modified&gt;&lt;_ori_publication&gt;Taylor &amp;amp; Francis&lt;/_ori_publication&gt;&lt;_pages&gt;175-184&lt;/_pages&gt;&lt;_volume&gt;90&lt;/_volume&gt;&lt;/Details&gt;&lt;Extra&gt;&lt;DBUID&gt;{75858650-721B-4B21-B337-316A143E374B}&lt;/DBUID&gt;&lt;/Extra&gt;&lt;/Item&gt;&lt;/References&gt;&lt;/Group&gt;&lt;/Citation&gt;_x000a_"/>
    <w:docVar w:name="NE.Ref{D398B6C6-7FB3-4CC0-96D9-1E1E7969B282}" w:val=" ADDIN NE.Ref.{D398B6C6-7FB3-4CC0-96D9-1E1E7969B282}&lt;Citation SecTmpl=&quot;1&quot;&gt;&lt;Group&gt;&lt;References&gt;&lt;Item&gt;&lt;ID&gt;50&lt;/ID&gt;&lt;UID&gt;{91EB00FB-3DA0-4011-A726-2E465EF7F786}&lt;/UID&gt;&lt;Title&gt;医学院校大学生抑郁情绪与生活事件的相关分析&lt;/Title&gt;&lt;Template&gt;Journal Article&lt;/Template&gt;&lt;Star&gt;0&lt;/Star&gt;&lt;Tag&gt;0&lt;/Tag&gt;&lt;Author&gt;王俊; 金岳龙; 陈燕; 余结根; 贺连平; 姚应水&lt;/Author&gt;&lt;Year&gt;2013&lt;/Year&gt;&lt;Details&gt;&lt;_author_adr&gt;皖南医学院预防医学系;&lt;/_author_adr&gt;&lt;_created&gt;64816881&lt;/_created&gt;&lt;_db_provider&gt;CNKI&lt;/_db_provider&gt;&lt;_isbn&gt;1002-0217&lt;/_isbn&gt;&lt;_issue&gt;02&lt;/_issue&gt;&lt;_journal&gt;皖南医学院学报&lt;/_journal&gt;&lt;_keywords&gt;医学生;抑郁情绪;生活事件;影响因素&lt;/_keywords&gt;&lt;_modified&gt;64816881&lt;/_modified&gt;&lt;_pages&gt;151-153&lt;/_pages&gt;&lt;_volume&gt;32&lt;/_volume&gt;&lt;_translated_author&gt;Wang, Jun;Jin, Yuelong;Chen, Yan;Yu, Jiegen;He, Lianping;Yao, Yingshui&lt;/_translated_author&gt;&lt;/Details&gt;&lt;Extra&gt;&lt;DBUID&gt;{75858650-721B-4B21-B337-316A143E374B}&lt;/DBUID&gt;&lt;/Extra&gt;&lt;/Item&gt;&lt;/References&gt;&lt;/Group&gt;&lt;/Citation&gt;_x000a_"/>
    <w:docVar w:name="NE.Ref{D40B0FBE-084B-4958-B855-A92B10933864}" w:val=" ADDIN NE.Ref.{D40B0FBE-084B-4958-B855-A92B10933864}&lt;Citation SecTmpl=&quot;1&quot;&gt;&lt;Group&gt;&lt;References&gt;&lt;Item&gt;&lt;ID&gt;38&lt;/ID&gt;&lt;UID&gt;{361B2D9D-D0EE-4640-8792-D72F9BA85879}&lt;/UID&gt;&lt;Title&gt;精神科评定量表手册&lt;/Title&gt;&lt;Template&gt;Book&lt;/Template&gt;&lt;Star&gt;0&lt;/Star&gt;&lt;Tag&gt;0&lt;/Tag&gt;&lt;Author&gt;张明园&lt;/Author&gt;&lt;Year&gt;1998&lt;/Year&gt;&lt;Details&gt;&lt;_created&gt;64816799&lt;/_created&gt;&lt;_db_updated&gt;National Lib of China Book&lt;/_db_updated&gt;&lt;_isbn&gt;7-5357-1329-7&lt;/_isbn&gt;&lt;_modified&gt;64816799&lt;/_modified&gt;&lt;_publisher&gt;湖南科学技术出版社&lt;/_publisher&gt;&lt;_url&gt;http://find.nlc.cn/search/showDocDetails?docId=-9150343122112614789&amp;amp;dataSource=ucs01&lt;/_url&gt;&lt;_translated_author&gt;Zhang, Mingyuan&lt;/_translated_author&gt;&lt;/Details&gt;&lt;Extra&gt;&lt;DBUID&gt;{75858650-721B-4B21-B337-316A143E374B}&lt;/DBUID&gt;&lt;/Extra&gt;&lt;/Item&gt;&lt;/References&gt;&lt;/Group&gt;&lt;/Citation&gt;_x000a_"/>
    <w:docVar w:name="NE.Ref{D44F9EEB-DCDE-4E09-8236-C38081076BCB}" w:val=" ADDIN NE.Ref.{D44F9EEB-DCDE-4E09-8236-C38081076BCB}&lt;Citation SecTmpl=&quot;1&quot;&gt;&lt;Group&gt;&lt;References&gt;&lt;Item&gt;&lt;ID&gt;27&lt;/ID&gt;&lt;UID&gt;{432ED410-8361-4C4F-B6CC-EFF8B4FA0F24}&lt;/UID&gt;&lt;Title&gt;儿童抑郁量表中文版在中小学生中的信效度&lt;/Title&gt;&lt;Template&gt;Journal Article&lt;/Template&gt;&lt;Star&gt;0&lt;/Star&gt;&lt;Tag&gt;0&lt;/Tag&gt;&lt;Author&gt;吴文峰; 卢永彪; 谭芙蓉; 姚树桥&lt;/Author&gt;&lt;Year&gt;2010&lt;/Year&gt;&lt;Details&gt;&lt;_author_aff&gt;中南大学湘雅二医院医学心理研究中心;湖南科技大学教育学院;&lt;/_author_aff&gt;&lt;_cited_count&gt;95&lt;/_cited_count&gt;&lt;_collection_scope&gt;CSCD;CSSCI-E;PKU&lt;/_collection_scope&gt;&lt;_created&gt;64814066&lt;/_created&gt;&lt;_date&gt;2010-10-10&lt;/_date&gt;&lt;_db_updated&gt;CNKI - Reference&lt;/_db_updated&gt;&lt;_issue&gt;10&lt;/_issue&gt;&lt;_journal&gt;中国心理卫生杂志&lt;/_journal&gt;&lt;_keywords&gt;儿童抑郁量表;信度;效度;验证性因素分析;心理测量学研究&lt;/_keywords&gt;&lt;_modified&gt;64814066&lt;/_modified&gt;&lt;_pages&gt;775-779&lt;/_pages&gt;&lt;_url&gt;https://kns.cnki.net/kcms/detail/detail.aspx?FileName=ZXWS201010017&amp;amp;DbName=CJFQ2010&lt;/_url&gt;&lt;_volume&gt;24&lt;/_volume&gt;&lt;_translated_author&gt;Wu, Wenfeng;Lu, Yongbiao;Tan, Furong;Yao, Shuqiao&lt;/_translated_author&gt;&lt;/Details&gt;&lt;Extra&gt;&lt;DBUID&gt;{75858650-721B-4B21-B337-316A143E374B}&lt;/DBUID&gt;&lt;/Extra&gt;&lt;/Item&gt;&lt;/References&gt;&lt;/Group&gt;&lt;/Citation&gt;_x000a_"/>
    <w:docVar w:name="NE.Ref{D5B8F3AF-5BE0-4670-84CB-B98E20AABAB9}" w:val=" ADDIN NE.Ref.{D5B8F3AF-5BE0-4670-84CB-B98E20AABAB9}&lt;Citation SecTmpl=&quot;1&quot;&gt;&lt;Group&gt;&lt;References&gt;&lt;Item&gt;&lt;ID&gt;78&lt;/ID&gt;&lt;UID&gt;{6CB3013A-4075-4144-90FE-4CDFEB796685}&lt;/UID&gt;&lt;Title&gt;心理健康测查表(PHI)使用指导书_x000d__x000a_&lt;/Title&gt;&lt;Template&gt;Book&lt;/Template&gt;&lt;Star&gt;0&lt;/Star&gt;&lt;Tag&gt;0&lt;/Tag&gt;&lt;Author&gt;宋维真; 张建平&lt;/Author&gt;&lt;Year&gt;1993&lt;/Year&gt;&lt;Details&gt;&lt;_accessed&gt;64823657&lt;/_accessed&gt;&lt;_created&gt;64823656&lt;/_created&gt;&lt;_modified&gt;64823657&lt;/_modified&gt;&lt;_publisher&gt;北京：中国科学院心理研究所&lt;/_publisher&gt;&lt;_translated_author&gt;Song, Weizhen;Zhang, Jianping&lt;/_translated_author&gt;&lt;/Details&gt;&lt;Extra&gt;&lt;DBUID&gt;{75858650-721B-4B21-B337-316A143E374B}&lt;/DBUID&gt;&lt;/Extra&gt;&lt;/Item&gt;&lt;/References&gt;&lt;/Group&gt;&lt;/Citation&gt;_x000a_"/>
    <w:docVar w:name="NE.Ref{D6069477-A97F-4D79-9EDC-53C5AEF5AF22}" w:val=" ADDIN NE.Ref.{D6069477-A97F-4D79-9EDC-53C5AEF5AF22}&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D671F8CC-4933-4298-9938-1986A4747908}" w:val=" ADDIN NE.Ref.{D671F8CC-4933-4298-9938-1986A4747908}&lt;Citation SecTmpl=&quot;1&quot;&gt;&lt;Group&gt;&lt;References&gt;&lt;Item&gt;&lt;ID&gt;43&lt;/ID&gt;&lt;UID&gt;{72BBE4F6-45EE-4801-821A-B86D94308A60}&lt;/UID&gt;&lt;Title&gt;A self-rating depression scale&lt;/Title&gt;&lt;Template&gt;Journal Article&lt;/Template&gt;&lt;Star&gt;0&lt;/Star&gt;&lt;Tag&gt;0&lt;/Tag&gt;&lt;Author&gt;Zung, William WK&lt;/Author&gt;&lt;Year&gt;1965&lt;/Year&gt;&lt;Details&gt;&lt;_alternate_title&gt;Archives of general psychiatry&lt;/_alternate_title&gt;&lt;_created&gt;64816831&lt;/_created&gt;&lt;_date&gt;1965-01-01&lt;/_date&gt;&lt;_date_display&gt;1965&lt;/_date_display&gt;&lt;_isbn&gt;0003-990X&lt;/_isbn&gt;&lt;_issue&gt;1&lt;/_issue&gt;&lt;_journal&gt;Archives of general psychiatry&lt;/_journal&gt;&lt;_modified&gt;64816831&lt;/_modified&gt;&lt;_ori_publication&gt;American Medical Association&lt;/_ori_publication&gt;&lt;_pages&gt;63-70&lt;/_pages&gt;&lt;_volume&gt;12&lt;/_volume&gt;&lt;/Details&gt;&lt;Extra&gt;&lt;DBUID&gt;{75858650-721B-4B21-B337-316A143E374B}&lt;/DBUID&gt;&lt;/Extra&gt;&lt;/Item&gt;&lt;/References&gt;&lt;/Group&gt;&lt;/Citation&gt;_x000a_"/>
    <w:docVar w:name="NE.Ref{D9ADA21F-8E83-41E7-8C2F-D3F8BF829121}" w:val=" ADDIN NE.Ref.{D9ADA21F-8E83-41E7-8C2F-D3F8BF829121}&lt;Citation&gt;&lt;Group&gt;&lt;References&gt;&lt;Item&gt;&lt;ID&gt;115&lt;/ID&gt;&lt;UID&gt;{99E5A393-4244-4E0A-BE05-D6F1793EDD71}&lt;/UID&gt;&lt;Title&gt;2010～2020中国内地高中生心理健康问题检出率的元分析&lt;/Title&gt;&lt;Template&gt;Journal Article&lt;/Template&gt;&lt;Star&gt;0&lt;/Star&gt;&lt;Tag&gt;0&lt;/Tag&gt;&lt;Author&gt;于晓琪; 张亚利; 俞国良&lt;/Author&gt;&lt;Year&gt;2022&lt;/Year&gt;&lt;Details&gt;&lt;_author_aff&gt;中国人民大学教育学院;中国人民大学心理研究所;&lt;/_author_aff&gt;&lt;_cited_count&gt;13&lt;/_cited_count&gt;&lt;_collection_scope&gt;CSCD;CSSCI-C;PKU&lt;/_collection_scope&gt;&lt;_created&gt;64916440&lt;/_created&gt;&lt;_date&gt;2022-03-23&lt;/_date&gt;&lt;_db_updated&gt;CNKI - Reference&lt;/_db_updated&gt;&lt;_issue&gt;05&lt;/_issue&gt;&lt;_journal&gt;心理科学进展&lt;/_journal&gt;&lt;_keywords&gt;心理健康;检出率;高中生;元分析&lt;/_keywords&gt;&lt;_modified&gt;64916440&lt;/_modified&gt;&lt;_pages&gt;978-990&lt;/_pages&gt;&lt;_url&gt;https://kns.cnki.net/kcms/detail/detail.aspx?FileName=XLXD202205003&amp;amp;DbName=CJFQ2022&lt;/_url&gt;&lt;_volume&gt;30&lt;/_volume&gt;&lt;_translated_author&gt;Yu, Xiaoqi;Zhang, Yali;Yu, Guoliang&lt;/_translated_author&gt;&lt;/Details&gt;&lt;Extra&gt;&lt;DBUID&gt;{75858650-721B-4B21-B337-316A143E374B}&lt;/DBUID&gt;&lt;/Extra&gt;&lt;/Item&gt;&lt;/References&gt;&lt;/Group&gt;&lt;Group&gt;&lt;References&gt;&lt;Item&gt;&lt;ID&gt;113&lt;/ID&gt;&lt;UID&gt;{CB4CC2CE-1EE2-4CF1-A985-81BB4A832DB7}&lt;/UID&gt;&lt;Title&gt;2010～2020中国内地小学生心理健康问题检出率的元分析&lt;/Title&gt;&lt;Template&gt;Journal Article&lt;/Template&gt;&lt;Star&gt;0&lt;/Star&gt;&lt;Tag&gt;0&lt;/Tag&gt;&lt;Author&gt;黄潇潇; 张亚利; 俞国良&lt;/Author&gt;&lt;Year&gt;2022&lt;/Year&gt;&lt;Details&gt;&lt;_author_aff&gt;中国人民大学教育学院;中国人民大学心理研究所;&lt;/_author_aff&gt;&lt;_cited_count&gt;24&lt;/_cited_count&gt;&lt;_collection_scope&gt;CSCD;CSSCI-C;PKU&lt;/_collection_scope&gt;&lt;_created&gt;64916438&lt;/_created&gt;&lt;_date&gt;2022-03-23&lt;/_date&gt;&lt;_db_updated&gt;CNKI - Reference&lt;/_db_updated&gt;&lt;_issue&gt;05&lt;/_issue&gt;&lt;_journal&gt;心理科学进展&lt;/_journal&gt;&lt;_keywords&gt;小学生;心理健康问题;检出率;元分析&lt;/_keywords&gt;&lt;_modified&gt;64919215&lt;/_modified&gt;&lt;_pages&gt;953-964&lt;/_pages&gt;&lt;_url&gt;https://kns.cnki.net/kcms/detail/detail.aspx?FileName=XLXD202205001&amp;amp;DbName=CJFQ2022&lt;/_url&gt;&lt;_volume&gt;30&lt;/_volume&gt;&lt;_translated_author&gt;Huang, Xiaoxiao;Zhang, Yali;Yu, Guoliang&lt;/_translated_author&gt;&lt;/Details&gt;&lt;Extra&gt;&lt;DBUID&gt;{75858650-721B-4B21-B337-316A143E374B}&lt;/DBUID&gt;&lt;/Extra&gt;&lt;/Item&gt;&lt;/References&gt;&lt;/Group&gt;&lt;Group&gt;&lt;References&gt;&lt;Item&gt;&lt;ID&gt;114&lt;/ID&gt;&lt;UID&gt;{82B819D4-4C04-4B83-B23D-6D0E2984FB18}&lt;/UID&gt;&lt;Title&gt;2010～2020中国内地初中生心理健康问题检出率的元分析&lt;/Title&gt;&lt;Template&gt;Journal Article&lt;/Template&gt;&lt;Star&gt;0&lt;/Star&gt;&lt;Tag&gt;0&lt;/Tag&gt;&lt;Author&gt;张亚利; 靳娟娟; 俞国良&lt;/Author&gt;&lt;Year&gt;2022&lt;/Year&gt;&lt;Details&gt;&lt;_author_aff&gt;中国人民大学教育学院;中国人民大学心理研究所;&lt;/_author_aff&gt;&lt;_cited_count&gt;20&lt;/_cited_count&gt;&lt;_collection_scope&gt;CSCD;CSSCI-C;PKU&lt;/_collection_scope&gt;&lt;_created&gt;64916439&lt;/_created&gt;&lt;_date&gt;2022-03-24&lt;/_date&gt;&lt;_db_updated&gt;CNKI - Reference&lt;/_db_updated&gt;&lt;_issue&gt;05&lt;/_issue&gt;&lt;_journal&gt;心理科学进展&lt;/_journal&gt;&lt;_keywords&gt;心理健康;检出率;初中生;元分析&lt;/_keywords&gt;&lt;_modified&gt;64916439&lt;/_modified&gt;&lt;_pages&gt;965-977&lt;/_pages&gt;&lt;_url&gt;https://kns.cnki.net/kcms/detail/detail.aspx?FileName=XLXD202205002&amp;amp;DbName=CJFQ2022&lt;/_url&gt;&lt;_volume&gt;30&lt;/_volume&gt;&lt;_translated_author&gt;Zhang, Yali;Jin, Juanjuan;Yu, Guoliang&lt;/_translated_author&gt;&lt;/Details&gt;&lt;Extra&gt;&lt;DBUID&gt;{75858650-721B-4B21-B337-316A143E374B}&lt;/DBUID&gt;&lt;/Extra&gt;&lt;/Item&gt;&lt;/References&gt;&lt;/Group&gt;&lt;Group&gt;&lt;References&gt;&lt;Item&gt;&lt;ID&gt;116&lt;/ID&gt;&lt;UID&gt;{8BB3F63C-DD6D-481A-B81C-2D33F2312702}&lt;/UID&gt;&lt;Title&gt;2010～2020中国内地大学生心理健康问题检出率的元分析&lt;/Title&gt;&lt;Template&gt;Journal Article&lt;/Template&gt;&lt;Star&gt;0&lt;/Star&gt;&lt;Tag&gt;0&lt;/Tag&gt;&lt;Author&gt;陈雨濛; 张亚利; 俞国良&lt;/Author&gt;&lt;Year&gt;2022&lt;/Year&gt;&lt;Details&gt;&lt;_author_aff&gt;中国人民大学教育学院;中国人民大学心理研究所;&lt;/_author_aff&gt;&lt;_cited_count&gt;19&lt;/_cited_count&gt;&lt;_collection_scope&gt;CSCD;CSSCI-C;PKU&lt;/_collection_scope&gt;&lt;_created&gt;64916440&lt;/_created&gt;&lt;_date&gt;2022-03-24&lt;/_date&gt;&lt;_db_updated&gt;CNKI - Reference&lt;/_db_updated&gt;&lt;_issue&gt;05&lt;/_issue&gt;&lt;_journal&gt;心理科学进展&lt;/_journal&gt;&lt;_keywords&gt;心理健康;大学生;检出率;元分析&lt;/_keywords&gt;&lt;_modified&gt;64916440&lt;/_modified&gt;&lt;_pages&gt;991-1004&lt;/_pages&gt;&lt;_url&gt;https://kns.cnki.net/kcms/detail/detail.aspx?FileName=XLXD202205004&amp;amp;DbName=CJFQ2022&lt;/_url&gt;&lt;_volume&gt;30&lt;/_volume&gt;&lt;_translated_author&gt;Chen, Yumeng;Zhang, Yali;Yu, Guoliang&lt;/_translated_author&gt;&lt;/Details&gt;&lt;Extra&gt;&lt;DBUID&gt;{75858650-721B-4B21-B337-316A143E374B}&lt;/DBUID&gt;&lt;/Extra&gt;&lt;/Item&gt;&lt;/References&gt;&lt;/Group&gt;&lt;/Citation&gt;_x000a_"/>
    <w:docVar w:name="NE.Ref{DA539258-6DC8-44B2-8B5A-FA366412340F}" w:val=" ADDIN NE.Ref.{DA539258-6DC8-44B2-8B5A-FA366412340F}&lt;Citation SecTmpl=&quot;1&quot;&gt;&lt;Group&gt;&lt;References&gt;&lt;Item&gt;&lt;ID&gt;101&lt;/ID&gt;&lt;UID&gt;{58D5E16F-75E6-4016-BF19-BAC0444E599E}&lt;/UID&gt;&lt;Title&gt;Smartphone use and sleep quality in chinese college students: a preliminary study. Front Psychiatry 11: 1–7&lt;/Title&gt;&lt;Template&gt;Generic&lt;/Template&gt;&lt;Star&gt;0&lt;/Star&gt;&lt;Tag&gt;0&lt;/Tag&gt;&lt;Author&gt;Huang, Q; Li, Y; Huang, S; Qi, J; Shao, T; Chen, X; Liao, Z; Lin, S; Zhang, X; Cai, Y&lt;/Author&gt;&lt;Year&gt;2020&lt;/Year&gt;&lt;Details&gt;&lt;_created&gt;64825114&lt;/_created&gt;&lt;_date&gt;2020-01-01&lt;/_date&gt;&lt;_date_display&gt;2020&lt;/_date_display&gt;&lt;_modified&gt;64825114&lt;/_modified&gt;&lt;/Details&gt;&lt;Extra&gt;&lt;DBUID&gt;{75858650-721B-4B21-B337-316A143E374B}&lt;/DBUID&gt;&lt;/Extra&gt;&lt;/Item&gt;&lt;/References&gt;&lt;/Group&gt;&lt;/Citation&gt;_x000a_"/>
    <w:docVar w:name="NE.Ref{DD45CEC2-61C0-46B5-9E2E-1F2DF07BC56A}" w:val=" ADDIN NE.Ref.{DD45CEC2-61C0-46B5-9E2E-1F2DF07BC56A}&lt;Citation SecTmpl=&quot;1&quot;&gt;&lt;Group&gt;&lt;References&gt;&lt;Item&gt;&lt;ID&gt;42&lt;/ID&gt;&lt;UID&gt;{3F8CCE6C-585D-467A-9538-3D31B41B5615}&lt;/UID&gt;&lt;Title&gt;ZUNG氏抑郁自评量表(SDS)作为外科住院患者抑郁障碍常规筛查工具的可行性研究&lt;/Title&gt;&lt;Template&gt;Journal Article&lt;/Template&gt;&lt;Star&gt;0&lt;/Star&gt;&lt;Tag&gt;0&lt;/Tag&gt;&lt;Author&gt;王汝展; 刘兰芬; 葛红敏; 韩建波&lt;/Author&gt;&lt;Year&gt;2009&lt;/Year&gt;&lt;Details&gt;&lt;_author_adr&gt;山东省精神卫生中心;天津安定医院;山东省千佛山医院;&lt;/_author_adr&gt;&lt;_created&gt;64816829&lt;/_created&gt;&lt;_db_provider&gt;CNKI&lt;/_db_provider&gt;&lt;_isbn&gt;1009-7201&lt;/_isbn&gt;&lt;_issue&gt;04&lt;/_issue&gt;&lt;_journal&gt;精神医学杂志&lt;/_journal&gt;&lt;_keywords&gt;抑郁自评量表;美国DSM-Ⅳ轴Ⅰ障碍定式临床检查;抑郁障碍&lt;/_keywords&gt;&lt;_modified&gt;64816829&lt;/_modified&gt;&lt;_pages&gt;251-253&lt;/_pages&gt;&lt;_volume&gt;22&lt;/_volume&gt;&lt;_translated_author&gt;Wang, Ruzhan;Liu, Lanfen;Ge, Hongmin;Han, Jianbo&lt;/_translated_author&gt;&lt;/Details&gt;&lt;Extra&gt;&lt;DBUID&gt;{75858650-721B-4B21-B337-316A143E374B}&lt;/DBUID&gt;&lt;/Extra&gt;&lt;/Item&gt;&lt;/References&gt;&lt;/Group&gt;&lt;/Citation&gt;_x000a_"/>
    <w:docVar w:name="NE.Ref{DD489A3A-7E31-4173-BABE-397EE3DDB21F}" w:val=" ADDIN NE.Ref.{DD489A3A-7E31-4173-BABE-397EE3DDB21F}&lt;Citation SecTmpl=&quot;1&quot;&gt;&lt;Group&gt;&lt;References&gt;&lt;Item&gt;&lt;ID&gt;8&lt;/ID&gt;&lt;UID&gt;{1288E970-48E8-4684-92ED-1EA07F937122}&lt;/UID&gt;&lt;Title&gt;行为医学量表手册&lt;/Title&gt;&lt;Template&gt;Book&lt;/Template&gt;&lt;Star&gt;0&lt;/Star&gt;&lt;Tag&gt;0&lt;/Tag&gt;&lt;Author&gt;张作记&lt;/Author&gt;&lt;Year&gt;2005&lt;/Year&gt;&lt;Details&gt;&lt;_created&gt;64813573&lt;/_created&gt;&lt;_modified&gt;64813573&lt;/_modified&gt;&lt;_publisher&gt;行为医学量表手册&lt;/_publisher&gt;&lt;_translated_author&gt;Zhang, Zuoji&lt;/_translated_author&gt;&lt;/Details&gt;&lt;Extra&gt;&lt;DBUID&gt;{75858650-721B-4B21-B337-316A143E374B}&lt;/DBUID&gt;&lt;/Extra&gt;&lt;/Item&gt;&lt;/References&gt;&lt;/Group&gt;&lt;/Citation&gt;_x000a_"/>
    <w:docVar w:name="NE.Ref{DFAAE83B-8056-48EA-A2BA-E30057070FCC}" w:val=" ADDIN NE.Ref.{DFAAE83B-8056-48EA-A2BA-E30057070FCC}&lt;Citation SecTmpl=&quot;1&quot;&gt;&lt;Group&gt;&lt;References&gt;&lt;Item&gt;&lt;ID&gt;6&lt;/ID&gt;&lt;UID&gt;{7EA7E88F-EF60-4CA6-A933-4B72FD759361}&lt;/UID&gt;&lt;Title&gt;Center for epidemiologic studies depression scale for children: psychometric testing of the Chinese version&lt;/Title&gt;&lt;Template&gt;Journal Article&lt;/Template&gt;&lt;Star&gt;0&lt;/Star&gt;&lt;Tag&gt;0&lt;/Tag&gt;&lt;Author&gt;William Li, Ho Cheung; Chung, Oi Kwan Joyce; Ho, Ka Yan&lt;/Author&gt;&lt;Year&gt;2010&lt;/Year&gt;&lt;Details&gt;&lt;_alternate_title&gt;Journal of Advanced Nursing&lt;/_alternate_title&gt;&lt;_collection_scope&gt;SCIE;SSCI&lt;/_collection_scope&gt;&lt;_created&gt;64813567&lt;/_created&gt;&lt;_date&gt;2010-01-01&lt;/_date&gt;&lt;_date_display&gt;2010&lt;/_date_display&gt;&lt;_impact_factor&gt;   3.187&lt;/_impact_factor&gt;&lt;_isbn&gt;0309-2402&lt;/_isbn&gt;&lt;_issue&gt;11&lt;/_issue&gt;&lt;_journal&gt;Journal of Advanced Nursing&lt;/_journal&gt;&lt;_modified&gt;64813567&lt;/_modified&gt;&lt;_ori_publication&gt;Wiley Online Library&lt;/_ori_publication&gt;&lt;_pages&gt;2582-2591&lt;/_pages&gt;&lt;_volume&gt;66&lt;/_volume&gt;&lt;/Details&gt;&lt;Extra&gt;&lt;DBUID&gt;{75858650-721B-4B21-B337-316A143E374B}&lt;/DBUID&gt;&lt;/Extra&gt;&lt;/Item&gt;&lt;/References&gt;&lt;/Group&gt;&lt;/Citation&gt;_x000a_"/>
    <w:docVar w:name="NE.Ref{E178BCA3-04EF-4EBF-B6F4-70D5B795838E}" w:val=" ADDIN NE.Ref.{E178BCA3-04EF-4EBF-B6F4-70D5B795838E}&lt;Citation SecTmpl=&quot;1&quot;&gt;&lt;Group&gt;&lt;References&gt;&lt;Item&gt;&lt;ID&gt;76&lt;/ID&gt;&lt;UID&gt;{DD241E33-B4F1-4DF7-9994-87B38D18887A}&lt;/UID&gt;&lt;Title&gt;Depressive symptoms prevalence, associated family factors, and gender differences: a national cohort study of middle school students in China&lt;/Title&gt;&lt;Template&gt;Journal Article&lt;/Template&gt;&lt;Star&gt;0&lt;/Star&gt;&lt;Tag&gt;0&lt;/Tag&gt;&lt;Author&gt;Ma, Lu; Gao, Liwang; Chiu, Dorothy T; Ding, Yixin; Wang, Weidong; Wang, Youfa&lt;/Author&gt;&lt;Year&gt;2020&lt;/Year&gt;&lt;Details&gt;&lt;_alternate_title&gt;Journal of Affective Disorders&lt;/_alternate_title&gt;&lt;_collection_scope&gt;SCI;SCIE;SSCI&lt;/_collection_scope&gt;&lt;_created&gt;64818512&lt;/_created&gt;&lt;_date&gt;2020-01-01&lt;/_date&gt;&lt;_date_display&gt;2020&lt;/_date_display&gt;&lt;_impact_factor&gt;   4.839&lt;/_impact_factor&gt;&lt;_isbn&gt;0165-0327&lt;/_isbn&gt;&lt;_journal&gt;Journal of Affective Disorders&lt;/_journal&gt;&lt;_modified&gt;64818512&lt;/_modified&gt;&lt;_ori_publication&gt;Elsevier&lt;/_ori_publication&gt;&lt;_pages&gt;545-552&lt;/_pages&gt;&lt;_volume&gt;274&lt;/_volume&gt;&lt;/Details&gt;&lt;Extra&gt;&lt;DBUID&gt;{75858650-721B-4B21-B337-316A143E374B}&lt;/DBUID&gt;&lt;/Extra&gt;&lt;/Item&gt;&lt;/References&gt;&lt;/Group&gt;&lt;/Citation&gt;_x000a_"/>
    <w:docVar w:name="NE.Ref{E25C1AC2-FA8A-476D-BA36-F5F8CBA47874}" w:val=" ADDIN NE.Ref.{E25C1AC2-FA8A-476D-BA36-F5F8CBA47874}&lt;Citation SecTmpl=&quot;1&quot;&gt;&lt;Group&gt;&lt;References&gt;&lt;Item&gt;&lt;ID&gt;24&lt;/ID&gt;&lt;UID&gt;{184C81B2-55EF-4F7F-BE77-AAE3F4FF4F70}&lt;/UID&gt;&lt;Title&gt;儿童抑郁量表中文版在中学生中的信效度分析&lt;/Title&gt;&lt;Template&gt;Journal Article&lt;/Template&gt;&lt;Star&gt;0&lt;/Star&gt;&lt;Tag&gt;0&lt;/Tag&gt;&lt;Author&gt;洪忻; 李解权; 梁亚琼; 王志勇; 徐斐&lt;/Author&gt;&lt;Year&gt;2012&lt;/Year&gt;&lt;Details&gt;&lt;_author_aff&gt;江苏省南京市疾病预防控制中心;&lt;/_author_aff&gt;&lt;_cited_count&gt;20&lt;/_cited_count&gt;&lt;_collection_scope&gt;PKU&lt;/_collection_scope&gt;&lt;_created&gt;64813994&lt;/_created&gt;&lt;_date&gt;2012-10-25&lt;/_date&gt;&lt;_db_updated&gt;CNKI - Reference&lt;/_db_updated&gt;&lt;_issue&gt;10&lt;/_issue&gt;&lt;_journal&gt;中国学校卫生&lt;/_journal&gt;&lt;_keywords&gt;抑郁;问卷调查;统计学;精神卫生&lt;/_keywords&gt;&lt;_modified&gt;64813994&lt;/_modified&gt;&lt;_pages&gt;1182-1185&lt;/_pages&gt;&lt;_url&gt;https://kns.cnki.net/kcms/detail/detail.aspx?FileName=XIWS201210010&amp;amp;DbName=CJFQ2012&lt;/_url&gt;&lt;_volume&gt;33&lt;/_volume&gt;&lt;_translated_author&gt;Hong, Xin;Li, Jiequan;Liang, Yaqiong;Wang, Zhiyong;Xu, Fei&lt;/_translated_author&gt;&lt;/Details&gt;&lt;Extra&gt;&lt;DBUID&gt;{75858650-721B-4B21-B337-316A143E374B}&lt;/DBUID&gt;&lt;/Extra&gt;&lt;/Item&gt;&lt;/References&gt;&lt;/Group&gt;&lt;/Citation&gt;_x000a_"/>
    <w:docVar w:name="NE.Ref{E2A303EB-202E-4A6C-9746-29562644E86B}" w:val=" ADDIN NE.Ref.{E2A303EB-202E-4A6C-9746-29562644E86B}&lt;Citation SecTmpl=&quot;1&quot;&gt;&lt;Group&gt;&lt;References&gt;&lt;Item&gt;&lt;ID&gt;23&lt;/ID&gt;&lt;UID&gt;{38CC68F5-94C9-4273-9141-26E3DC2D63FE}&lt;/UID&gt;&lt;Title&gt;An inventory for measuring depression&lt;/Title&gt;&lt;Template&gt;Journal Article&lt;/Template&gt;&lt;Star&gt;0&lt;/Star&gt;&lt;Tag&gt;0&lt;/Tag&gt;&lt;Author&gt;Beck, Aaron T; Ward, Calvin H; Mendelson, Mock; Mock, Jeremiah; Erbaugh, John&lt;/Author&gt;&lt;Year&gt;1961&lt;/Year&gt;&lt;Details&gt;&lt;_accessed&gt;64817996&lt;/_accessed&gt;&lt;_alternate_title&gt;Archives of general psychiatry&lt;/_alternate_title&gt;&lt;_created&gt;64813989&lt;/_created&gt;&lt;_date&gt;1961-01-01&lt;/_date&gt;&lt;_date_display&gt;1961&lt;/_date_display&gt;&lt;_isbn&gt;0003-990X&lt;/_isbn&gt;&lt;_issue&gt;6&lt;/_issue&gt;&lt;_journal&gt;Archives of general psychiatry&lt;/_journal&gt;&lt;_modified&gt;64817996&lt;/_modified&gt;&lt;_ori_publication&gt;American Medical Association&lt;/_ori_publication&gt;&lt;_pages&gt;561-571&lt;/_pages&gt;&lt;_volume&gt;4&lt;/_volume&gt;&lt;/Details&gt;&lt;Extra&gt;&lt;DBUID&gt;{75858650-721B-4B21-B337-316A143E374B}&lt;/DBUID&gt;&lt;/Extra&gt;&lt;/Item&gt;&lt;/References&gt;&lt;/Group&gt;&lt;/Citation&gt;_x000a_"/>
    <w:docVar w:name="NE.Ref{E3E829EB-4507-44BC-9669-44A1F460F315}" w:val=" ADDIN NE.Ref.{E3E829EB-4507-44BC-9669-44A1F460F315}&lt;Citation SecTmpl=&quot;1&quot;&gt;&lt;Group&gt;&lt;References&gt;&lt;Item&gt;&lt;ID&gt;14&lt;/ID&gt;&lt;UID&gt;{1DDF44F9-ED46-4FAD-8411-5A6A78FC6D9F}&lt;/UID&gt;&lt;Title&gt;流调中心抑郁量表全国城市常模的建立&lt;/Title&gt;&lt;Template&gt;Journal Article&lt;/Template&gt;&lt;Star&gt;0&lt;/Star&gt;&lt;Tag&gt;0&lt;/Tag&gt;&lt;Author&gt;章婕; 吴振云; 方格; 李娟; 韩布新; 陈祉妍&lt;/Author&gt;&lt;Year&gt;2010&lt;/Year&gt;&lt;Details&gt;&lt;_author_aff&gt;中国科学院心理研究所心理健康重点实验室;中国科学院研究生院;&lt;/_author_aff&gt;&lt;_cited_count&gt;602&lt;/_cited_count&gt;&lt;_collection_scope&gt;CSCD;CSSCI-E;PKU&lt;/_collection_scope&gt;&lt;_created&gt;64813652&lt;/_created&gt;&lt;_date&gt;2010-02-10&lt;/_date&gt;&lt;_db_updated&gt;CNKI - Reference&lt;/_db_updated&gt;&lt;_issue&gt;02&lt;/_issue&gt;&lt;_journal&gt;中国心理卫生杂志&lt;/_journal&gt;&lt;_keywords&gt;心理测量;普通人群;心理疾病患者;抑郁;全国常模城市;流调中心抑郁量表;横断面研究&lt;/_keywords&gt;&lt;_modified&gt;64813652&lt;/_modified&gt;&lt;_pages&gt;139-143&lt;/_pages&gt;&lt;_url&gt;https://kns.cnki.net/kcms/detail/detail.aspx?FileName=ZXWS201002019&amp;amp;DbName=CJFQ2010&lt;/_url&gt;&lt;_volume&gt;24&lt;/_volume&gt;&lt;_translated_author&gt;Zhang, Jie;Wu, Zhenyun;Fang, Ge;Li, Juan;Han, Buxin;Chen, Zhiyan&lt;/_translated_author&gt;&lt;/Details&gt;&lt;Extra&gt;&lt;DBUID&gt;{75858650-721B-4B21-B337-316A143E374B}&lt;/DBUID&gt;&lt;/Extra&gt;&lt;/Item&gt;&lt;/References&gt;&lt;/Group&gt;&lt;/Citation&gt;_x000a_"/>
    <w:docVar w:name="NE.Ref{E5F543AF-4369-4433-8C89-B6CC3BD98924}" w:val=" ADDIN NE.Ref.{E5F543AF-4369-4433-8C89-B6CC3BD98924}&lt;Citation SecTmpl=&quot;1&quot;&gt;&lt;Group&gt;&lt;References&gt;&lt;Item&gt;&lt;ID&gt;111&lt;/ID&gt;&lt;UID&gt;{0D8E6FAA-870D-4A2F-8C9C-57F109CB1CA2}&lt;/UID&gt;&lt;Title&gt;抑郁-焦虑-压力量表简体中文版(DASS-21)在中国大学生中的测试报告&lt;/Title&gt;&lt;Template&gt;Journal Article&lt;/Template&gt;&lt;Star&gt;0&lt;/Star&gt;&lt;Tag&gt;0&lt;/Tag&gt;&lt;Author&gt;龚栩; 谢熹瑶; 徐蕊; 罗跃嘉&lt;/Author&gt;&lt;Year&gt;2010&lt;/Year&gt;&lt;Details&gt;&lt;_author_adr&gt;认知神经科学与学习国家重点实验室[北京师范大学];&lt;/_author_adr&gt;&lt;_collection_scope&gt;CSCD;CSSCI-C;PKU&lt;/_collection_scope&gt;&lt;_created&gt;64825727&lt;/_created&gt;&lt;_db_provider&gt;CNKI&lt;/_db_provider&gt;&lt;_doi&gt;10.16128/j.cnki.1005-3611.2010.04.020&lt;/_doi&gt;&lt;_isbn&gt;1005-3611&lt;/_isbn&gt;&lt;_issue&gt;04&lt;/_issue&gt;&lt;_journal&gt;中国临床心理学杂志&lt;/_journal&gt;&lt;_keywords&gt;抑郁-焦虑-压力量表简体中文版;信度;效度;大学生&lt;/_keywords&gt;&lt;_modified&gt;64825727&lt;/_modified&gt;&lt;_pages&gt;443-446&lt;/_pages&gt;&lt;_volume&gt;18&lt;/_volume&gt;&lt;_translated_author&gt;Gong, Xu;Xie, Xiyao;Xu, Rui;Luo, Yuejia&lt;/_translated_author&gt;&lt;/Details&gt;&lt;Extra&gt;&lt;DBUID&gt;{75858650-721B-4B21-B337-316A143E374B}&lt;/DBUID&gt;&lt;/Extra&gt;&lt;/Item&gt;&lt;/References&gt;&lt;/Group&gt;&lt;/Citation&gt;_x000a_"/>
    <w:docVar w:name="NE.Ref{E8288711-3E49-432A-86E7-F9B7BAF06054}" w:val=" ADDIN NE.Ref.{E8288711-3E49-432A-86E7-F9B7BAF06054}&lt;Citation SecTmpl=&quot;1&quot;&gt;&lt;Group&gt;&lt;References&gt;&lt;Item&gt;&lt;ID&gt;102&lt;/ID&gt;&lt;UID&gt;{57987740-B035-44E4-BAC0-16CB5CF7A7D7}&lt;/UID&gt;&lt;Title&gt;心理测验与常用量表&lt;/Title&gt;&lt;Template&gt;Book&lt;/Template&gt;&lt;Star&gt;0&lt;/Star&gt;&lt;Tag&gt;0&lt;/Tag&gt;&lt;Author&gt;陈国鹏&lt;/Author&gt;&lt;Year&gt;2005&lt;/Year&gt;&lt;Details&gt;&lt;_accessed&gt;64825128&lt;/_accessed&gt;&lt;_created&gt;64825128&lt;/_created&gt;&lt;_modified&gt;64825128&lt;/_modified&gt;&lt;_place_published&gt;上海&lt;/_place_published&gt;&lt;_publisher&gt;上海科学普及出版社&lt;/_publisher&gt;&lt;_translated_author&gt;Chen, Guopeng&lt;/_translated_author&gt;&lt;/Details&gt;&lt;Extra&gt;&lt;DBUID&gt;{75858650-721B-4B21-B337-316A143E374B}&lt;/DBUID&gt;&lt;/Extra&gt;&lt;/Item&gt;&lt;/References&gt;&lt;/Group&gt;&lt;/Citation&gt;_x000a_"/>
    <w:docVar w:name="NE.Ref{E967EC53-1C91-45D4-B105-3CCD675ECDE7}" w:val=" ADDIN NE.Ref.{E967EC53-1C91-45D4-B105-3CCD675ECDE7}&lt;Citation SecTmpl=&quot;1&quot;&gt;&lt;Group&gt;&lt;References&gt;&lt;Item&gt;&lt;ID&gt;54&lt;/ID&gt;&lt;UID&gt;{82000F90-00AC-4A0A-BDC4-2EDE5C17D525}&lt;/UID&gt;&lt;Title&gt;抑郁自评量表(SDS)&lt;/Title&gt;&lt;Template&gt;Journal Article&lt;/Template&gt;&lt;Star&gt;0&lt;/Star&gt;&lt;Tag&gt;0&lt;/Tag&gt;&lt;Author&gt;王征宇; 迟玉芬&lt;/Author&gt;&lt;Year&gt;1984&lt;/Year&gt;&lt;Details&gt;&lt;_created&gt;64816896&lt;/_created&gt;&lt;_db_provider&gt;CNKI&lt;/_db_provider&gt;&lt;_isbn&gt;1002-0829&lt;/_isbn&gt;&lt;_issue&gt;02&lt;/_issue&gt;&lt;_journal&gt;上海精神医学&lt;/_journal&gt;&lt;_keywords&gt;抑郁自评量表;SDS;&lt;/_keywords&gt;&lt;_modified&gt;64816896&lt;/_modified&gt;&lt;_pages&gt;71-72&lt;/_pages&gt;&lt;_translated_author&gt;Wang, Zhengyu;Chi, Yufen&lt;/_translated_author&gt;&lt;/Details&gt;&lt;Extra&gt;&lt;DBUID&gt;{75858650-721B-4B21-B337-316A143E374B}&lt;/DBUID&gt;&lt;/Extra&gt;&lt;/Item&gt;&lt;/References&gt;&lt;/Group&gt;&lt;/Citation&gt;_x000a_"/>
    <w:docVar w:name="NE.Ref{E9B621E5-C85F-4B89-9434-4A29D33D7630}" w:val=" ADDIN NE.Ref.{E9B621E5-C85F-4B89-9434-4A29D33D7630}&lt;Citation SecTmpl=&quot;1&quot;&gt;&lt;Group&gt;&lt;References&gt;&lt;Item&gt;&lt;ID&gt;77&lt;/ID&gt;&lt;UID&gt;{1D5A17CB-98B6-4C32-8FE8-1A693FCD0657}&lt;/UID&gt;&lt;Title&gt;散打运动对大学生心理健康影响的教学实验研究&lt;/Title&gt;&lt;Template&gt;Thesis&lt;/Template&gt;&lt;Star&gt;0&lt;/Star&gt;&lt;Tag&gt;0&lt;/Tag&gt;&lt;Author&gt;张华&lt;/Author&gt;&lt;Year&gt;2021&lt;/Year&gt;&lt;Details&gt;&lt;_created&gt;64842554&lt;/_created&gt;&lt;_db_provider&gt;CNKI&lt;/_db_provider&gt;&lt;_doi&gt;10.27110/d.cnki.ghsfu.2021.001492&lt;/_doi&gt;&lt;_keywords&gt;散打运动;大学生;心理健康;教学实验&lt;/_keywords&gt;&lt;_modified&gt;64842554&lt;/_modified&gt;&lt;_publisher&gt;河北师范大学&lt;/_publisher&gt;&lt;_tertiary_author&gt;范秦海&lt;/_tertiary_author&gt;&lt;_type_work&gt;硕士&lt;/_type_work&gt;&lt;_translated_author&gt;Zhang, Hua&lt;/_translated_author&gt;&lt;_translated_tertiary_author&gt;Fan, Qinhai&lt;/_translated_tertiary_author&gt;&lt;/Details&gt;&lt;Extra&gt;&lt;DBUID&gt;{A470A495-FF51-4ABD-A088-83ACA0EDE3B0}&lt;/DBUID&gt;&lt;/Extra&gt;&lt;/Item&gt;&lt;/References&gt;&lt;/Group&gt;&lt;/Citation&gt;_x000a_"/>
    <w:docVar w:name="NE.Ref{EEF55D49-7472-4112-84F3-6A51BC7043B9}" w:val=" ADDIN NE.Ref.{EEF55D49-7472-4112-84F3-6A51BC7043B9}&lt;Citation SecTmpl=&quot;1&quot;&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EF26BD9D-6690-4CB4-B12F-71BAE367B21C}" w:val=" ADDIN NE.Ref.{EF26BD9D-6690-4CB4-B12F-71BAE367B21C}&lt;Citation SecTmpl=&quot;1&quot;&gt;&lt;Group&gt;&lt;References&gt;&lt;Item&gt;&lt;ID&gt;49&lt;/ID&gt;&lt;UID&gt;{916675DA-D1F9-44DA-AF0F-5DBFA0842DA5}&lt;/UID&gt;&lt;Title&gt;医学心理学.第5版&lt;/Title&gt;&lt;Template&gt;Book&lt;/Template&gt;&lt;Star&gt;0&lt;/Star&gt;&lt;Tag&gt;0&lt;/Tag&gt;&lt;Author&gt;姚树桥; 孙学礼&lt;/Author&gt;&lt;Year&gt;2008&lt;/Year&gt;&lt;Details&gt;&lt;_created&gt;64816860&lt;/_created&gt;&lt;_modified&gt;64816860&lt;/_modified&gt;&lt;_publisher&gt;医学心理学.第5版&lt;/_publisher&gt;&lt;_translated_author&gt;Yao, Shuqiao;Sun, Xueli&lt;/_translated_author&gt;&lt;/Details&gt;&lt;Extra&gt;&lt;DBUID&gt;{75858650-721B-4B21-B337-316A143E374B}&lt;/DBUID&gt;&lt;/Extra&gt;&lt;/Item&gt;&lt;/References&gt;&lt;/Group&gt;&lt;/Citation&gt;_x000a_"/>
    <w:docVar w:name="NE.Ref{EF375560-C586-4CC4-B5E1-66F9837693B5}" w:val=" ADDIN NE.Ref.{EF375560-C586-4CC4-B5E1-66F9837693B5}&lt;Citation SecTmpl=&quot;1&quot;&gt;&lt;Group&gt;&lt;References&gt;&lt;Item&gt;&lt;ID&gt;81&lt;/ID&gt;&lt;UID&gt;{E5849F8A-F94C-4312-A3CE-89828144D9A7}&lt;/UID&gt;&lt;Title&gt;Manual for the Child Behavior Checklist&lt;/Title&gt;&lt;Template&gt;Book&lt;/Template&gt;&lt;Star&gt;0&lt;/Star&gt;&lt;Tag&gt;0&lt;/Tag&gt;&lt;Author&gt;Achenbach, TM; Edelbrock, C&lt;/Author&gt;&lt;Year&gt;1987&lt;/Year&gt;&lt;Details&gt;&lt;_accessed&gt;64823905&lt;/_accessed&gt;&lt;_created&gt;64823902&lt;/_created&gt;&lt;_modified&gt;64823905&lt;/_modified&gt;&lt;_pages&gt;4-18&lt;/_pages&gt;&lt;_place_published&gt;Burlington&lt;/_place_published&gt;&lt;_publisher&gt;University of Vermont&lt;/_publisher&gt;&lt;/Details&gt;&lt;Extra&gt;&lt;DBUID&gt;{75858650-721B-4B21-B337-316A143E374B}&lt;/DBUID&gt;&lt;/Extra&gt;&lt;/Item&gt;&lt;/References&gt;&lt;/Group&gt;&lt;/Citation&gt;_x000a_"/>
    <w:docVar w:name="NE.Ref{EFD60719-E4A8-4FA0-A191-0C5C8919D10B}" w:val=" ADDIN NE.Ref.{EFD60719-E4A8-4FA0-A191-0C5C8919D10B}&lt;Citation SecTmpl=&quot;1&quot;&gt;&lt;Group&gt;&lt;References&gt;&lt;Item&gt;&lt;ID&gt;31&lt;/ID&gt;&lt;UID&gt;{151D301C-1761-4B7A-B25A-4345B02CC3C5}&lt;/UID&gt;&lt;Title&gt;简化情绪量表中文版用于中学生的信度和效度&lt;/Title&gt;&lt;Template&gt;Journal Article&lt;/Template&gt;&lt;Star&gt;0&lt;/Star&gt;&lt;Tag&gt;0&lt;/Tag&gt;&lt;Author&gt;程培霞; 曹枫林; 苏林雁&lt;/Author&gt;&lt;Year&gt;2009&lt;/Year&gt;&lt;Details&gt;&lt;_author_adr&gt;山东大学护理学院;中南大学湘雅二医院精神卫生研究所;&lt;/_author_adr&gt;&lt;_collection_scope&gt;CSCD;CSSCI-E;PKU&lt;/_collection_scope&gt;&lt;_created&gt;64814103&lt;/_created&gt;&lt;_db_provider&gt;CNKI&lt;/_db_provider&gt;&lt;_isbn&gt;1000-6729&lt;/_isbn&gt;&lt;_issue&gt;01&lt;/_issue&gt;&lt;_journal&gt;中国心理卫生杂志&lt;/_journal&gt;&lt;_keywords&gt;儿童精神病学;简化情绪量表;信度;效度;心理测量学研究&lt;/_keywords&gt;&lt;_modified&gt;64814103&lt;/_modified&gt;&lt;_pages&gt;60-62+72&lt;/_pages&gt;&lt;_volume&gt;23&lt;/_volume&gt;&lt;_translated_author&gt;Cheng, Peixia;Cao, Fenglin;Su, Linyan&lt;/_translated_author&gt;&lt;/Details&gt;&lt;Extra&gt;&lt;DBUID&gt;{75858650-721B-4B21-B337-316A143E374B}&lt;/DBUID&gt;&lt;/Extra&gt;&lt;/Item&gt;&lt;/References&gt;&lt;/Group&gt;&lt;/Citation&gt;_x000a_"/>
    <w:docVar w:name="NE.Ref{F13BC521-03D7-401F-8A87-3F3CC37A0ED7}" w:val=" ADDIN NE.Ref.{F13BC521-03D7-401F-8A87-3F3CC37A0ED7}&lt;Citation SecTmpl=&quot;1&quot;&gt;&lt;Group&gt;&lt;References&gt;&lt;Item&gt;&lt;ID&gt;31&lt;/ID&gt;&lt;UID&gt;{151D301C-1761-4B7A-B25A-4345B02CC3C5}&lt;/UID&gt;&lt;Title&gt;简化情绪量表中文版用于中学生的信度和效度&lt;/Title&gt;&lt;Template&gt;Journal Article&lt;/Template&gt;&lt;Star&gt;0&lt;/Star&gt;&lt;Tag&gt;0&lt;/Tag&gt;&lt;Author&gt;程培霞; 曹枫林; 苏林雁&lt;/Author&gt;&lt;Year&gt;2009&lt;/Year&gt;&lt;Details&gt;&lt;_author_adr&gt;山东大学护理学院;中南大学湘雅二医院精神卫生研究所;&lt;/_author_adr&gt;&lt;_collection_scope&gt;CSCD;CSSCI-E;PKU&lt;/_collection_scope&gt;&lt;_created&gt;64814103&lt;/_created&gt;&lt;_db_provider&gt;CNKI&lt;/_db_provider&gt;&lt;_isbn&gt;1000-6729&lt;/_isbn&gt;&lt;_issue&gt;01&lt;/_issue&gt;&lt;_journal&gt;中国心理卫生杂志&lt;/_journal&gt;&lt;_keywords&gt;儿童精神病学;简化情绪量表;信度;效度;心理测量学研究&lt;/_keywords&gt;&lt;_modified&gt;64814103&lt;/_modified&gt;&lt;_pages&gt;60-62+72&lt;/_pages&gt;&lt;_volume&gt;23&lt;/_volume&gt;&lt;_translated_author&gt;Cheng, Peixia;Cao, Fenglin;Su, Linyan&lt;/_translated_author&gt;&lt;/Details&gt;&lt;Extra&gt;&lt;DBUID&gt;{75858650-721B-4B21-B337-316A143E374B}&lt;/DBUID&gt;&lt;/Extra&gt;&lt;/Item&gt;&lt;/References&gt;&lt;/Group&gt;&lt;/Citation&gt;_x000a_"/>
    <w:docVar w:name="NE.Ref{F1A8769E-E4DB-40BE-82DD-A406E396D423}" w:val=" ADDIN NE.Ref.{F1A8769E-E4DB-40BE-82DD-A406E396D423}&lt;Citation SecTmpl=&quot;1&quot;&gt;&lt;Group&gt;&lt;References&gt;&lt;Item&gt;&lt;ID&gt;88&lt;/ID&gt;&lt;UID&gt;{5651EB05-DE5C-4679-92C9-5C082DC124A7}&lt;/UID&gt;&lt;Title&gt;A study of developing an adolescent depression inventory.&lt;/Title&gt;&lt;Template&gt;Journal Article&lt;/Template&gt;&lt;Star&gt;0&lt;/Star&gt;&lt;Tag&gt;0&lt;/Tag&gt;&lt;Author&gt;Huang, C Y; Hsu, W Y&lt;/Author&gt;&lt;Year&gt;2003&lt;/Year&gt;&lt;Details&gt;&lt;_accessed&gt;64824385&lt;/_accessed&gt;&lt;_created&gt;64824385&lt;/_created&gt;&lt;_journal&gt;Journal of Education Psychology &lt;/_journal&gt;&lt;_modified&gt;64824385&lt;/_modified&gt;&lt;_pages&gt;167–190&lt;/_pages&gt;&lt;_volume&gt;26&lt;/_volume&gt;&lt;/Details&gt;&lt;Extra&gt;&lt;DBUID&gt;{75858650-721B-4B21-B337-316A143E374B}&lt;/DBUID&gt;&lt;/Extra&gt;&lt;/Item&gt;&lt;/References&gt;&lt;/Group&gt;&lt;/Citation&gt;_x000a_"/>
    <w:docVar w:name="NE.Ref{F2D9ED5C-0814-49E6-BA03-010020A2D208}" w:val=" ADDIN NE.Ref.{F2D9ED5C-0814-49E6-BA03-010020A2D208}&lt;Citation SecTmpl=&quot;1&quot;&gt;&lt;Group&gt;&lt;References&gt;&lt;Item&gt;&lt;ID&gt;71&lt;/ID&gt;&lt;UID&gt;{B059AE13-F123-4C10-A6D6-0970B6D49BFA}&lt;/UID&gt;&lt;Title&gt;The PHQ-9: a new depression diagnostic and severity measure&lt;/Title&gt;&lt;Template&gt;Generic&lt;/Template&gt;&lt;Star&gt;0&lt;/Star&gt;&lt;Tag&gt;0&lt;/Tag&gt;&lt;Author&gt;Kroenke, Kurt; Spitzer, Robert L&lt;/Author&gt;&lt;Year&gt;2002&lt;/Year&gt;&lt;Details&gt;&lt;_created&gt;64818480&lt;/_created&gt;&lt;_date&gt;2002-01-01&lt;/_date&gt;&lt;_date_display&gt;2002&lt;/_date_display&gt;&lt;_isbn&gt;0048-5713&lt;/_isbn&gt;&lt;_issue&gt;9&lt;/_issue&gt;&lt;_journal&gt;Psychiatric annals&lt;/_journal&gt;&lt;_modified&gt;64818480&lt;/_modified&gt;&lt;_pages&gt;509-515&lt;/_pages&gt;&lt;_publisher&gt;Slack Incorporated Thorofare, NJ&lt;/_publisher&gt;&lt;_volume&gt;32&lt;/_volume&gt;&lt;/Details&gt;&lt;Extra&gt;&lt;DBUID&gt;{75858650-721B-4B21-B337-316A143E374B}&lt;/DBUID&gt;&lt;/Extra&gt;&lt;/Item&gt;&lt;/References&gt;&lt;/Group&gt;&lt;/Citation&gt;_x000a_"/>
    <w:docVar w:name="NE.Ref{F4A3818F-8137-4043-AA94-F4C8A98B8E0B}" w:val=" ADDIN NE.Ref.{F4A3818F-8137-4043-AA94-F4C8A98B8E0B}&lt;Citation SecTmpl=&quot;1&quot;&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F614F6E4-AF84-4DB2-9500-90FBB300F63E}" w:val=" ADDIN NE.Ref.{F614F6E4-AF84-4DB2-9500-90FBB300F63E}&lt;Citation SecTmpl=&quot;1&quot;&gt;&lt;Group&gt;&lt;References&gt;&lt;Item&gt;&lt;ID&gt;67&lt;/ID&gt;&lt;UID&gt;{FA11C10D-93C8-4ED9-8966-1FEAF506643E}&lt;/UID&gt;&lt;Title&gt;Cross-cultural examination of measurement invariance of the Beck Depression Inventory–II.&lt;/Title&gt;&lt;Template&gt;Journal Article&lt;/Template&gt;&lt;Star&gt;0&lt;/Star&gt;&lt;Tag&gt;0&lt;/Tag&gt;&lt;Author&gt;Dere, Jessica; Watters, Carolyn A; Yu, Stephanie Chee-Min; Bagby, R Michael; Ryder, Andrew G; Harkness, Kate L&lt;/Author&gt;&lt;Year&gt;2015&lt;/Year&gt;&lt;Details&gt;&lt;_accessed&gt;64818058&lt;/_accessed&gt;&lt;_alternate_title&gt;Psychological Assessment&lt;/_alternate_title&gt;&lt;_collection_scope&gt;SSCI&lt;/_collection_scope&gt;&lt;_created&gt;64818055&lt;/_created&gt;&lt;_date&gt;2015-01-01&lt;/_date&gt;&lt;_date_display&gt;2015&lt;/_date_display&gt;&lt;_impact_factor&gt;   5.123&lt;/_impact_factor&gt;&lt;_isbn&gt;1939-134X&lt;/_isbn&gt;&lt;_issue&gt;1&lt;/_issue&gt;&lt;_journal&gt;Psychological Assessment&lt;/_journal&gt;&lt;_modified&gt;64818055&lt;/_modified&gt;&lt;_ori_publication&gt;American Psychological Association&lt;/_ori_publication&gt;&lt;_pages&gt;68&lt;/_pages&gt;&lt;_volume&gt;27&lt;/_volume&gt;&lt;/Details&gt;&lt;Extra&gt;&lt;DBUID&gt;{75858650-721B-4B21-B337-316A143E374B}&lt;/DBUID&gt;&lt;/Extra&gt;&lt;/Item&gt;&lt;/References&gt;&lt;/Group&gt;&lt;/Citation&gt;_x000a_"/>
    <w:docVar w:name="NE.Ref{FB01084C-58CA-4C26-A11E-B2C633AA7FF3}" w:val=" ADDIN NE.Ref.{FB01084C-58CA-4C26-A11E-B2C633AA7FF3}&lt;Citation SecTmpl=&quot;1&quot;&gt;&lt;Group&gt;&lt;References&gt;&lt;Item&gt;&lt;ID&gt;103&lt;/ID&gt;&lt;UID&gt;{17067CA8-C9F3-4548-8D81-815C0C08A748}&lt;/UID&gt;&lt;Title&gt;Parents’ mental health and children’s cognitive and social development: families in England in the Millennium Cohort Study&lt;/Title&gt;&lt;Template&gt;Journal Article&lt;/Template&gt;&lt;Star&gt;0&lt;/Star&gt;&lt;Tag&gt;0&lt;/Tag&gt;&lt;Author&gt;Mensah, Fiona K; Kiernan, Kathleen E&lt;/Author&gt;&lt;Year&gt;2010&lt;/Year&gt;&lt;Details&gt;&lt;_alternate_title&gt;Social psychiatry and psychiatric epidemiology&lt;/_alternate_title&gt;&lt;_collection_scope&gt;SCIE;SSCI&lt;/_collection_scope&gt;&lt;_created&gt;64825130&lt;/_created&gt;&lt;_date&gt;2010-01-01&lt;/_date&gt;&lt;_date_display&gt;2010&lt;/_date_display&gt;&lt;_impact_factor&gt;   4.328&lt;/_impact_factor&gt;&lt;_isbn&gt;0933-7954&lt;/_isbn&gt;&lt;_journal&gt;Social psychiatry and psychiatric epidemiology&lt;/_journal&gt;&lt;_modified&gt;64825130&lt;/_modified&gt;&lt;_ori_publication&gt;Springer&lt;/_ori_publication&gt;&lt;_pages&gt;1023-1035&lt;/_pages&gt;&lt;_volume&gt;45&lt;/_volume&gt;&lt;/Details&gt;&lt;Extra&gt;&lt;DBUID&gt;{75858650-721B-4B21-B337-316A143E374B}&lt;/DBUID&gt;&lt;/Extra&gt;&lt;/Item&gt;&lt;/References&gt;&lt;/Group&gt;&lt;/Citation&gt;_x000a_"/>
    <w:docVar w:name="NE.Ref{FB02C6A0-97BA-4B27-85FE-BE98FFA45846}" w:val=" ADDIN NE.Ref.{FB02C6A0-97BA-4B27-85FE-BE98FFA45846}&lt;Citation SecTmpl=&quot;1&quot;&gt;&lt;Group&gt;&lt;References&gt;&lt;Item&gt;&lt;ID&gt;45&lt;/ID&gt;&lt;UID&gt;{357BB6B7-3EDE-4236-A0D6-F7F7648A74A5}&lt;/UID&gt;&lt;Title&gt;癌症末期病人家属感受和需求的调查&lt;/Title&gt;&lt;Template&gt;Journal Article&lt;/Template&gt;&lt;Star&gt;0&lt;/Star&gt;&lt;Tag&gt;0&lt;/Tag&gt;&lt;Author&gt;苏春燕; 张洪君; 王宜芝&lt;/Author&gt;&lt;Year&gt;2003&lt;/Year&gt;&lt;Details&gt;&lt;_author_adr&gt;北京大学第三医院_x000d__x000a__x000d__x000a__x000d__x000a__x000d__x000a__x000d__x000a__x000d__x000a__x000d__x000a__x000d__x000a__x000d__x000a_,北京大学第三医院_x000d__x000a__x000d__x000a__x000d__x000a__x000d__x000a__x000d__x000a__x000d__x000a__x000d__x000a__x000d__x000a__x000d__x000a_,北京大学护理学院&lt;/_author_adr&gt;&lt;_created&gt;64816835&lt;/_created&gt;&lt;_db_provider&gt;CNKI&lt;/_db_provider&gt;&lt;_isbn&gt;1009-6493&lt;/_isbn&gt;&lt;_issue&gt;09&lt;/_issue&gt;&lt;_journal&gt;护理研究&lt;/_journal&gt;&lt;_keywords&gt;医护人员;晚期癌症病人;末期病人;基础护理;临终病人;&lt;/_keywords&gt;&lt;_modified&gt;64816835&lt;/_modified&gt;&lt;_pages&gt;519-520&lt;/_pages&gt;&lt;_translated_author&gt;Su, Chunyan;Zhang, Hongjun;Wang, Yizhi&lt;/_translated_author&gt;&lt;/Details&gt;&lt;Extra&gt;&lt;DBUID&gt;{75858650-721B-4B21-B337-316A143E374B}&lt;/DBUID&gt;&lt;/Extra&gt;&lt;/Item&gt;&lt;/References&gt;&lt;/Group&gt;&lt;/Citation&gt;_x000a_"/>
    <w:docVar w:name="NE.Ref{FEEB03BA-B82B-443C-B6E5-5594E2388507}" w:val=" ADDIN NE.Ref.{FEEB03BA-B82B-443C-B6E5-5594E2388507}&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FF74A950-C491-4CAC-AA16-0B5A9999B5D6}" w:val=" ADDIN NE.Ref.{FF74A950-C491-4CAC-AA16-0B5A9999B5D6}&lt;Citation SecTmpl=&quot;1&quot;&gt;&lt;Group&gt;&lt;References&gt;&lt;Item&gt;&lt;ID&gt;15&lt;/ID&gt;&lt;UID&gt;{B647F755-105E-42B2-B495-1AFE794B9276}&lt;/UID&gt;&lt;Title&gt;流调中心抑郁量表在我国青少年中的试用&lt;/Title&gt;&lt;Template&gt;Journal Article&lt;/Template&gt;&lt;Star&gt;0&lt;/Star&gt;&lt;Tag&gt;0&lt;/Tag&gt;&lt;Author&gt;陈祉妍; 杨小冬; 李新影&lt;/Author&gt;&lt;Year&gt;2009&lt;/Year&gt;&lt;Details&gt;&lt;_author_aff&gt;中国科学院心理研究所心理健康重点实验室;&lt;/_author_aff&gt;&lt;_cited_count&gt;262&lt;/_cited_count&gt;&lt;_collection_scope&gt;CSCD;CSSCI-C;PKU&lt;/_collection_scope&gt;&lt;_created&gt;64813655&lt;/_created&gt;&lt;_date&gt;2009-08-25&lt;/_date&gt;&lt;_db_updated&gt;CNKI - Reference&lt;/_db_updated&gt;&lt;_issue&gt;04&lt;/_issue&gt;&lt;_journal&gt;中国临床心理学杂志&lt;/_journal&gt;&lt;_keywords&gt;临床心理学;自陈量表;青少年;抑郁;CES-D&lt;/_keywords&gt;&lt;_modified&gt;64813655&lt;/_modified&gt;&lt;_pages&gt;443-445+448&lt;/_pages&gt;&lt;_url&gt;https://kns.cnki.net/kcms/detail/detail.aspx?FileName=ZLCY200904019&amp;amp;DbName=CJFQ2009&lt;/_url&gt;&lt;_volume&gt;17&lt;/_volume&gt;&lt;_translated_author&gt;Chen, Zhiyan;Yang, Xiaodong;Li, Xinying&lt;/_translated_author&gt;&lt;/Details&gt;&lt;Extra&gt;&lt;DBUID&gt;{75858650-721B-4B21-B337-316A143E374B}&lt;/DBUID&gt;&lt;/Extra&gt;&lt;/Item&gt;&lt;/References&gt;&lt;/Group&gt;&lt;/Citation&gt;_x000a_"/>
  </w:docVars>
  <w:rsids>
    <w:rsidRoot w:val="00612380"/>
    <w:rsid w:val="000160DF"/>
    <w:rsid w:val="00031556"/>
    <w:rsid w:val="00032168"/>
    <w:rsid w:val="000334B8"/>
    <w:rsid w:val="00036827"/>
    <w:rsid w:val="00070CB5"/>
    <w:rsid w:val="00081666"/>
    <w:rsid w:val="0009093F"/>
    <w:rsid w:val="00090A99"/>
    <w:rsid w:val="000D3B25"/>
    <w:rsid w:val="00115D87"/>
    <w:rsid w:val="00134F1A"/>
    <w:rsid w:val="00171E09"/>
    <w:rsid w:val="00175041"/>
    <w:rsid w:val="00196CC3"/>
    <w:rsid w:val="001A5ADA"/>
    <w:rsid w:val="001D627F"/>
    <w:rsid w:val="001E5E66"/>
    <w:rsid w:val="001F417F"/>
    <w:rsid w:val="0020401B"/>
    <w:rsid w:val="00204232"/>
    <w:rsid w:val="002250F0"/>
    <w:rsid w:val="00262C65"/>
    <w:rsid w:val="00263211"/>
    <w:rsid w:val="00277FAE"/>
    <w:rsid w:val="00284D00"/>
    <w:rsid w:val="002B3C2C"/>
    <w:rsid w:val="002B48E7"/>
    <w:rsid w:val="002E4108"/>
    <w:rsid w:val="00301A4E"/>
    <w:rsid w:val="003177AC"/>
    <w:rsid w:val="003208F1"/>
    <w:rsid w:val="0034728E"/>
    <w:rsid w:val="0035265F"/>
    <w:rsid w:val="00366371"/>
    <w:rsid w:val="00372FDC"/>
    <w:rsid w:val="00380E4C"/>
    <w:rsid w:val="003854B5"/>
    <w:rsid w:val="0039058D"/>
    <w:rsid w:val="00391578"/>
    <w:rsid w:val="00393157"/>
    <w:rsid w:val="003C088B"/>
    <w:rsid w:val="003F1B45"/>
    <w:rsid w:val="004106AF"/>
    <w:rsid w:val="00477DDF"/>
    <w:rsid w:val="00481D9B"/>
    <w:rsid w:val="004943C5"/>
    <w:rsid w:val="004B306A"/>
    <w:rsid w:val="004C0099"/>
    <w:rsid w:val="004F4903"/>
    <w:rsid w:val="00505E3B"/>
    <w:rsid w:val="00513244"/>
    <w:rsid w:val="00560161"/>
    <w:rsid w:val="005603DE"/>
    <w:rsid w:val="005919AC"/>
    <w:rsid w:val="00593799"/>
    <w:rsid w:val="005A242B"/>
    <w:rsid w:val="005E42CB"/>
    <w:rsid w:val="005E57FC"/>
    <w:rsid w:val="005E7F96"/>
    <w:rsid w:val="0060457A"/>
    <w:rsid w:val="0060561E"/>
    <w:rsid w:val="00612380"/>
    <w:rsid w:val="00636CC9"/>
    <w:rsid w:val="00654A99"/>
    <w:rsid w:val="006850CE"/>
    <w:rsid w:val="006B7733"/>
    <w:rsid w:val="006C1CF3"/>
    <w:rsid w:val="006C70B8"/>
    <w:rsid w:val="006D421E"/>
    <w:rsid w:val="006D519D"/>
    <w:rsid w:val="00750F78"/>
    <w:rsid w:val="00760683"/>
    <w:rsid w:val="00766EB8"/>
    <w:rsid w:val="00783B7F"/>
    <w:rsid w:val="00783F89"/>
    <w:rsid w:val="00792D2A"/>
    <w:rsid w:val="007A48C0"/>
    <w:rsid w:val="007A73F5"/>
    <w:rsid w:val="007E2823"/>
    <w:rsid w:val="007E4BE3"/>
    <w:rsid w:val="008104F1"/>
    <w:rsid w:val="00825027"/>
    <w:rsid w:val="00850F10"/>
    <w:rsid w:val="0085182C"/>
    <w:rsid w:val="008770E3"/>
    <w:rsid w:val="008A22C9"/>
    <w:rsid w:val="008A5DDD"/>
    <w:rsid w:val="008A72AC"/>
    <w:rsid w:val="008B3B1D"/>
    <w:rsid w:val="008D2FF9"/>
    <w:rsid w:val="00917A83"/>
    <w:rsid w:val="00944C81"/>
    <w:rsid w:val="009827A8"/>
    <w:rsid w:val="0099272D"/>
    <w:rsid w:val="009A1041"/>
    <w:rsid w:val="00A161AC"/>
    <w:rsid w:val="00A25455"/>
    <w:rsid w:val="00A354F6"/>
    <w:rsid w:val="00A52E91"/>
    <w:rsid w:val="00A6612F"/>
    <w:rsid w:val="00A758AD"/>
    <w:rsid w:val="00A82EA2"/>
    <w:rsid w:val="00AF56C2"/>
    <w:rsid w:val="00B317DA"/>
    <w:rsid w:val="00B3345B"/>
    <w:rsid w:val="00B84450"/>
    <w:rsid w:val="00B90BB8"/>
    <w:rsid w:val="00BB1AA1"/>
    <w:rsid w:val="00BC6158"/>
    <w:rsid w:val="00BD0402"/>
    <w:rsid w:val="00BD6CEE"/>
    <w:rsid w:val="00C364F6"/>
    <w:rsid w:val="00C6558B"/>
    <w:rsid w:val="00C92FA6"/>
    <w:rsid w:val="00C9718F"/>
    <w:rsid w:val="00CA3A64"/>
    <w:rsid w:val="00CA41E6"/>
    <w:rsid w:val="00CB177B"/>
    <w:rsid w:val="00CB7BB1"/>
    <w:rsid w:val="00CD7539"/>
    <w:rsid w:val="00CE7539"/>
    <w:rsid w:val="00D0229E"/>
    <w:rsid w:val="00D10DE6"/>
    <w:rsid w:val="00D277FA"/>
    <w:rsid w:val="00D5711B"/>
    <w:rsid w:val="00D642D1"/>
    <w:rsid w:val="00D73764"/>
    <w:rsid w:val="00D76A4C"/>
    <w:rsid w:val="00DC2C6E"/>
    <w:rsid w:val="00DE7474"/>
    <w:rsid w:val="00E23934"/>
    <w:rsid w:val="00E54C1C"/>
    <w:rsid w:val="00E55188"/>
    <w:rsid w:val="00E6051F"/>
    <w:rsid w:val="00E97372"/>
    <w:rsid w:val="00EA4A7B"/>
    <w:rsid w:val="00EF398C"/>
    <w:rsid w:val="00F13294"/>
    <w:rsid w:val="00F143A1"/>
    <w:rsid w:val="00F47B36"/>
    <w:rsid w:val="00F513A2"/>
    <w:rsid w:val="00F55D4D"/>
    <w:rsid w:val="00F61581"/>
    <w:rsid w:val="00F80256"/>
    <w:rsid w:val="00F94EF5"/>
    <w:rsid w:val="00FA33D0"/>
    <w:rsid w:val="00FD43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50474"/>
  <w15:chartTrackingRefBased/>
  <w15:docId w15:val="{5153B3B4-2DAB-46FC-803C-B854A39E8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kern w:val="2"/>
        <w:sz w:val="28"/>
        <w:szCs w:val="3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04F1"/>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04F1"/>
    <w:pP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8104F1"/>
    <w:rPr>
      <w:sz w:val="18"/>
      <w:szCs w:val="18"/>
    </w:rPr>
  </w:style>
  <w:style w:type="paragraph" w:styleId="Footer">
    <w:name w:val="footer"/>
    <w:basedOn w:val="Normal"/>
    <w:link w:val="FooterChar"/>
    <w:uiPriority w:val="99"/>
    <w:unhideWhenUsed/>
    <w:rsid w:val="008104F1"/>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8104F1"/>
    <w:rPr>
      <w:sz w:val="18"/>
      <w:szCs w:val="18"/>
    </w:rPr>
  </w:style>
  <w:style w:type="paragraph" w:customStyle="1" w:styleId="tgt">
    <w:name w:val="tgt"/>
    <w:basedOn w:val="Normal"/>
    <w:rsid w:val="008104F1"/>
    <w:pPr>
      <w:widowControl/>
      <w:spacing w:before="100" w:beforeAutospacing="1" w:after="100" w:afterAutospacing="1"/>
      <w:jc w:val="left"/>
    </w:pPr>
    <w:rPr>
      <w:rFonts w:ascii="SimSun" w:hAnsi="SimSun" w:cs="SimSun"/>
      <w:kern w:val="0"/>
      <w:sz w:val="24"/>
      <w:szCs w:val="24"/>
    </w:rPr>
  </w:style>
  <w:style w:type="table" w:styleId="TableGrid">
    <w:name w:val="Table Grid"/>
    <w:basedOn w:val="TableNormal"/>
    <w:uiPriority w:val="39"/>
    <w:rsid w:val="008104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250F0"/>
    <w:rPr>
      <w:color w:val="0563C1"/>
      <w:u w:val="single"/>
    </w:rPr>
  </w:style>
  <w:style w:type="character" w:styleId="FollowedHyperlink">
    <w:name w:val="FollowedHyperlink"/>
    <w:basedOn w:val="DefaultParagraphFont"/>
    <w:uiPriority w:val="99"/>
    <w:semiHidden/>
    <w:unhideWhenUsed/>
    <w:rsid w:val="002250F0"/>
    <w:rPr>
      <w:color w:val="954F72"/>
      <w:u w:val="single"/>
    </w:rPr>
  </w:style>
  <w:style w:type="paragraph" w:customStyle="1" w:styleId="msonormal0">
    <w:name w:val="msonormal"/>
    <w:basedOn w:val="Normal"/>
    <w:rsid w:val="002250F0"/>
    <w:pPr>
      <w:widowControl/>
      <w:spacing w:before="100" w:beforeAutospacing="1" w:after="100" w:afterAutospacing="1"/>
      <w:jc w:val="left"/>
    </w:pPr>
    <w:rPr>
      <w:rFonts w:ascii="SimSun" w:hAnsi="SimSun" w:cs="SimSun"/>
      <w:kern w:val="0"/>
      <w:sz w:val="24"/>
      <w:szCs w:val="24"/>
    </w:rPr>
  </w:style>
  <w:style w:type="character" w:styleId="UnresolvedMention">
    <w:name w:val="Unresolved Mention"/>
    <w:basedOn w:val="DefaultParagraphFont"/>
    <w:uiPriority w:val="99"/>
    <w:semiHidden/>
    <w:unhideWhenUsed/>
    <w:rsid w:val="0099272D"/>
    <w:rPr>
      <w:color w:val="605E5C"/>
      <w:shd w:val="clear" w:color="auto" w:fill="E1DFDD"/>
    </w:rPr>
  </w:style>
  <w:style w:type="paragraph" w:styleId="NormalWeb">
    <w:name w:val="Normal (Web)"/>
    <w:basedOn w:val="Normal"/>
    <w:uiPriority w:val="99"/>
    <w:semiHidden/>
    <w:unhideWhenUsed/>
    <w:rsid w:val="0099272D"/>
    <w:pPr>
      <w:widowControl/>
      <w:spacing w:before="100" w:beforeAutospacing="1" w:after="100" w:afterAutospacing="1"/>
      <w:jc w:val="left"/>
    </w:pPr>
    <w:rPr>
      <w:rFonts w:ascii="SimSun" w:hAnsi="SimSun" w:cs="SimSun"/>
      <w:kern w:val="0"/>
      <w:sz w:val="24"/>
      <w:szCs w:val="24"/>
    </w:rPr>
  </w:style>
  <w:style w:type="paragraph" w:styleId="Caption">
    <w:name w:val="caption"/>
    <w:basedOn w:val="Normal"/>
    <w:next w:val="Normal"/>
    <w:uiPriority w:val="35"/>
    <w:unhideWhenUsed/>
    <w:qFormat/>
    <w:rsid w:val="00277FAE"/>
    <w:rPr>
      <w:rFonts w:asciiTheme="majorHAnsi" w:eastAsia="SimHei" w:hAnsiTheme="majorHAnsi" w:cstheme="majorBidi"/>
      <w:sz w:val="20"/>
      <w:szCs w:val="20"/>
    </w:rPr>
  </w:style>
  <w:style w:type="paragraph" w:styleId="Revision">
    <w:name w:val="Revision"/>
    <w:hidden/>
    <w:uiPriority w:val="99"/>
    <w:semiHidden/>
    <w:rsid w:val="001D627F"/>
  </w:style>
  <w:style w:type="character" w:styleId="CommentReference">
    <w:name w:val="annotation reference"/>
    <w:basedOn w:val="DefaultParagraphFont"/>
    <w:uiPriority w:val="99"/>
    <w:semiHidden/>
    <w:unhideWhenUsed/>
    <w:rsid w:val="001D627F"/>
    <w:rPr>
      <w:sz w:val="16"/>
      <w:szCs w:val="16"/>
    </w:rPr>
  </w:style>
  <w:style w:type="paragraph" w:styleId="CommentText">
    <w:name w:val="annotation text"/>
    <w:basedOn w:val="Normal"/>
    <w:link w:val="CommentTextChar"/>
    <w:uiPriority w:val="99"/>
    <w:semiHidden/>
    <w:unhideWhenUsed/>
    <w:rsid w:val="001D627F"/>
    <w:rPr>
      <w:sz w:val="20"/>
      <w:szCs w:val="20"/>
    </w:rPr>
  </w:style>
  <w:style w:type="character" w:customStyle="1" w:styleId="CommentTextChar">
    <w:name w:val="Comment Text Char"/>
    <w:basedOn w:val="DefaultParagraphFont"/>
    <w:link w:val="CommentText"/>
    <w:uiPriority w:val="99"/>
    <w:semiHidden/>
    <w:rsid w:val="001D627F"/>
    <w:rPr>
      <w:sz w:val="20"/>
      <w:szCs w:val="20"/>
    </w:rPr>
  </w:style>
  <w:style w:type="paragraph" w:styleId="CommentSubject">
    <w:name w:val="annotation subject"/>
    <w:basedOn w:val="CommentText"/>
    <w:next w:val="CommentText"/>
    <w:link w:val="CommentSubjectChar"/>
    <w:uiPriority w:val="99"/>
    <w:semiHidden/>
    <w:unhideWhenUsed/>
    <w:rsid w:val="001D627F"/>
    <w:rPr>
      <w:b/>
      <w:bCs/>
    </w:rPr>
  </w:style>
  <w:style w:type="character" w:customStyle="1" w:styleId="CommentSubjectChar">
    <w:name w:val="Comment Subject Char"/>
    <w:basedOn w:val="CommentTextChar"/>
    <w:link w:val="CommentSubject"/>
    <w:uiPriority w:val="99"/>
    <w:semiHidden/>
    <w:rsid w:val="001D627F"/>
    <w:rPr>
      <w:b/>
      <w:bCs/>
      <w:sz w:val="20"/>
      <w:szCs w:val="20"/>
    </w:rPr>
  </w:style>
  <w:style w:type="paragraph" w:styleId="EndnoteText">
    <w:name w:val="endnote text"/>
    <w:basedOn w:val="Normal"/>
    <w:link w:val="EndnoteTextChar"/>
    <w:uiPriority w:val="99"/>
    <w:semiHidden/>
    <w:unhideWhenUsed/>
    <w:rsid w:val="00E97372"/>
    <w:rPr>
      <w:sz w:val="20"/>
      <w:szCs w:val="20"/>
    </w:rPr>
  </w:style>
  <w:style w:type="character" w:customStyle="1" w:styleId="EndnoteTextChar">
    <w:name w:val="Endnote Text Char"/>
    <w:basedOn w:val="DefaultParagraphFont"/>
    <w:link w:val="EndnoteText"/>
    <w:uiPriority w:val="99"/>
    <w:semiHidden/>
    <w:rsid w:val="00E97372"/>
    <w:rPr>
      <w:sz w:val="20"/>
      <w:szCs w:val="20"/>
    </w:rPr>
  </w:style>
  <w:style w:type="character" w:styleId="EndnoteReference">
    <w:name w:val="endnote reference"/>
    <w:basedOn w:val="DefaultParagraphFont"/>
    <w:uiPriority w:val="99"/>
    <w:semiHidden/>
    <w:unhideWhenUsed/>
    <w:rsid w:val="00E97372"/>
    <w:rPr>
      <w:vertAlign w:val="superscript"/>
    </w:rPr>
  </w:style>
  <w:style w:type="paragraph" w:customStyle="1" w:styleId="target">
    <w:name w:val="target"/>
    <w:basedOn w:val="Normal"/>
    <w:rsid w:val="00A161AC"/>
    <w:pPr>
      <w:widowControl/>
      <w:spacing w:before="100" w:beforeAutospacing="1" w:after="100" w:afterAutospacing="1"/>
      <w:jc w:val="left"/>
    </w:pPr>
    <w:rPr>
      <w:rFonts w:ascii="SimSun" w:hAnsi="SimSun" w:cs="SimSu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728601">
      <w:bodyDiv w:val="1"/>
      <w:marLeft w:val="0"/>
      <w:marRight w:val="0"/>
      <w:marTop w:val="0"/>
      <w:marBottom w:val="0"/>
      <w:divBdr>
        <w:top w:val="none" w:sz="0" w:space="0" w:color="auto"/>
        <w:left w:val="none" w:sz="0" w:space="0" w:color="auto"/>
        <w:bottom w:val="none" w:sz="0" w:space="0" w:color="auto"/>
        <w:right w:val="none" w:sz="0" w:space="0" w:color="auto"/>
      </w:divBdr>
    </w:div>
    <w:div w:id="108361662">
      <w:bodyDiv w:val="1"/>
      <w:marLeft w:val="0"/>
      <w:marRight w:val="0"/>
      <w:marTop w:val="0"/>
      <w:marBottom w:val="0"/>
      <w:divBdr>
        <w:top w:val="none" w:sz="0" w:space="0" w:color="auto"/>
        <w:left w:val="none" w:sz="0" w:space="0" w:color="auto"/>
        <w:bottom w:val="none" w:sz="0" w:space="0" w:color="auto"/>
        <w:right w:val="none" w:sz="0" w:space="0" w:color="auto"/>
      </w:divBdr>
    </w:div>
    <w:div w:id="140467272">
      <w:bodyDiv w:val="1"/>
      <w:marLeft w:val="0"/>
      <w:marRight w:val="0"/>
      <w:marTop w:val="0"/>
      <w:marBottom w:val="0"/>
      <w:divBdr>
        <w:top w:val="none" w:sz="0" w:space="0" w:color="auto"/>
        <w:left w:val="none" w:sz="0" w:space="0" w:color="auto"/>
        <w:bottom w:val="none" w:sz="0" w:space="0" w:color="auto"/>
        <w:right w:val="none" w:sz="0" w:space="0" w:color="auto"/>
      </w:divBdr>
    </w:div>
    <w:div w:id="286475840">
      <w:bodyDiv w:val="1"/>
      <w:marLeft w:val="0"/>
      <w:marRight w:val="0"/>
      <w:marTop w:val="0"/>
      <w:marBottom w:val="0"/>
      <w:divBdr>
        <w:top w:val="none" w:sz="0" w:space="0" w:color="auto"/>
        <w:left w:val="none" w:sz="0" w:space="0" w:color="auto"/>
        <w:bottom w:val="none" w:sz="0" w:space="0" w:color="auto"/>
        <w:right w:val="none" w:sz="0" w:space="0" w:color="auto"/>
      </w:divBdr>
    </w:div>
    <w:div w:id="383867025">
      <w:bodyDiv w:val="1"/>
      <w:marLeft w:val="0"/>
      <w:marRight w:val="0"/>
      <w:marTop w:val="0"/>
      <w:marBottom w:val="0"/>
      <w:divBdr>
        <w:top w:val="none" w:sz="0" w:space="0" w:color="auto"/>
        <w:left w:val="none" w:sz="0" w:space="0" w:color="auto"/>
        <w:bottom w:val="none" w:sz="0" w:space="0" w:color="auto"/>
        <w:right w:val="none" w:sz="0" w:space="0" w:color="auto"/>
      </w:divBdr>
    </w:div>
    <w:div w:id="1084455413">
      <w:bodyDiv w:val="1"/>
      <w:marLeft w:val="0"/>
      <w:marRight w:val="0"/>
      <w:marTop w:val="0"/>
      <w:marBottom w:val="0"/>
      <w:divBdr>
        <w:top w:val="none" w:sz="0" w:space="0" w:color="auto"/>
        <w:left w:val="none" w:sz="0" w:space="0" w:color="auto"/>
        <w:bottom w:val="none" w:sz="0" w:space="0" w:color="auto"/>
        <w:right w:val="none" w:sz="0" w:space="0" w:color="auto"/>
      </w:divBdr>
    </w:div>
    <w:div w:id="1402022663">
      <w:bodyDiv w:val="1"/>
      <w:marLeft w:val="0"/>
      <w:marRight w:val="0"/>
      <w:marTop w:val="0"/>
      <w:marBottom w:val="0"/>
      <w:divBdr>
        <w:top w:val="none" w:sz="0" w:space="0" w:color="auto"/>
        <w:left w:val="none" w:sz="0" w:space="0" w:color="auto"/>
        <w:bottom w:val="none" w:sz="0" w:space="0" w:color="auto"/>
        <w:right w:val="none" w:sz="0" w:space="0" w:color="auto"/>
      </w:divBdr>
    </w:div>
    <w:div w:id="1861813549">
      <w:bodyDiv w:val="1"/>
      <w:marLeft w:val="0"/>
      <w:marRight w:val="0"/>
      <w:marTop w:val="0"/>
      <w:marBottom w:val="0"/>
      <w:divBdr>
        <w:top w:val="none" w:sz="0" w:space="0" w:color="auto"/>
        <w:left w:val="none" w:sz="0" w:space="0" w:color="auto"/>
        <w:bottom w:val="none" w:sz="0" w:space="0" w:color="auto"/>
        <w:right w:val="none" w:sz="0" w:space="0" w:color="auto"/>
      </w:divBdr>
      <w:divsChild>
        <w:div w:id="247885792">
          <w:marLeft w:val="0"/>
          <w:marRight w:val="0"/>
          <w:marTop w:val="0"/>
          <w:marBottom w:val="0"/>
          <w:divBdr>
            <w:top w:val="none" w:sz="0" w:space="0" w:color="auto"/>
            <w:left w:val="none" w:sz="0" w:space="0" w:color="auto"/>
            <w:bottom w:val="none" w:sz="0" w:space="0" w:color="auto"/>
            <w:right w:val="none" w:sz="0" w:space="0" w:color="auto"/>
          </w:divBdr>
        </w:div>
      </w:divsChild>
    </w:div>
    <w:div w:id="1935700256">
      <w:bodyDiv w:val="1"/>
      <w:marLeft w:val="0"/>
      <w:marRight w:val="0"/>
      <w:marTop w:val="0"/>
      <w:marBottom w:val="0"/>
      <w:divBdr>
        <w:top w:val="none" w:sz="0" w:space="0" w:color="auto"/>
        <w:left w:val="none" w:sz="0" w:space="0" w:color="auto"/>
        <w:bottom w:val="none" w:sz="0" w:space="0" w:color="auto"/>
        <w:right w:val="none" w:sz="0" w:space="0" w:color="auto"/>
      </w:divBdr>
    </w:div>
    <w:div w:id="2118527362">
      <w:bodyDiv w:val="1"/>
      <w:marLeft w:val="0"/>
      <w:marRight w:val="0"/>
      <w:marTop w:val="0"/>
      <w:marBottom w:val="0"/>
      <w:divBdr>
        <w:top w:val="none" w:sz="0" w:space="0" w:color="auto"/>
        <w:left w:val="none" w:sz="0" w:space="0" w:color="auto"/>
        <w:bottom w:val="none" w:sz="0" w:space="0" w:color="auto"/>
        <w:right w:val="none" w:sz="0" w:space="0" w:color="auto"/>
      </w:divBdr>
    </w:div>
    <w:div w:id="2129353499">
      <w:bodyDiv w:val="1"/>
      <w:marLeft w:val="0"/>
      <w:marRight w:val="0"/>
      <w:marTop w:val="0"/>
      <w:marBottom w:val="0"/>
      <w:divBdr>
        <w:top w:val="none" w:sz="0" w:space="0" w:color="auto"/>
        <w:left w:val="none" w:sz="0" w:space="0" w:color="auto"/>
        <w:bottom w:val="none" w:sz="0" w:space="0" w:color="auto"/>
        <w:right w:val="none" w:sz="0" w:space="0" w:color="auto"/>
      </w:divBdr>
      <w:divsChild>
        <w:div w:id="6821739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microsoft.com/office/2011/relationships/people" Target="peop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BC961E-D6FB-41A1-8419-464B1BA542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942</TotalTime>
  <Pages>24</Pages>
  <Words>5218</Words>
  <Characters>29749</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汪 浩远</dc:creator>
  <cp:keywords/>
  <dc:description>NE.Bib</dc:description>
  <cp:lastModifiedBy>Hu Chuan-Peng</cp:lastModifiedBy>
  <cp:revision>77</cp:revision>
  <dcterms:created xsi:type="dcterms:W3CDTF">2023-06-04T05:59:00Z</dcterms:created>
  <dcterms:modified xsi:type="dcterms:W3CDTF">2023-07-04T01:54:00Z</dcterms:modified>
</cp:coreProperties>
</file>
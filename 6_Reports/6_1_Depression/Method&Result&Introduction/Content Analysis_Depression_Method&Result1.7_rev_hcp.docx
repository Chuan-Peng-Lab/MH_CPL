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ins w:id="0" w:author="Hu Chuan-Peng" w:date="2023-09-09T09:57:00Z"/>
          <w:b/>
          <w:bCs/>
          <w:szCs w:val="28"/>
        </w:rPr>
      </w:pPr>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Cs w:val="24"/>
        </w:rPr>
      </w:pPr>
      <w:r w:rsidRPr="00B3345B">
        <w:rPr>
          <w:rFonts w:hint="eastAsia"/>
          <w:szCs w:val="24"/>
        </w:rPr>
        <w:t>汪浩远</w:t>
      </w:r>
      <w:r w:rsidRPr="00B3345B">
        <w:rPr>
          <w:szCs w:val="24"/>
          <w:vertAlign w:val="superscript"/>
        </w:rPr>
        <w:t>1</w:t>
      </w:r>
      <w:r w:rsidRPr="00B3345B">
        <w:rPr>
          <w:szCs w:val="24"/>
        </w:rPr>
        <w:t xml:space="preserve">, </w:t>
      </w:r>
      <w:r w:rsidRPr="00B3345B">
        <w:rPr>
          <w:rFonts w:hint="eastAsia"/>
          <w:szCs w:val="24"/>
        </w:rPr>
        <w:t>胡孟真</w:t>
      </w:r>
      <w:r w:rsidRPr="00B3345B">
        <w:rPr>
          <w:szCs w:val="24"/>
          <w:vertAlign w:val="superscript"/>
        </w:rPr>
        <w:t>1</w:t>
      </w:r>
      <w:r w:rsidRPr="00B3345B">
        <w:rPr>
          <w:szCs w:val="24"/>
        </w:rPr>
        <w:t xml:space="preserve">, </w:t>
      </w:r>
      <w:r w:rsidRPr="00B3345B">
        <w:rPr>
          <w:rFonts w:hint="eastAsia"/>
          <w:szCs w:val="24"/>
        </w:rPr>
        <w:t>田柳青</w:t>
      </w:r>
      <w:r w:rsidRPr="00B3345B">
        <w:rPr>
          <w:szCs w:val="24"/>
          <w:vertAlign w:val="superscript"/>
        </w:rPr>
        <w:t>1</w:t>
      </w:r>
      <w:r w:rsidRPr="00B3345B">
        <w:rPr>
          <w:szCs w:val="24"/>
        </w:rPr>
        <w:t xml:space="preserve">, </w:t>
      </w:r>
      <w:r w:rsidRPr="00B3345B">
        <w:rPr>
          <w:rFonts w:hint="eastAsia"/>
          <w:szCs w:val="24"/>
        </w:rPr>
        <w:t>刘伟彪</w:t>
      </w:r>
      <w:r w:rsidRPr="00B3345B">
        <w:rPr>
          <w:szCs w:val="24"/>
          <w:vertAlign w:val="superscript"/>
        </w:rPr>
        <w:t>1</w:t>
      </w:r>
      <w:r w:rsidRPr="00B3345B">
        <w:rPr>
          <w:szCs w:val="24"/>
        </w:rPr>
        <w:t xml:space="preserve">, </w:t>
      </w:r>
      <w:r w:rsidRPr="00B3345B">
        <w:rPr>
          <w:rFonts w:hint="eastAsia"/>
          <w:szCs w:val="24"/>
        </w:rPr>
        <w:t>安媛媛</w:t>
      </w:r>
      <w:r w:rsidRPr="00B3345B">
        <w:rPr>
          <w:szCs w:val="24"/>
          <w:vertAlign w:val="superscript"/>
        </w:rPr>
        <w:t>1</w:t>
      </w:r>
      <w:r w:rsidRPr="00B3345B">
        <w:rPr>
          <w:szCs w:val="24"/>
        </w:rPr>
        <w:t xml:space="preserve">, </w:t>
      </w:r>
      <w:r w:rsidRPr="00B3345B">
        <w:rPr>
          <w:rFonts w:hint="eastAsia"/>
          <w:szCs w:val="24"/>
        </w:rPr>
        <w:t>李瑛</w:t>
      </w:r>
      <w:r w:rsidRPr="00B3345B">
        <w:rPr>
          <w:szCs w:val="24"/>
          <w:vertAlign w:val="superscript"/>
        </w:rPr>
        <w:t>2</w:t>
      </w:r>
      <w:r w:rsidRPr="00B3345B">
        <w:rPr>
          <w:szCs w:val="24"/>
        </w:rPr>
        <w:t xml:space="preserve">, </w:t>
      </w:r>
      <w:r w:rsidRPr="00B3345B">
        <w:rPr>
          <w:rFonts w:hint="eastAsia"/>
          <w:szCs w:val="24"/>
        </w:rPr>
        <w:t>胡传鹏</w:t>
      </w:r>
      <w:r w:rsidRPr="00B3345B">
        <w:rPr>
          <w:szCs w:val="24"/>
          <w:vertAlign w:val="superscript"/>
        </w:rPr>
        <w:t>1</w:t>
      </w:r>
      <w:r w:rsidR="00E97372">
        <w:rPr>
          <w:szCs w:val="24"/>
          <w:vertAlign w:val="superscript"/>
        </w:rPr>
        <w:t>#</w:t>
      </w:r>
    </w:p>
    <w:p w14:paraId="48EC8222" w14:textId="4A3BEDF2" w:rsidR="007A73F5" w:rsidRDefault="007A73F5" w:rsidP="00B3345B">
      <w:pPr>
        <w:spacing w:line="312" w:lineRule="auto"/>
        <w:jc w:val="center"/>
        <w:rPr>
          <w:ins w:id="1" w:author="Hu Chuan-Peng" w:date="2023-09-09T09:59:00Z"/>
          <w:szCs w:val="24"/>
        </w:rPr>
      </w:pPr>
      <w:r w:rsidRPr="00B3345B">
        <w:rPr>
          <w:szCs w:val="24"/>
        </w:rPr>
        <w:t>(</w:t>
      </w:r>
      <w:r w:rsidRPr="00B3345B">
        <w:rPr>
          <w:szCs w:val="24"/>
          <w:vertAlign w:val="superscript"/>
        </w:rPr>
        <w:t>1</w:t>
      </w:r>
      <w:r w:rsidRPr="00B3345B">
        <w:rPr>
          <w:rFonts w:hint="eastAsia"/>
          <w:szCs w:val="24"/>
        </w:rPr>
        <w:t>南京师范大学心理学院</w:t>
      </w:r>
      <w:r w:rsidRPr="00B3345B">
        <w:rPr>
          <w:szCs w:val="24"/>
        </w:rPr>
        <w:t xml:space="preserve">; </w:t>
      </w:r>
      <w:r w:rsidRPr="00B3345B">
        <w:rPr>
          <w:szCs w:val="24"/>
          <w:vertAlign w:val="superscript"/>
        </w:rPr>
        <w:t>2</w:t>
      </w:r>
      <w:r w:rsidRPr="00B3345B">
        <w:rPr>
          <w:rFonts w:hint="eastAsia"/>
          <w:szCs w:val="24"/>
        </w:rPr>
        <w:t>首都医科大学附属北京儿童医院精神科</w:t>
      </w:r>
      <w:r w:rsidRPr="00B3345B">
        <w:rPr>
          <w:szCs w:val="24"/>
        </w:rPr>
        <w:t>)</w:t>
      </w:r>
    </w:p>
    <w:p w14:paraId="612ADD39" w14:textId="77777777" w:rsidR="000A0A24" w:rsidRDefault="000A0A24" w:rsidP="000A0A24">
      <w:pPr>
        <w:spacing w:line="312" w:lineRule="auto"/>
        <w:jc w:val="center"/>
        <w:rPr>
          <w:ins w:id="2" w:author="Hu Chuan-Peng" w:date="2023-09-09T09:59:00Z"/>
          <w:rFonts w:hint="eastAsia"/>
          <w:b/>
          <w:bCs/>
          <w:szCs w:val="28"/>
        </w:rPr>
      </w:pPr>
      <w:ins w:id="3" w:author="Hu Chuan-Peng" w:date="2023-09-09T09:59:00Z">
        <w:r>
          <w:rPr>
            <w:b/>
            <w:bCs/>
            <w:szCs w:val="28"/>
          </w:rPr>
          <w:t xml:space="preserve">Assessing the </w:t>
        </w:r>
        <w:r w:rsidRPr="000A0A24">
          <w:rPr>
            <w:b/>
            <w:bCs/>
            <w:szCs w:val="28"/>
          </w:rPr>
          <w:t>heterogeneity</w:t>
        </w:r>
        <w:r>
          <w:rPr>
            <w:b/>
            <w:bCs/>
            <w:szCs w:val="28"/>
          </w:rPr>
          <w:t xml:space="preserve"> of 27 scale for measuring depression</w:t>
        </w:r>
      </w:ins>
    </w:p>
    <w:p w14:paraId="401F40CD" w14:textId="51EDA03E" w:rsidR="000A0A24" w:rsidRPr="00B3345B" w:rsidRDefault="000A0A24" w:rsidP="00B3345B">
      <w:pPr>
        <w:spacing w:line="312" w:lineRule="auto"/>
        <w:jc w:val="center"/>
        <w:rPr>
          <w:szCs w:val="24"/>
        </w:rPr>
      </w:pPr>
      <w:ins w:id="4" w:author="Hu Chuan-Peng" w:date="2023-09-09T09:59:00Z">
        <w:r>
          <w:rPr>
            <w:szCs w:val="24"/>
          </w:rPr>
          <w:t>Haoyuan Wang, Mengzhen Hu, XXX</w:t>
        </w:r>
      </w:ins>
    </w:p>
    <w:p w14:paraId="2B413928" w14:textId="14CC5A47" w:rsidR="004C0099" w:rsidRDefault="00CA3A64" w:rsidP="00CA3A64">
      <w:pPr>
        <w:spacing w:line="312" w:lineRule="auto"/>
        <w:ind w:firstLineChars="1200" w:firstLine="2936"/>
        <w:rPr>
          <w:b/>
          <w:bCs/>
          <w:szCs w:val="24"/>
        </w:rPr>
      </w:pPr>
      <w:r w:rsidRPr="00CA3A64">
        <w:rPr>
          <w:rFonts w:hint="eastAsia"/>
          <w:b/>
          <w:bCs/>
          <w:szCs w:val="24"/>
        </w:rPr>
        <w:t>Credi</w:t>
      </w:r>
      <w:r w:rsidRPr="00CA3A64">
        <w:rPr>
          <w:b/>
          <w:bCs/>
          <w:szCs w:val="24"/>
        </w:rPr>
        <w:t>T A</w:t>
      </w:r>
      <w:r w:rsidRPr="00CA3A64">
        <w:rPr>
          <w:rFonts w:hint="eastAsia"/>
          <w:b/>
          <w:bCs/>
          <w:szCs w:val="24"/>
        </w:rPr>
        <w:t>uthor</w:t>
      </w:r>
      <w:r w:rsidRPr="00CA3A64">
        <w:rPr>
          <w:b/>
          <w:bCs/>
          <w:szCs w:val="24"/>
        </w:rPr>
        <w:t xml:space="preserve"> S</w:t>
      </w:r>
      <w:r w:rsidRPr="00CA3A64">
        <w:rPr>
          <w:rFonts w:hint="eastAsia"/>
          <w:b/>
          <w:bCs/>
          <w:szCs w:val="24"/>
        </w:rPr>
        <w:t>tatement</w:t>
      </w:r>
    </w:p>
    <w:p w14:paraId="20CA7738" w14:textId="14F67319" w:rsidR="00CA3A64" w:rsidRDefault="00CA3A64" w:rsidP="00CA3A64">
      <w:pPr>
        <w:spacing w:line="312" w:lineRule="auto"/>
        <w:rPr>
          <w:szCs w:val="24"/>
        </w:rPr>
      </w:pPr>
      <w:r>
        <w:rPr>
          <w:rFonts w:hint="eastAsia"/>
          <w:b/>
          <w:bCs/>
          <w:szCs w:val="24"/>
        </w:rPr>
        <w:t>Wang</w:t>
      </w:r>
      <w:r>
        <w:rPr>
          <w:b/>
          <w:bCs/>
          <w:szCs w:val="24"/>
        </w:rPr>
        <w:t xml:space="preserve"> H</w:t>
      </w:r>
      <w:r>
        <w:rPr>
          <w:rFonts w:hint="eastAsia"/>
          <w:b/>
          <w:bCs/>
          <w:szCs w:val="24"/>
        </w:rPr>
        <w:t>ao</w:t>
      </w:r>
      <w:r>
        <w:rPr>
          <w:b/>
          <w:bCs/>
          <w:szCs w:val="24"/>
        </w:rPr>
        <w:t xml:space="preserve"> Y</w:t>
      </w:r>
      <w:r>
        <w:rPr>
          <w:rFonts w:hint="eastAsia"/>
          <w:b/>
          <w:bCs/>
          <w:szCs w:val="24"/>
        </w:rPr>
        <w:t>uan</w:t>
      </w:r>
      <w:r>
        <w:rPr>
          <w:rFonts w:hint="eastAsia"/>
          <w:b/>
          <w:bCs/>
          <w:szCs w:val="24"/>
        </w:rPr>
        <w:t>：</w:t>
      </w:r>
      <w:r w:rsidRPr="00CA3A64">
        <w:rPr>
          <w:szCs w:val="24"/>
        </w:rPr>
        <w:t>Conceptualization</w:t>
      </w:r>
      <w:r>
        <w:rPr>
          <w:rFonts w:hint="eastAsia"/>
          <w:szCs w:val="24"/>
        </w:rPr>
        <w:t>,</w:t>
      </w:r>
      <w:r>
        <w:rPr>
          <w:szCs w:val="24"/>
        </w:rPr>
        <w:t xml:space="preserve"> </w:t>
      </w:r>
      <w:r w:rsidRPr="00CA3A64">
        <w:rPr>
          <w:szCs w:val="24"/>
        </w:rPr>
        <w:t>Data curation</w:t>
      </w:r>
      <w:r>
        <w:rPr>
          <w:szCs w:val="24"/>
        </w:rPr>
        <w:t xml:space="preserve">, </w:t>
      </w:r>
      <w:bookmarkStart w:id="5" w:name="OLE_LINK2"/>
      <w:r w:rsidRPr="00CA3A64">
        <w:rPr>
          <w:szCs w:val="24"/>
        </w:rPr>
        <w:t>Investigation</w:t>
      </w:r>
      <w:r>
        <w:rPr>
          <w:szCs w:val="24"/>
        </w:rPr>
        <w:t xml:space="preserve">, </w:t>
      </w:r>
      <w:bookmarkEnd w:id="5"/>
      <w:r w:rsidRPr="00CA3A64">
        <w:rPr>
          <w:szCs w:val="24"/>
        </w:rPr>
        <w:t>Writing - Original Draft</w:t>
      </w:r>
      <w:r>
        <w:rPr>
          <w:rFonts w:hint="eastAsia"/>
          <w:szCs w:val="24"/>
        </w:rPr>
        <w:t>.</w:t>
      </w:r>
      <w:r>
        <w:rPr>
          <w:szCs w:val="24"/>
        </w:rPr>
        <w:t xml:space="preserve"> </w:t>
      </w:r>
      <w:r w:rsidRPr="00CA3A64">
        <w:rPr>
          <w:rFonts w:hint="eastAsia"/>
          <w:b/>
          <w:bCs/>
          <w:szCs w:val="24"/>
        </w:rPr>
        <w:t>Hu</w:t>
      </w:r>
      <w:r w:rsidRPr="00CA3A64">
        <w:rPr>
          <w:b/>
          <w:bCs/>
          <w:szCs w:val="24"/>
        </w:rPr>
        <w:t xml:space="preserve"> M</w:t>
      </w:r>
      <w:r w:rsidRPr="00CA3A64">
        <w:rPr>
          <w:rFonts w:hint="eastAsia"/>
          <w:b/>
          <w:bCs/>
          <w:szCs w:val="24"/>
        </w:rPr>
        <w:t>eng</w:t>
      </w:r>
      <w:r w:rsidRPr="00CA3A64">
        <w:rPr>
          <w:b/>
          <w:bCs/>
          <w:szCs w:val="24"/>
        </w:rPr>
        <w:t xml:space="preserve"> Z</w:t>
      </w:r>
      <w:r w:rsidRPr="00CA3A64">
        <w:rPr>
          <w:rFonts w:hint="eastAsia"/>
          <w:b/>
          <w:bCs/>
          <w:szCs w:val="24"/>
        </w:rPr>
        <w:t>hen</w:t>
      </w:r>
      <w:r w:rsidRPr="00CA3A64">
        <w:rPr>
          <w:rFonts w:hint="eastAsia"/>
          <w:b/>
          <w:bCs/>
          <w:szCs w:val="24"/>
        </w:rPr>
        <w:t>：</w:t>
      </w:r>
      <w:r w:rsidRPr="00CA3A64">
        <w:rPr>
          <w:szCs w:val="24"/>
        </w:rPr>
        <w:t>Data curation</w:t>
      </w:r>
      <w:r>
        <w:rPr>
          <w:szCs w:val="24"/>
        </w:rPr>
        <w:t xml:space="preserve">, </w:t>
      </w:r>
      <w:r w:rsidRPr="00CA3A64">
        <w:rPr>
          <w:szCs w:val="24"/>
        </w:rPr>
        <w:t>Visualization</w:t>
      </w:r>
      <w:r>
        <w:rPr>
          <w:rFonts w:hint="eastAsia"/>
          <w:szCs w:val="24"/>
        </w:rPr>
        <w:t>,</w:t>
      </w:r>
      <w:r>
        <w:rPr>
          <w:szCs w:val="24"/>
        </w:rPr>
        <w:t xml:space="preserve"> </w:t>
      </w:r>
      <w:r w:rsidRPr="00CA3A64">
        <w:rPr>
          <w:szCs w:val="24"/>
        </w:rPr>
        <w:t>Investigation</w:t>
      </w:r>
      <w:r>
        <w:rPr>
          <w:szCs w:val="24"/>
        </w:rPr>
        <w:t>.</w:t>
      </w:r>
      <w:r w:rsidRPr="00CA3A64">
        <w:rPr>
          <w:b/>
          <w:bCs/>
          <w:szCs w:val="24"/>
        </w:rPr>
        <w:t xml:space="preserve"> Tian Liu Qing:</w:t>
      </w:r>
      <w:r w:rsidRPr="00CA3A64">
        <w:rPr>
          <w:szCs w:val="24"/>
        </w:rPr>
        <w:t xml:space="preserve"> Investigation</w:t>
      </w:r>
      <w:r w:rsidR="003C088B">
        <w:rPr>
          <w:szCs w:val="24"/>
        </w:rPr>
        <w:t xml:space="preserve">. </w:t>
      </w:r>
      <w:r w:rsidR="003C088B" w:rsidRPr="003C088B">
        <w:rPr>
          <w:b/>
          <w:bCs/>
          <w:szCs w:val="24"/>
        </w:rPr>
        <w:t>Liu Wei Biao:</w:t>
      </w:r>
      <w:r w:rsidRPr="003C088B">
        <w:rPr>
          <w:b/>
          <w:bCs/>
          <w:szCs w:val="24"/>
        </w:rPr>
        <w:t xml:space="preserve"> </w:t>
      </w:r>
      <w:r w:rsidR="003C088B" w:rsidRPr="00CA3A64">
        <w:rPr>
          <w:szCs w:val="24"/>
        </w:rPr>
        <w:t>Investigation</w:t>
      </w:r>
      <w:r w:rsidR="003C088B">
        <w:rPr>
          <w:szCs w:val="24"/>
        </w:rPr>
        <w:t>.</w:t>
      </w:r>
      <w:r w:rsidR="003C088B">
        <w:rPr>
          <w:rFonts w:hint="eastAsia"/>
          <w:b/>
          <w:bCs/>
          <w:szCs w:val="24"/>
        </w:rPr>
        <w:t xml:space="preserve"> </w:t>
      </w:r>
      <w:r w:rsidR="00D73764">
        <w:rPr>
          <w:b/>
          <w:bCs/>
          <w:szCs w:val="24"/>
        </w:rPr>
        <w:t>Yuanyuan An</w:t>
      </w:r>
      <w:r w:rsidR="00750F78">
        <w:rPr>
          <w:b/>
          <w:bCs/>
          <w:szCs w:val="24"/>
        </w:rPr>
        <w:t>:</w:t>
      </w:r>
      <w:r w:rsidR="00750F78" w:rsidRPr="00D73764">
        <w:rPr>
          <w:szCs w:val="24"/>
        </w:rPr>
        <w:t xml:space="preserve"> Writing- Reviewing and Editing.</w:t>
      </w:r>
      <w:r w:rsidR="00D73764">
        <w:rPr>
          <w:b/>
          <w:bCs/>
          <w:szCs w:val="24"/>
        </w:rPr>
        <w:t xml:space="preserve"> Ying Li:</w:t>
      </w:r>
      <w:r w:rsidR="00D73764" w:rsidRPr="00D73764">
        <w:rPr>
          <w:szCs w:val="24"/>
        </w:rPr>
        <w:t xml:space="preserve"> Writing- Reviewing and Editing.</w:t>
      </w:r>
      <w:r w:rsidR="00D73764">
        <w:rPr>
          <w:b/>
          <w:bCs/>
          <w:szCs w:val="24"/>
        </w:rPr>
        <w:t xml:space="preserve"> </w:t>
      </w:r>
      <w:r w:rsidRPr="00CA3A64">
        <w:rPr>
          <w:rFonts w:hint="eastAsia"/>
          <w:b/>
          <w:bCs/>
          <w:szCs w:val="24"/>
        </w:rPr>
        <w:t>Hu</w:t>
      </w:r>
      <w:r>
        <w:rPr>
          <w:b/>
          <w:bCs/>
          <w:szCs w:val="24"/>
        </w:rPr>
        <w:t xml:space="preserve"> C</w:t>
      </w:r>
      <w:r>
        <w:rPr>
          <w:rFonts w:hint="eastAsia"/>
          <w:b/>
          <w:bCs/>
          <w:szCs w:val="24"/>
        </w:rPr>
        <w:t>huan</w:t>
      </w:r>
      <w:r w:rsidR="00E97372">
        <w:rPr>
          <w:b/>
          <w:bCs/>
          <w:szCs w:val="24"/>
        </w:rPr>
        <w:t>-</w:t>
      </w:r>
      <w:r>
        <w:rPr>
          <w:b/>
          <w:bCs/>
          <w:szCs w:val="24"/>
        </w:rPr>
        <w:t>P</w:t>
      </w:r>
      <w:r>
        <w:rPr>
          <w:rFonts w:hint="eastAsia"/>
          <w:b/>
          <w:bCs/>
          <w:szCs w:val="24"/>
        </w:rPr>
        <w:t>eng</w:t>
      </w:r>
      <w:r>
        <w:rPr>
          <w:rFonts w:hint="eastAsia"/>
          <w:b/>
          <w:bCs/>
          <w:szCs w:val="24"/>
        </w:rPr>
        <w:t>：</w:t>
      </w:r>
      <w:r w:rsidRPr="00CA3A64">
        <w:rPr>
          <w:szCs w:val="24"/>
        </w:rPr>
        <w:t>Supervision</w:t>
      </w:r>
      <w:r>
        <w:rPr>
          <w:b/>
          <w:bCs/>
          <w:szCs w:val="24"/>
        </w:rPr>
        <w:t xml:space="preserve">, </w:t>
      </w:r>
      <w:r w:rsidR="003C088B" w:rsidRPr="003C088B">
        <w:rPr>
          <w:szCs w:val="24"/>
        </w:rPr>
        <w:t>Project administration</w:t>
      </w:r>
      <w:r w:rsidR="003C088B">
        <w:rPr>
          <w:szCs w:val="24"/>
        </w:rPr>
        <w:t xml:space="preserve">, </w:t>
      </w:r>
      <w:r w:rsidRPr="00CA3A64">
        <w:rPr>
          <w:szCs w:val="24"/>
        </w:rPr>
        <w:t>Writing- Reviewing and Editing</w:t>
      </w:r>
      <w:r w:rsidR="003C088B">
        <w:rPr>
          <w:szCs w:val="24"/>
        </w:rPr>
        <w:t>.</w:t>
      </w:r>
    </w:p>
    <w:p w14:paraId="7B3AD6D1" w14:textId="77777777" w:rsidR="00E97372" w:rsidRDefault="00E97372" w:rsidP="00CA3A64">
      <w:pPr>
        <w:spacing w:line="312" w:lineRule="auto"/>
        <w:rPr>
          <w:szCs w:val="24"/>
        </w:rPr>
      </w:pPr>
    </w:p>
    <w:p w14:paraId="694576A2" w14:textId="4A1C298E" w:rsidR="00E97372" w:rsidRPr="003C088B" w:rsidRDefault="00E97372" w:rsidP="00CA3A64">
      <w:pPr>
        <w:spacing w:line="312" w:lineRule="auto"/>
        <w:rPr>
          <w:b/>
          <w:bCs/>
          <w:szCs w:val="24"/>
        </w:rPr>
      </w:pPr>
      <w:r>
        <w:rPr>
          <w:szCs w:val="24"/>
        </w:rPr>
        <w:t>Corresponding author: Hu Chuan-Peng, email: hcp4715@hotmail.com</w:t>
      </w:r>
    </w:p>
    <w:p w14:paraId="46823E25" w14:textId="3D776F48" w:rsidR="00CA3A64" w:rsidRDefault="00CA3A64" w:rsidP="00A758AD">
      <w:pPr>
        <w:spacing w:line="312" w:lineRule="auto"/>
        <w:rPr>
          <w:szCs w:val="24"/>
        </w:rPr>
      </w:pPr>
    </w:p>
    <w:p w14:paraId="5C26E28B" w14:textId="77777777" w:rsidR="004C0099" w:rsidRDefault="004C0099" w:rsidP="00A758AD">
      <w:pPr>
        <w:spacing w:line="312" w:lineRule="auto"/>
        <w:rPr>
          <w:szCs w:val="24"/>
        </w:rPr>
      </w:pPr>
    </w:p>
    <w:p w14:paraId="7EAC71A8" w14:textId="003A6AFB" w:rsidR="00481D9B" w:rsidRPr="00B3345B" w:rsidRDefault="00F55D4D" w:rsidP="00A758AD">
      <w:pPr>
        <w:spacing w:line="312" w:lineRule="auto"/>
        <w:rPr>
          <w:szCs w:val="24"/>
        </w:rPr>
      </w:pPr>
      <w:r w:rsidRPr="00B3345B">
        <w:rPr>
          <w:rFonts w:hint="eastAsia"/>
          <w:szCs w:val="24"/>
        </w:rPr>
        <w:t>摘要</w:t>
      </w:r>
    </w:p>
    <w:p w14:paraId="40903A75" w14:textId="15FBA4A1" w:rsidR="00F55D4D" w:rsidRPr="00B3345B" w:rsidRDefault="00F55D4D" w:rsidP="00A758AD">
      <w:pPr>
        <w:spacing w:line="312" w:lineRule="auto"/>
        <w:rPr>
          <w:szCs w:val="24"/>
        </w:rPr>
      </w:pPr>
      <w:r w:rsidRPr="00B3345B">
        <w:rPr>
          <w:rFonts w:hint="eastAsia"/>
          <w:szCs w:val="24"/>
        </w:rPr>
        <w:t>关键词</w:t>
      </w:r>
    </w:p>
    <w:p w14:paraId="563B9D1C" w14:textId="77777777" w:rsidR="00F55D4D" w:rsidRDefault="00F55D4D" w:rsidP="00A758AD">
      <w:pPr>
        <w:spacing w:line="312" w:lineRule="auto"/>
        <w:rPr>
          <w:b/>
          <w:bCs/>
          <w:szCs w:val="28"/>
        </w:rPr>
      </w:pPr>
    </w:p>
    <w:p w14:paraId="740B2EE4" w14:textId="77777777" w:rsidR="00D45802" w:rsidRDefault="00586A1B" w:rsidP="00D45802">
      <w:pPr>
        <w:pStyle w:val="Heading1"/>
        <w:spacing w:after="480"/>
      </w:pPr>
      <w:r>
        <w:t xml:space="preserve">1. </w:t>
      </w:r>
      <w:r>
        <w:rPr>
          <w:rFonts w:hint="eastAsia"/>
        </w:rPr>
        <w:t>引言</w:t>
      </w:r>
    </w:p>
    <w:p w14:paraId="090AB48A" w14:textId="6CBB99E1" w:rsidR="00586A1B" w:rsidRPr="00D45802" w:rsidRDefault="00586A1B" w:rsidP="00D45802">
      <w:pPr>
        <w:rPr>
          <w:szCs w:val="44"/>
        </w:rPr>
      </w:pPr>
      <w:r w:rsidRPr="00B3345B">
        <w:t>[</w:t>
      </w:r>
      <w:r w:rsidRPr="00B3345B">
        <w:rPr>
          <w:rFonts w:hint="eastAsia"/>
        </w:rPr>
        <w:t>第一段的主旨句</w:t>
      </w:r>
      <w:r w:rsidRPr="00B3345B">
        <w:t>]</w:t>
      </w:r>
    </w:p>
    <w:p w14:paraId="7ABCB7E5" w14:textId="77777777" w:rsidR="00586A1B" w:rsidRPr="004B306A" w:rsidRDefault="00586A1B" w:rsidP="00D45802">
      <w:pPr>
        <w:rPr>
          <w:szCs w:val="24"/>
        </w:rPr>
      </w:pPr>
      <w:r w:rsidRPr="006D421E">
        <w:rPr>
          <w:rFonts w:hint="eastAsia"/>
          <w:szCs w:val="24"/>
        </w:rPr>
        <w:t>抑郁障碍</w:t>
      </w:r>
      <w:r>
        <w:rPr>
          <w:rFonts w:hint="eastAsia"/>
          <w:szCs w:val="24"/>
        </w:rPr>
        <w:t>的严重性（患病率、社会成本等），青少年期和成年早期是关键的时间。</w:t>
      </w:r>
    </w:p>
    <w:p w14:paraId="34E7BB03" w14:textId="77777777" w:rsidR="00586A1B" w:rsidRDefault="00586A1B" w:rsidP="00D45802">
      <w:pPr>
        <w:rPr>
          <w:szCs w:val="24"/>
        </w:rPr>
      </w:pPr>
      <w:r w:rsidRPr="00B3345B">
        <w:rPr>
          <w:szCs w:val="24"/>
        </w:rPr>
        <w:t>[</w:t>
      </w:r>
      <w:r w:rsidRPr="00B3345B">
        <w:rPr>
          <w:rFonts w:hint="eastAsia"/>
          <w:szCs w:val="24"/>
        </w:rPr>
        <w:t>第二段的主旨句</w:t>
      </w:r>
      <w:r w:rsidRPr="00B3345B">
        <w:rPr>
          <w:szCs w:val="24"/>
        </w:rPr>
        <w:t>]</w:t>
      </w:r>
    </w:p>
    <w:p w14:paraId="38FE2E71" w14:textId="77777777" w:rsidR="00586A1B" w:rsidRPr="00DE7474" w:rsidRDefault="00586A1B" w:rsidP="00D45802">
      <w:pPr>
        <w:rPr>
          <w:szCs w:val="24"/>
        </w:rPr>
      </w:pPr>
      <w:r>
        <w:rPr>
          <w:rFonts w:hint="eastAsia"/>
          <w:szCs w:val="24"/>
        </w:rPr>
        <w:t>自评量表在抑郁症的研究中广泛使用，也是各类关于青少年与学生政策的基础（中国、世界范围内大规范调查的的数据）</w:t>
      </w:r>
    </w:p>
    <w:p w14:paraId="0A48826A" w14:textId="77777777" w:rsidR="00586A1B" w:rsidRDefault="00586A1B" w:rsidP="00D45802">
      <w:pPr>
        <w:rPr>
          <w:szCs w:val="24"/>
        </w:rPr>
      </w:pPr>
      <w:r w:rsidRPr="00B3345B">
        <w:rPr>
          <w:szCs w:val="24"/>
        </w:rPr>
        <w:t>[</w:t>
      </w:r>
      <w:r w:rsidRPr="00B3345B">
        <w:rPr>
          <w:rFonts w:hint="eastAsia"/>
          <w:szCs w:val="24"/>
        </w:rPr>
        <w:t>第三段的主旨句</w:t>
      </w:r>
      <w:r w:rsidRPr="00B3345B">
        <w:rPr>
          <w:szCs w:val="24"/>
        </w:rPr>
        <w:t>]</w:t>
      </w:r>
    </w:p>
    <w:p w14:paraId="1ABFDC6D" w14:textId="77777777" w:rsidR="00586A1B" w:rsidRDefault="00586A1B" w:rsidP="00D45802">
      <w:pPr>
        <w:rPr>
          <w:szCs w:val="24"/>
        </w:rPr>
      </w:pPr>
      <w:r>
        <w:rPr>
          <w:rFonts w:hint="eastAsia"/>
          <w:szCs w:val="24"/>
        </w:rPr>
        <w:t xml:space="preserve"> </w:t>
      </w:r>
      <w:r>
        <w:rPr>
          <w:szCs w:val="24"/>
        </w:rPr>
        <w:t xml:space="preserve">   </w:t>
      </w:r>
      <w:r>
        <w:rPr>
          <w:rFonts w:hint="eastAsia"/>
          <w:szCs w:val="24"/>
        </w:rPr>
        <w:t>但</w:t>
      </w:r>
      <w:r w:rsidRPr="00F513A2">
        <w:rPr>
          <w:rFonts w:hint="eastAsia"/>
          <w:szCs w:val="24"/>
        </w:rPr>
        <w:t>抑郁</w:t>
      </w:r>
      <w:r>
        <w:rPr>
          <w:rFonts w:hint="eastAsia"/>
          <w:szCs w:val="24"/>
        </w:rPr>
        <w:t>自评量表数量繁多，被广泛使用的量表也不在少数，有潜在的重大影响（如影响到心理健康问题的检出率）。</w:t>
      </w:r>
    </w:p>
    <w:p w14:paraId="4D77F2C0"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四</w:t>
      </w:r>
      <w:r w:rsidRPr="00B3345B">
        <w:rPr>
          <w:rFonts w:hint="eastAsia"/>
          <w:szCs w:val="24"/>
        </w:rPr>
        <w:t>段的主旨句</w:t>
      </w:r>
      <w:r w:rsidRPr="00B3345B">
        <w:rPr>
          <w:szCs w:val="24"/>
        </w:rPr>
        <w:t>]</w:t>
      </w:r>
    </w:p>
    <w:p w14:paraId="0DA88F96" w14:textId="77777777" w:rsidR="00586A1B" w:rsidRPr="00F513A2" w:rsidRDefault="00586A1B" w:rsidP="00D45802">
      <w:pPr>
        <w:rPr>
          <w:szCs w:val="24"/>
        </w:rPr>
      </w:pPr>
      <w:r>
        <w:rPr>
          <w:rFonts w:hint="eastAsia"/>
          <w:szCs w:val="24"/>
        </w:rPr>
        <w:t>当前研究发现不同抑郁问题可能在测量不同的内容。</w:t>
      </w:r>
      <w:r w:rsidRPr="00CB177B">
        <w:rPr>
          <w:rFonts w:hint="eastAsia"/>
          <w:szCs w:val="24"/>
        </w:rPr>
        <w:t>Fried</w:t>
      </w:r>
      <w:r w:rsidRPr="00CB177B">
        <w:rPr>
          <w:rFonts w:hint="eastAsia"/>
          <w:szCs w:val="24"/>
        </w:rPr>
        <w:t>（</w:t>
      </w:r>
      <w:r w:rsidRPr="00CB177B">
        <w:rPr>
          <w:rFonts w:hint="eastAsia"/>
          <w:szCs w:val="24"/>
        </w:rPr>
        <w:t>2017</w:t>
      </w:r>
      <w:r w:rsidRPr="00CB177B">
        <w:rPr>
          <w:rFonts w:hint="eastAsia"/>
          <w:szCs w:val="24"/>
        </w:rPr>
        <w:t>年）的研究表明，不同的抑郁量表不能互相替代使用，这给抑郁研究带来了挑战。</w:t>
      </w:r>
    </w:p>
    <w:p w14:paraId="16992D2F"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六</w:t>
      </w:r>
      <w:r w:rsidRPr="00B3345B">
        <w:rPr>
          <w:rFonts w:hint="eastAsia"/>
          <w:szCs w:val="24"/>
        </w:rPr>
        <w:t>段的主旨句</w:t>
      </w:r>
      <w:r w:rsidRPr="00B3345B">
        <w:rPr>
          <w:szCs w:val="24"/>
        </w:rPr>
        <w:t>]</w:t>
      </w:r>
    </w:p>
    <w:p w14:paraId="37023459" w14:textId="04FFEC64" w:rsidR="00586A1B" w:rsidRPr="00D45802" w:rsidRDefault="00586A1B" w:rsidP="00D45802">
      <w:pPr>
        <w:rPr>
          <w:szCs w:val="24"/>
        </w:rPr>
      </w:pPr>
      <w:r>
        <w:rPr>
          <w:rFonts w:hint="eastAsia"/>
          <w:szCs w:val="24"/>
        </w:rPr>
        <w:t>上述问题可能也延伸到发展中国家，但目前没有实证的数据进行评估，本研究将</w:t>
      </w:r>
      <w:r>
        <w:rPr>
          <w:rFonts w:hint="eastAsia"/>
          <w:szCs w:val="24"/>
        </w:rPr>
        <w:lastRenderedPageBreak/>
        <w:t>对用于学生的抑郁自评量表进行分析</w:t>
      </w:r>
      <w:r w:rsidRPr="00636CC9">
        <w:rPr>
          <w:rFonts w:hint="eastAsia"/>
          <w:szCs w:val="24"/>
        </w:rPr>
        <w:t>。</w:t>
      </w:r>
    </w:p>
    <w:p w14:paraId="0A3ED9E0" w14:textId="084E8B1E" w:rsidR="00A758AD" w:rsidRPr="00A354F6" w:rsidRDefault="00A758AD" w:rsidP="00703D41">
      <w:pPr>
        <w:pStyle w:val="Heading1"/>
      </w:pPr>
      <w:r w:rsidRPr="00A354F6">
        <w:t>2.</w:t>
      </w:r>
      <w:r w:rsidR="005E57FC">
        <w:t xml:space="preserve"> </w:t>
      </w:r>
      <w:r w:rsidR="003D1544">
        <w:rPr>
          <w:rFonts w:hint="eastAsia"/>
        </w:rPr>
        <w:t>Method</w:t>
      </w:r>
      <w:ins w:id="6" w:author="Hu Chuan-Peng" w:date="2023-09-09T09:59:00Z">
        <w:r w:rsidR="000A0A24">
          <w:t>s</w:t>
        </w:r>
      </w:ins>
    </w:p>
    <w:p w14:paraId="5821B82C" w14:textId="0DDE5AB4" w:rsidR="00CB1D37" w:rsidRPr="00CB1D37" w:rsidRDefault="00CB1D37" w:rsidP="00703D41">
      <w:pPr>
        <w:pStyle w:val="Heading2"/>
        <w:rPr>
          <w:ins w:id="7" w:author="Hu Chuan-Peng" w:date="2023-09-09T10:25:00Z"/>
          <w:b w:val="0"/>
          <w:bCs w:val="0"/>
          <w:rPrChange w:id="8" w:author="Hu Chuan-Peng" w:date="2023-09-09T10:26:00Z">
            <w:rPr>
              <w:ins w:id="9" w:author="Hu Chuan-Peng" w:date="2023-09-09T10:25:00Z"/>
            </w:rPr>
          </w:rPrChange>
        </w:rPr>
      </w:pPr>
      <w:ins w:id="10" w:author="Hu Chuan-Peng" w:date="2023-09-09T10:25:00Z">
        <w:r w:rsidRPr="00CB1D37">
          <w:rPr>
            <w:b w:val="0"/>
            <w:bCs w:val="0"/>
            <w:rPrChange w:id="11" w:author="Hu Chuan-Peng" w:date="2023-09-09T10:26:00Z">
              <w:rPr/>
            </w:rPrChange>
          </w:rPr>
          <w:tab/>
        </w:r>
      </w:ins>
      <w:ins w:id="12" w:author="Hu Chuan-Peng" w:date="2023-09-09T10:26:00Z">
        <w:r>
          <w:rPr>
            <w:b w:val="0"/>
            <w:bCs w:val="0"/>
          </w:rPr>
          <w:t xml:space="preserve">We took three steps to </w:t>
        </w:r>
      </w:ins>
      <w:ins w:id="13" w:author="Hu Chuan-Peng" w:date="2023-09-09T10:30:00Z">
        <w:r w:rsidR="008721CB">
          <w:rPr>
            <w:b w:val="0"/>
            <w:bCs w:val="0"/>
          </w:rPr>
          <w:t>extract symptoms from all scales that measure depressions among students</w:t>
        </w:r>
      </w:ins>
      <w:ins w:id="14" w:author="Hu Chuan-Peng" w:date="2023-09-09T10:31:00Z">
        <w:r w:rsidR="008721CB">
          <w:rPr>
            <w:b w:val="0"/>
            <w:bCs w:val="0"/>
          </w:rPr>
          <w:t xml:space="preserve"> population</w:t>
        </w:r>
      </w:ins>
      <w:ins w:id="15" w:author="Hu Chuan-Peng" w:date="2023-09-09T10:27:00Z">
        <w:r>
          <w:rPr>
            <w:b w:val="0"/>
            <w:bCs w:val="0"/>
          </w:rPr>
          <w:t xml:space="preserve">. We first identified all scales that has been used </w:t>
        </w:r>
        <w:r w:rsidR="0014623F">
          <w:rPr>
            <w:b w:val="0"/>
            <w:bCs w:val="0"/>
          </w:rPr>
          <w:t>for screening depression among students and screen the scales for completedness of their i</w:t>
        </w:r>
      </w:ins>
      <w:ins w:id="16" w:author="Hu Chuan-Peng" w:date="2023-09-09T10:28:00Z">
        <w:r w:rsidR="0014623F">
          <w:rPr>
            <w:b w:val="0"/>
            <w:bCs w:val="0"/>
          </w:rPr>
          <w:t xml:space="preserve">tems information. Then, we identified </w:t>
        </w:r>
      </w:ins>
      <w:ins w:id="17" w:author="Hu Chuan-Peng" w:date="2023-09-09T10:29:00Z">
        <w:r w:rsidR="0014623F">
          <w:rPr>
            <w:b w:val="0"/>
            <w:bCs w:val="0"/>
          </w:rPr>
          <w:t>symptom</w:t>
        </w:r>
        <w:r w:rsidR="0014623F">
          <w:rPr>
            <w:b w:val="0"/>
            <w:bCs w:val="0"/>
          </w:rPr>
          <w:t xml:space="preserve">s </w:t>
        </w:r>
      </w:ins>
      <w:ins w:id="18" w:author="Hu Chuan-Peng" w:date="2023-09-09T10:28:00Z">
        <w:r w:rsidR="0014623F">
          <w:rPr>
            <w:b w:val="0"/>
            <w:bCs w:val="0"/>
          </w:rPr>
          <w:t xml:space="preserve">of each scale by comining different items that measures </w:t>
        </w:r>
      </w:ins>
      <w:ins w:id="19" w:author="Hu Chuan-Peng" w:date="2023-09-09T10:29:00Z">
        <w:r w:rsidR="0014623F">
          <w:rPr>
            <w:b w:val="0"/>
            <w:bCs w:val="0"/>
          </w:rPr>
          <w:t>the same symptom. After that, we compared the symptoms between different scales</w:t>
        </w:r>
      </w:ins>
      <w:ins w:id="20" w:author="Hu Chuan-Peng" w:date="2023-09-09T10:30:00Z">
        <w:r w:rsidR="0014623F">
          <w:rPr>
            <w:b w:val="0"/>
            <w:bCs w:val="0"/>
          </w:rPr>
          <w:t>.</w:t>
        </w:r>
        <w:r w:rsidR="008721CB">
          <w:rPr>
            <w:b w:val="0"/>
            <w:bCs w:val="0"/>
          </w:rPr>
          <w:t xml:space="preserve"> </w:t>
        </w:r>
      </w:ins>
      <w:ins w:id="21" w:author="Hu Chuan-Peng" w:date="2023-09-09T10:32:00Z">
        <w:r w:rsidR="009D6F4D">
          <w:rPr>
            <w:b w:val="0"/>
            <w:bCs w:val="0"/>
          </w:rPr>
          <w:t>The latter two steps were first proposed by Fried (2017) but slighted modified here (see details) below. T</w:t>
        </w:r>
      </w:ins>
      <w:ins w:id="22" w:author="Hu Chuan-Peng" w:date="2023-09-09T10:30:00Z">
        <w:r w:rsidR="008721CB">
          <w:rPr>
            <w:b w:val="0"/>
            <w:bCs w:val="0"/>
          </w:rPr>
          <w:t xml:space="preserve">he flowchart of our data extraction </w:t>
        </w:r>
      </w:ins>
      <w:ins w:id="23" w:author="Hu Chuan-Peng" w:date="2023-09-09T10:32:00Z">
        <w:r w:rsidR="009D6F4D">
          <w:rPr>
            <w:b w:val="0"/>
            <w:bCs w:val="0"/>
          </w:rPr>
          <w:t>and content analysis can be fou</w:t>
        </w:r>
      </w:ins>
      <w:ins w:id="24" w:author="Hu Chuan-Peng" w:date="2023-09-09T10:33:00Z">
        <w:r w:rsidR="009D6F4D">
          <w:rPr>
            <w:b w:val="0"/>
            <w:bCs w:val="0"/>
          </w:rPr>
          <w:t>nd in fig 1</w:t>
        </w:r>
      </w:ins>
      <w:ins w:id="25" w:author="Hu Chuan-Peng" w:date="2023-09-09T10:30:00Z">
        <w:r w:rsidR="008721CB">
          <w:rPr>
            <w:b w:val="0"/>
            <w:bCs w:val="0"/>
          </w:rPr>
          <w:t>.</w:t>
        </w:r>
      </w:ins>
    </w:p>
    <w:p w14:paraId="40886FCB" w14:textId="71E0CCE7" w:rsidR="003D1544" w:rsidRDefault="00A758AD" w:rsidP="00703D41">
      <w:pPr>
        <w:pStyle w:val="Heading2"/>
      </w:pPr>
      <w:r w:rsidRPr="00A354F6">
        <w:t>2.1</w:t>
      </w:r>
      <w:r w:rsidR="003D1544" w:rsidRPr="003D1544">
        <w:t xml:space="preserve"> </w:t>
      </w:r>
      <w:ins w:id="26" w:author="Hu Chuan-Peng" w:date="2023-09-09T10:25:00Z">
        <w:r w:rsidR="00737E07">
          <w:t>Identify and screen scales</w:t>
        </w:r>
      </w:ins>
      <w:del w:id="27" w:author="Hu Chuan-Peng" w:date="2023-09-09T10:25:00Z">
        <w:r w:rsidR="003D1544" w:rsidRPr="003D1544" w:rsidDel="00737E07">
          <w:delText>Questionnaire collection</w:delText>
        </w:r>
      </w:del>
      <w:del w:id="28" w:author="Hu Chuan-Peng" w:date="2023-09-09T09:59:00Z">
        <w:r w:rsidR="003D1544" w:rsidRPr="003D1544" w:rsidDel="000A0A24">
          <w:delText xml:space="preserve"> and screening</w:delText>
        </w:r>
      </w:del>
    </w:p>
    <w:p w14:paraId="50AC95E2" w14:textId="14DCF356" w:rsidR="000A0A24" w:rsidRDefault="000A0A24" w:rsidP="006D49A4">
      <w:pPr>
        <w:ind w:firstLineChars="200" w:firstLine="480"/>
      </w:pPr>
      <w:ins w:id="29" w:author="Hu Chuan-Peng" w:date="2023-09-09T09:59:00Z">
        <w:r>
          <w:t>We selected depression scales</w:t>
        </w:r>
      </w:ins>
      <w:ins w:id="30" w:author="Hu Chuan-Peng" w:date="2023-09-09T10:00:00Z">
        <w:r>
          <w:t xml:space="preserve"> from </w:t>
        </w:r>
      </w:ins>
      <w:del w:id="31" w:author="Hu Chuan-Peng" w:date="2023-09-09T10:00:00Z">
        <w:r w:rsidR="007544C5" w:rsidRPr="007544C5" w:rsidDel="000A0A24">
          <w:delText xml:space="preserve">Four </w:delText>
        </w:r>
      </w:del>
      <w:ins w:id="32" w:author="Hu Chuan-Peng" w:date="2023-09-09T10:00:00Z">
        <w:r>
          <w:t>f</w:t>
        </w:r>
        <w:r w:rsidRPr="007544C5">
          <w:t xml:space="preserve">our </w:t>
        </w:r>
      </w:ins>
      <w:r w:rsidR="007544C5" w:rsidRPr="007544C5">
        <w:t xml:space="preserve">recent meta-analyses </w:t>
      </w:r>
      <w:ins w:id="33" w:author="Hu Chuan-Peng" w:date="2023-09-09T10:00:00Z">
        <w:r>
          <w:t xml:space="preserve">which synthesized </w:t>
        </w:r>
      </w:ins>
      <w:del w:id="34" w:author="Hu Chuan-Peng" w:date="2023-09-09T10:00:00Z">
        <w:r w:rsidR="007544C5" w:rsidRPr="007544C5" w:rsidDel="000A0A24">
          <w:delText xml:space="preserve">in the section on </w:delText>
        </w:r>
      </w:del>
      <w:r w:rsidR="007544C5" w:rsidRPr="007544C5">
        <w:t xml:space="preserve">the </w:t>
      </w:r>
      <w:del w:id="35" w:author="Hu Chuan-Peng" w:date="2023-09-09T10:00:00Z">
        <w:r w:rsidR="007544C5" w:rsidRPr="007544C5" w:rsidDel="000A0A24">
          <w:delText xml:space="preserve">Prevalence </w:delText>
        </w:r>
      </w:del>
      <w:ins w:id="36" w:author="Hu Chuan-Peng" w:date="2023-09-09T10:00:00Z">
        <w:r>
          <w:t>p</w:t>
        </w:r>
        <w:r w:rsidRPr="007544C5">
          <w:t xml:space="preserve">revalence </w:t>
        </w:r>
      </w:ins>
      <w:r w:rsidR="007544C5" w:rsidRPr="007544C5">
        <w:t xml:space="preserve">of </w:t>
      </w:r>
      <w:ins w:id="37" w:author="Hu Chuan-Peng" w:date="2023-09-09T10:14:00Z">
        <w:r w:rsidR="006D49A4">
          <w:t xml:space="preserve">different </w:t>
        </w:r>
      </w:ins>
      <w:del w:id="38" w:author="Hu Chuan-Peng" w:date="2023-09-09T10:00:00Z">
        <w:r w:rsidR="007544C5" w:rsidRPr="007544C5" w:rsidDel="000A0A24">
          <w:delText xml:space="preserve">Mental </w:delText>
        </w:r>
      </w:del>
      <w:ins w:id="39" w:author="Hu Chuan-Peng" w:date="2023-09-09T10:00:00Z">
        <w:r>
          <w:t>m</w:t>
        </w:r>
        <w:r w:rsidRPr="007544C5">
          <w:t xml:space="preserve">ental </w:t>
        </w:r>
      </w:ins>
      <w:del w:id="40" w:author="Hu Chuan-Peng" w:date="2023-09-09T10:00:00Z">
        <w:r w:rsidR="007544C5" w:rsidRPr="007544C5" w:rsidDel="000A0A24">
          <w:delText xml:space="preserve">Health </w:delText>
        </w:r>
      </w:del>
      <w:ins w:id="41" w:author="Hu Chuan-Peng" w:date="2023-09-09T10:00:00Z">
        <w:r>
          <w:t>h</w:t>
        </w:r>
        <w:r w:rsidRPr="007544C5">
          <w:t xml:space="preserve">ealth </w:t>
        </w:r>
      </w:ins>
      <w:del w:id="42" w:author="Hu Chuan-Peng" w:date="2023-09-09T10:00:00Z">
        <w:r w:rsidR="007544C5" w:rsidRPr="007544C5" w:rsidDel="000A0A24">
          <w:delText xml:space="preserve">Problems </w:delText>
        </w:r>
      </w:del>
      <w:ins w:id="43" w:author="Hu Chuan-Peng" w:date="2023-09-09T10:00:00Z">
        <w:r>
          <w:t>p</w:t>
        </w:r>
        <w:r w:rsidRPr="007544C5">
          <w:t xml:space="preserve">roblems </w:t>
        </w:r>
      </w:ins>
      <w:ins w:id="44" w:author="Hu Chuan-Peng" w:date="2023-09-09T10:01:00Z">
        <w:r>
          <w:t>among four students populations: elementary school, middle school, high school, and college students</w:t>
        </w:r>
      </w:ins>
      <w:del w:id="45" w:author="Hu Chuan-Peng" w:date="2023-09-09T10:02:00Z">
        <w:r w:rsidR="007544C5" w:rsidRPr="007544C5" w:rsidDel="000A0A24">
          <w:delText>among Chinese students provided the basis for collecting a total of 34 questionnaires to detect depression</w:delText>
        </w:r>
      </w:del>
      <w:ins w:id="46" w:author="Hu Chuan-Peng" w:date="2023-09-09T10:02:00Z">
        <w:r>
          <w:t xml:space="preserve"> </w:t>
        </w:r>
      </w:ins>
      <w:del w:id="47" w:author="Hu Chuan-Peng" w:date="2023-09-09T10:02:00Z">
        <w:r w:rsidR="007544C5" w:rsidRPr="007544C5" w:rsidDel="000A0A24">
          <w:delText xml:space="preserve">. </w:delText>
        </w:r>
      </w:del>
      <w:r w:rsidR="007544C5" w:rsidRPr="00A354F6">
        <w:fldChar w:fldCharType="begin"/>
      </w:r>
      <w:r w:rsidR="007544C5">
        <w:instrText xml:space="preserve"> ADDIN NE.Ref.{D9ADA21F-8E83-41E7-8C2F-D3F8BF829121}</w:instrText>
      </w:r>
      <w:r w:rsidR="007544C5" w:rsidRPr="00A354F6">
        <w:fldChar w:fldCharType="separate"/>
      </w:r>
      <w:r w:rsidR="007544C5">
        <w:rPr>
          <w:color w:val="000000"/>
          <w:kern w:val="0"/>
        </w:rPr>
        <w:t>(</w:t>
      </w:r>
      <w:r w:rsidR="007544C5">
        <w:rPr>
          <w:color w:val="000000"/>
          <w:kern w:val="0"/>
        </w:rPr>
        <w:t>于晓琪等</w:t>
      </w:r>
      <w:r w:rsidR="007544C5">
        <w:rPr>
          <w:color w:val="000000"/>
          <w:kern w:val="0"/>
        </w:rPr>
        <w:t xml:space="preserve">, 2022; </w:t>
      </w:r>
      <w:r w:rsidR="007544C5">
        <w:rPr>
          <w:color w:val="000000"/>
          <w:kern w:val="0"/>
        </w:rPr>
        <w:t>黄潇潇等</w:t>
      </w:r>
      <w:r w:rsidR="007544C5">
        <w:rPr>
          <w:color w:val="000000"/>
          <w:kern w:val="0"/>
        </w:rPr>
        <w:t xml:space="preserve">, 2022; </w:t>
      </w:r>
      <w:r w:rsidR="007544C5">
        <w:rPr>
          <w:color w:val="000000"/>
          <w:kern w:val="0"/>
        </w:rPr>
        <w:t>张亚利等</w:t>
      </w:r>
      <w:r w:rsidR="007544C5">
        <w:rPr>
          <w:color w:val="000000"/>
          <w:kern w:val="0"/>
        </w:rPr>
        <w:t xml:space="preserve">, 2022; </w:t>
      </w:r>
      <w:r w:rsidR="007544C5">
        <w:rPr>
          <w:color w:val="000000"/>
          <w:kern w:val="0"/>
        </w:rPr>
        <w:t>陈雨濛等</w:t>
      </w:r>
      <w:r w:rsidR="007544C5">
        <w:rPr>
          <w:color w:val="000000"/>
          <w:kern w:val="0"/>
        </w:rPr>
        <w:t>, 2022)</w:t>
      </w:r>
      <w:r w:rsidR="007544C5" w:rsidRPr="00A354F6">
        <w:fldChar w:fldCharType="end"/>
      </w:r>
      <w:r w:rsidR="007544C5">
        <w:t xml:space="preserve">. </w:t>
      </w:r>
      <w:ins w:id="48" w:author="Hu Chuan-Peng" w:date="2023-09-09T10:02:00Z">
        <w:r>
          <w:t xml:space="preserve">We focused on the scales used for screening depression and </w:t>
        </w:r>
      </w:ins>
      <w:ins w:id="49" w:author="Hu Chuan-Peng" w:date="2023-09-09T10:14:00Z">
        <w:r w:rsidR="006D49A4">
          <w:t>identified</w:t>
        </w:r>
      </w:ins>
      <w:ins w:id="50" w:author="Hu Chuan-Peng" w:date="2023-09-09T10:02:00Z">
        <w:r w:rsidRPr="007544C5">
          <w:t xml:space="preserve"> 34 </w:t>
        </w:r>
        <w:r>
          <w:t xml:space="preserve">scales </w:t>
        </w:r>
      </w:ins>
      <w:ins w:id="51" w:author="Hu Chuan-Peng" w:date="2023-09-09T10:14:00Z">
        <w:r w:rsidR="006D49A4">
          <w:t>from these four meta-analysis</w:t>
        </w:r>
      </w:ins>
      <w:del w:id="52" w:author="Hu Chuan-Peng" w:date="2023-09-09T10:02:00Z">
        <w:r w:rsidR="007544C5" w:rsidRPr="007544C5" w:rsidDel="000A0A24">
          <w:delText xml:space="preserve">The specific names of the questionnaires are listed in </w:delText>
        </w:r>
      </w:del>
      <w:del w:id="53" w:author="Hu Chuan-Peng" w:date="2023-09-09T10:14:00Z">
        <w:r w:rsidR="007544C5" w:rsidRPr="007544C5" w:rsidDel="006D49A4">
          <w:delText>Table 1</w:delText>
        </w:r>
      </w:del>
      <w:r w:rsidR="007544C5" w:rsidRPr="007544C5">
        <w:t>.</w:t>
      </w:r>
    </w:p>
    <w:p w14:paraId="3E72E0C9" w14:textId="58471453" w:rsidR="00214794" w:rsidRDefault="006D49A4" w:rsidP="000A0A24">
      <w:pPr>
        <w:ind w:firstLine="420"/>
        <w:pPrChange w:id="54" w:author="Hu Chuan-Peng" w:date="2023-09-09T10:03:00Z">
          <w:pPr/>
        </w:pPrChange>
      </w:pPr>
      <w:ins w:id="55" w:author="Hu Chuan-Peng" w:date="2023-09-09T10:15:00Z">
        <w:r>
          <w:t>To ensure the authenticity of the items of each scale included in our final analysis, we</w:t>
        </w:r>
      </w:ins>
      <w:del w:id="56" w:author="Hu Chuan-Peng" w:date="2023-09-09T10:16:00Z">
        <w:r w:rsidR="005F7133" w:rsidRPr="005F7133" w:rsidDel="006D49A4">
          <w:delText>When addressing instances where the same questionnaire name had varying translated versions, we</w:delText>
        </w:r>
      </w:del>
      <w:r w:rsidR="005F7133" w:rsidRPr="005F7133">
        <w:t xml:space="preserve"> </w:t>
      </w:r>
      <w:ins w:id="57" w:author="Hu Chuan-Peng" w:date="2023-09-09T10:18:00Z">
        <w:r w:rsidR="00737E07">
          <w:t xml:space="preserve">first </w:t>
        </w:r>
      </w:ins>
      <w:r w:rsidR="005F7133" w:rsidRPr="005F7133">
        <w:t xml:space="preserve">retrieved all 470 </w:t>
      </w:r>
      <w:ins w:id="58" w:author="Hu Chuan-Peng" w:date="2023-09-09T10:16:00Z">
        <w:r>
          <w:t>article that screened depression included in the above-mentioned four meta-analyses</w:t>
        </w:r>
      </w:ins>
      <w:ins w:id="59" w:author="Hu Chuan-Peng" w:date="2023-09-09T10:17:00Z">
        <w:r>
          <w:t xml:space="preserve"> and identified the version of all scales</w:t>
        </w:r>
      </w:ins>
      <w:del w:id="60" w:author="Hu Chuan-Peng" w:date="2023-09-09T10:16:00Z">
        <w:r w:rsidR="005F7133" w:rsidRPr="005F7133" w:rsidDel="006D49A4">
          <w:delText>depression-related literature pieces included in the meta-analysis dataset</w:delText>
        </w:r>
      </w:del>
      <w:ins w:id="61" w:author="Hu Chuan-Peng" w:date="2023-09-09T10:18:00Z">
        <w:r w:rsidR="00737E07">
          <w:t>, and</w:t>
        </w:r>
      </w:ins>
      <w:del w:id="62" w:author="Hu Chuan-Peng" w:date="2023-09-09T10:18:00Z">
        <w:r w:rsidR="005F7133" w:rsidRPr="005F7133" w:rsidDel="00737E07">
          <w:delText xml:space="preserve">. </w:delText>
        </w:r>
      </w:del>
      <w:del w:id="63" w:author="Hu Chuan-Peng" w:date="2023-09-09T10:17:00Z">
        <w:r w:rsidR="005F7133" w:rsidRPr="005F7133" w:rsidDel="00737E07">
          <w:delText>Subsequently, w</w:delText>
        </w:r>
      </w:del>
      <w:del w:id="64" w:author="Hu Chuan-Peng" w:date="2023-09-09T10:18:00Z">
        <w:r w:rsidR="005F7133" w:rsidRPr="005F7133" w:rsidDel="00737E07">
          <w:delText>e</w:delText>
        </w:r>
      </w:del>
      <w:r w:rsidR="005F7133" w:rsidRPr="005F7133">
        <w:t xml:space="preserve"> </w:t>
      </w:r>
      <w:ins w:id="65" w:author="Hu Chuan-Peng" w:date="2023-09-09T10:17:00Z">
        <w:r w:rsidR="00737E07">
          <w:t>then</w:t>
        </w:r>
      </w:ins>
      <w:del w:id="66" w:author="Hu Chuan-Peng" w:date="2023-09-09T10:17:00Z">
        <w:r w:rsidR="005F7133" w:rsidRPr="005F7133" w:rsidDel="00737E07">
          <w:delText>compiled and</w:delText>
        </w:r>
      </w:del>
      <w:r w:rsidR="005F7133" w:rsidRPr="005F7133">
        <w:t xml:space="preserve"> compared </w:t>
      </w:r>
      <w:del w:id="67" w:author="Hu Chuan-Peng" w:date="2023-09-09T10:18:00Z">
        <w:r w:rsidR="005F7133" w:rsidRPr="005F7133" w:rsidDel="00737E07">
          <w:delText xml:space="preserve">these </w:delText>
        </w:r>
      </w:del>
      <w:ins w:id="68" w:author="Hu Chuan-Peng" w:date="2023-09-09T10:18:00Z">
        <w:r w:rsidR="00737E07">
          <w:t>different</w:t>
        </w:r>
        <w:r w:rsidR="00737E07" w:rsidRPr="005F7133">
          <w:t xml:space="preserve"> </w:t>
        </w:r>
      </w:ins>
      <w:r w:rsidR="005F7133" w:rsidRPr="005F7133">
        <w:t>translated versions</w:t>
      </w:r>
      <w:ins w:id="69" w:author="Hu Chuan-Peng" w:date="2023-09-09T10:18:00Z">
        <w:r w:rsidR="00737E07">
          <w:t xml:space="preserve"> of the same scale to choose the version that </w:t>
        </w:r>
      </w:ins>
      <w:ins w:id="70" w:author="Hu Chuan-Peng" w:date="2023-09-09T10:19:00Z">
        <w:r w:rsidR="00737E07">
          <w:t xml:space="preserve">would be included </w:t>
        </w:r>
      </w:ins>
      <w:del w:id="71" w:author="Hu Chuan-Peng" w:date="2023-09-09T10:18:00Z">
        <w:r w:rsidR="005F7133" w:rsidRPr="005F7133" w:rsidDel="00737E07">
          <w:delText xml:space="preserve"> to </w:delText>
        </w:r>
      </w:del>
      <w:ins w:id="72" w:author="Hu Chuan-Peng" w:date="2023-09-09T10:19:00Z">
        <w:r w:rsidR="00737E07">
          <w:t>(</w:t>
        </w:r>
      </w:ins>
      <w:del w:id="73" w:author="Hu Chuan-Peng" w:date="2023-09-09T10:19:00Z">
        <w:r w:rsidR="005F7133" w:rsidRPr="005F7133" w:rsidDel="00737E07">
          <w:delText>determine the definitive choice for analysis (refer to the initial step depicted in</w:delText>
        </w:r>
      </w:del>
      <w:ins w:id="74" w:author="Hu Chuan-Peng" w:date="2023-09-09T10:19:00Z">
        <w:r w:rsidR="00737E07">
          <w:t xml:space="preserve">see </w:t>
        </w:r>
      </w:ins>
      <w:del w:id="75" w:author="Hu Chuan-Peng" w:date="2023-09-09T10:19:00Z">
        <w:r w:rsidR="005F7133" w:rsidRPr="005F7133" w:rsidDel="00737E07">
          <w:delText xml:space="preserve"> </w:delText>
        </w:r>
      </w:del>
      <w:r w:rsidR="005F7133" w:rsidRPr="005F7133">
        <w:t>Figure 1).</w:t>
      </w:r>
      <w:r w:rsidR="00214794" w:rsidRPr="00214794">
        <w:t xml:space="preserve"> </w:t>
      </w:r>
      <w:del w:id="76" w:author="Hu Chuan-Peng" w:date="2023-09-09T10:19:00Z">
        <w:r w:rsidR="00214794" w:rsidRPr="00214794" w:rsidDel="00737E07">
          <w:delText>The specific criteria we have implemented are</w:delText>
        </w:r>
      </w:del>
      <w:ins w:id="77" w:author="Hu Chuan-Peng" w:date="2023-09-09T10:19:00Z">
        <w:r w:rsidR="00737E07">
          <w:t>We employed the following criteria for choose the best version</w:t>
        </w:r>
      </w:ins>
      <w:r w:rsidR="00214794" w:rsidRPr="00214794">
        <w:t xml:space="preserve">: </w:t>
      </w:r>
      <w:del w:id="78" w:author="Hu Chuan-Peng" w:date="2023-09-09T10:19:00Z">
        <w:r w:rsidR="00214794" w:rsidRPr="00214794" w:rsidDel="00737E07">
          <w:delText>firstly,</w:delText>
        </w:r>
      </w:del>
      <w:ins w:id="79" w:author="Hu Chuan-Peng" w:date="2023-09-09T10:19:00Z">
        <w:r w:rsidR="00737E07">
          <w:t>(1)</w:t>
        </w:r>
      </w:ins>
      <w:ins w:id="80" w:author="Hu Chuan-Peng" w:date="2023-09-09T10:20:00Z">
        <w:r w:rsidR="00737E07">
          <w:t>,</w:t>
        </w:r>
      </w:ins>
      <w:r w:rsidR="00214794" w:rsidRPr="00214794">
        <w:t xml:space="preserve"> </w:t>
      </w:r>
      <w:del w:id="81" w:author="Hu Chuan-Peng" w:date="2023-09-09T10:19:00Z">
        <w:r w:rsidR="00214794" w:rsidRPr="00214794" w:rsidDel="00737E07">
          <w:delText xml:space="preserve">ensuring </w:delText>
        </w:r>
      </w:del>
      <w:ins w:id="82" w:author="Hu Chuan-Peng" w:date="2023-09-09T10:19:00Z">
        <w:r w:rsidR="00737E07">
          <w:t>reported</w:t>
        </w:r>
        <w:r w:rsidR="00737E07" w:rsidRPr="00214794">
          <w:t xml:space="preserve"> </w:t>
        </w:r>
      </w:ins>
      <w:r w:rsidR="00214794" w:rsidRPr="00214794">
        <w:t>reliability and validity</w:t>
      </w:r>
      <w:ins w:id="83" w:author="Hu Chuan-Peng" w:date="2023-09-09T10:19:00Z">
        <w:r w:rsidR="00737E07">
          <w:t xml:space="preserve"> </w:t>
        </w:r>
      </w:ins>
      <w:ins w:id="84" w:author="Hu Chuan-Peng" w:date="2023-09-09T10:20:00Z">
        <w:r w:rsidR="00737E07">
          <w:t>for Chinese students population</w:t>
        </w:r>
      </w:ins>
      <w:r w:rsidR="00214794" w:rsidRPr="00214794">
        <w:t xml:space="preserve">; </w:t>
      </w:r>
      <w:ins w:id="85" w:author="Hu Chuan-Peng" w:date="2023-09-09T10:20:00Z">
        <w:r w:rsidR="00737E07">
          <w:t>(2)</w:t>
        </w:r>
      </w:ins>
      <w:del w:id="86" w:author="Hu Chuan-Peng" w:date="2023-09-09T10:20:00Z">
        <w:r w:rsidR="00214794" w:rsidRPr="00214794" w:rsidDel="00737E07">
          <w:delText>secondly</w:delText>
        </w:r>
      </w:del>
      <w:r w:rsidR="00214794" w:rsidRPr="00214794">
        <w:t xml:space="preserve">, </w:t>
      </w:r>
      <w:del w:id="87" w:author="Hu Chuan-Peng" w:date="2023-09-09T10:20:00Z">
        <w:r w:rsidR="00214794" w:rsidRPr="00214794" w:rsidDel="00737E07">
          <w:delText xml:space="preserve">considering </w:delText>
        </w:r>
      </w:del>
      <w:r w:rsidR="00214794" w:rsidRPr="00214794">
        <w:t xml:space="preserve">whether authors </w:t>
      </w:r>
      <w:del w:id="88" w:author="Hu Chuan-Peng" w:date="2023-09-09T10:20:00Z">
        <w:r w:rsidR="00214794" w:rsidRPr="00214794" w:rsidDel="00737E07">
          <w:delText xml:space="preserve">include </w:delText>
        </w:r>
      </w:del>
      <w:ins w:id="89" w:author="Hu Chuan-Peng" w:date="2023-09-09T10:20:00Z">
        <w:r w:rsidR="00737E07">
          <w:t>reported</w:t>
        </w:r>
        <w:r w:rsidR="00737E07" w:rsidRPr="00214794">
          <w:t xml:space="preserve"> </w:t>
        </w:r>
      </w:ins>
      <w:r w:rsidR="00214794" w:rsidRPr="00214794">
        <w:t>symptom names</w:t>
      </w:r>
      <w:ins w:id="90" w:author="Hu Chuan-Peng" w:date="2023-09-09T10:21:00Z">
        <w:r w:rsidR="00737E07">
          <w:t>; (3) number of articles that used that specific version</w:t>
        </w:r>
      </w:ins>
      <w:del w:id="91" w:author="Hu Chuan-Peng" w:date="2023-09-09T10:20:00Z">
        <w:r w:rsidR="00214794" w:rsidRPr="00214794" w:rsidDel="00737E07">
          <w:delText xml:space="preserve"> to aid subsequent content analysis</w:delText>
        </w:r>
      </w:del>
      <w:r w:rsidR="00214794" w:rsidRPr="00214794">
        <w:t>.</w:t>
      </w:r>
      <w:ins w:id="92" w:author="Hu Chuan-Peng" w:date="2023-09-09T10:21:00Z">
        <w:r w:rsidR="00737E07">
          <w:t xml:space="preserve"> </w:t>
        </w:r>
      </w:ins>
      <w:del w:id="93" w:author="Hu Chuan-Peng" w:date="2023-09-09T10:21:00Z">
        <w:r w:rsidR="00214794" w:rsidRPr="00214794" w:rsidDel="00737E07">
          <w:delText xml:space="preserve"> If multiple translated versions lack symptom names, priority is assigned to choosing the translation most commonly used within the meta-analysis dataset.</w:delText>
        </w:r>
        <w:r w:rsidR="00214794" w:rsidRPr="00214794" w:rsidDel="00737E07">
          <w:rPr>
            <w:rFonts w:hint="eastAsia"/>
          </w:rPr>
          <w:delText xml:space="preserve"> </w:delText>
        </w:r>
      </w:del>
      <w:r w:rsidR="00214794" w:rsidRPr="00214794">
        <w:rPr>
          <w:rFonts w:hint="eastAsia"/>
        </w:rPr>
        <w:t xml:space="preserve">For instance, </w:t>
      </w:r>
      <w:del w:id="94" w:author="Hu Chuan-Peng" w:date="2023-09-09T10:21:00Z">
        <w:r w:rsidR="00214794" w:rsidRPr="00214794" w:rsidDel="00737E07">
          <w:rPr>
            <w:rFonts w:hint="eastAsia"/>
          </w:rPr>
          <w:delText xml:space="preserve">in the case of </w:delText>
        </w:r>
      </w:del>
      <w:r w:rsidR="00214794" w:rsidRPr="00214794">
        <w:rPr>
          <w:rFonts w:hint="eastAsia"/>
        </w:rPr>
        <w:t>the</w:t>
      </w:r>
      <w:ins w:id="95" w:author="Hu Chuan-Peng" w:date="2023-09-09T10:21:00Z">
        <w:r w:rsidR="00737E07">
          <w:t xml:space="preserve"> 2</w:t>
        </w:r>
      </w:ins>
      <w:ins w:id="96" w:author="Hu Chuan-Peng" w:date="2023-09-09T10:22:00Z">
        <w:r w:rsidR="00737E07">
          <w:t>0</w:t>
        </w:r>
        <w:r w:rsidR="00737E07" w:rsidRPr="00737E07">
          <w:rPr>
            <w:vertAlign w:val="superscript"/>
            <w:rPrChange w:id="97" w:author="Hu Chuan-Peng" w:date="2023-09-09T10:22:00Z">
              <w:rPr/>
            </w:rPrChange>
          </w:rPr>
          <w:t>th</w:t>
        </w:r>
        <w:r w:rsidR="00737E07">
          <w:t xml:space="preserve"> item of</w:t>
        </w:r>
      </w:ins>
      <w:r w:rsidR="00214794" w:rsidRPr="00214794">
        <w:rPr>
          <w:rFonts w:hint="eastAsia"/>
        </w:rPr>
        <w:t xml:space="preserve"> CES-D</w:t>
      </w:r>
      <w:ins w:id="98" w:author="Hu Chuan-Peng" w:date="2023-09-09T10:22:00Z">
        <w:r w:rsidR="00737E07">
          <w:t xml:space="preserve">, </w:t>
        </w:r>
      </w:ins>
      <w:del w:id="99" w:author="Hu Chuan-Peng" w:date="2023-09-09T10:22:00Z">
        <w:r w:rsidR="00214794" w:rsidRPr="00214794" w:rsidDel="00737E07">
          <w:rPr>
            <w:rFonts w:hint="eastAsia"/>
          </w:rPr>
          <w:delText xml:space="preserve"> scale, the 20th item </w:delText>
        </w:r>
      </w:del>
      <w:r w:rsidR="00E622C1" w:rsidRPr="00E622C1">
        <w:t>"</w:t>
      </w:r>
      <w:r w:rsidR="00214794" w:rsidRPr="00214794">
        <w:rPr>
          <w:rFonts w:hint="eastAsia"/>
        </w:rPr>
        <w:t>I could not get going</w:t>
      </w:r>
      <w:r w:rsidR="00E622C1" w:rsidRPr="00E622C1">
        <w:t>"</w:t>
      </w:r>
      <w:ins w:id="100" w:author="Hu Chuan-Peng" w:date="2023-09-09T10:22:00Z">
        <w:r w:rsidR="00737E07">
          <w:t>,</w:t>
        </w:r>
      </w:ins>
      <w:r w:rsidR="00214794" w:rsidRPr="00214794">
        <w:rPr>
          <w:rFonts w:hint="eastAsia"/>
        </w:rPr>
        <w:t xml:space="preserve"> </w:t>
      </w:r>
      <w:del w:id="101" w:author="Hu Chuan-Peng" w:date="2023-09-09T10:22:00Z">
        <w:r w:rsidR="00214794" w:rsidRPr="00214794" w:rsidDel="00737E07">
          <w:rPr>
            <w:rFonts w:hint="eastAsia"/>
          </w:rPr>
          <w:delText xml:space="preserve">is </w:delText>
        </w:r>
      </w:del>
      <w:ins w:id="102" w:author="Hu Chuan-Peng" w:date="2023-09-09T10:22:00Z">
        <w:r w:rsidR="00737E07">
          <w:t>was</w:t>
        </w:r>
        <w:r w:rsidR="00737E07" w:rsidRPr="00214794">
          <w:rPr>
            <w:rFonts w:hint="eastAsia"/>
          </w:rPr>
          <w:t xml:space="preserve"> </w:t>
        </w:r>
      </w:ins>
      <w:del w:id="103" w:author="Hu Chuan-Peng" w:date="2023-09-09T10:22:00Z">
        <w:r w:rsidR="00214794" w:rsidRPr="00214794" w:rsidDel="00737E07">
          <w:rPr>
            <w:rFonts w:hint="eastAsia"/>
          </w:rPr>
          <w:delText>more commonly used in the version by</w:delText>
        </w:r>
        <w:r w:rsidR="00214794" w:rsidRPr="00214794" w:rsidDel="00737E07">
          <w:delText xml:space="preserve"> </w:delText>
        </w:r>
        <w:r w:rsidR="00214794" w:rsidRPr="007A48C0" w:rsidDel="00737E07">
          <w:fldChar w:fldCharType="begin"/>
        </w:r>
        <w:r w:rsidR="00214794" w:rsidDel="00737E07">
          <w:delInstrText xml:space="preserve"> ADDIN NE.Ref.{21980601-91D3-4B28-89D8-4E05F40FD52E}</w:delInstrText>
        </w:r>
        <w:r w:rsidR="00214794" w:rsidRPr="007A48C0" w:rsidDel="00737E07">
          <w:fldChar w:fldCharType="separate"/>
        </w:r>
        <w:r w:rsidR="00214794" w:rsidRPr="00214794" w:rsidDel="00737E07">
          <w:delText>汪向东等</w:delText>
        </w:r>
        <w:r w:rsidR="00214794" w:rsidRPr="00214794" w:rsidDel="00737E07">
          <w:delText>(1999)</w:delText>
        </w:r>
        <w:r w:rsidR="00214794" w:rsidRPr="007A48C0" w:rsidDel="00737E07">
          <w:fldChar w:fldCharType="end"/>
        </w:r>
        <w:r w:rsidR="00214794" w:rsidRPr="00214794" w:rsidDel="00737E07">
          <w:rPr>
            <w:rFonts w:hint="eastAsia"/>
          </w:rPr>
          <w:delText xml:space="preserve">, </w:delText>
        </w:r>
      </w:del>
      <w:r w:rsidR="00214794" w:rsidRPr="00214794">
        <w:rPr>
          <w:rFonts w:hint="eastAsia"/>
        </w:rPr>
        <w:t xml:space="preserve">translated as </w:t>
      </w:r>
      <w:ins w:id="104" w:author="Hu Chuan-Peng" w:date="2023-09-09T10:23:00Z">
        <w:r w:rsidR="00737E07">
          <w:t>“</w:t>
        </w:r>
      </w:ins>
      <w:ins w:id="105" w:author="Hu Chuan-Peng" w:date="2023-09-09T10:24:00Z">
        <w:r w:rsidR="00737E07">
          <w:t>中文</w:t>
        </w:r>
      </w:ins>
      <w:ins w:id="106" w:author="Hu Chuan-Peng" w:date="2023-09-09T10:23:00Z">
        <w:r w:rsidR="00737E07">
          <w:t>” (</w:t>
        </w:r>
      </w:ins>
      <w:r w:rsidR="00E622C1" w:rsidRPr="00E622C1">
        <w:t>"</w:t>
      </w:r>
      <w:r w:rsidR="00214794" w:rsidRPr="00214794">
        <w:rPr>
          <w:rFonts w:hint="eastAsia"/>
        </w:rPr>
        <w:t>I walk very slowly</w:t>
      </w:r>
      <w:r w:rsidR="00E622C1" w:rsidRPr="00E622C1">
        <w:t>"</w:t>
      </w:r>
      <w:ins w:id="107" w:author="Hu Chuan-Peng" w:date="2023-09-09T10:24:00Z">
        <w:r w:rsidR="00737E07">
          <w:t xml:space="preserve"> as directly </w:t>
        </w:r>
        <w:r w:rsidR="00737E07">
          <w:t>back translated into English</w:t>
        </w:r>
      </w:ins>
      <w:ins w:id="108" w:author="Hu Chuan-Peng" w:date="2023-09-09T10:23:00Z">
        <w:r w:rsidR="00737E07">
          <w:t>)</w:t>
        </w:r>
      </w:ins>
      <w:ins w:id="109" w:author="Hu Chuan-Peng" w:date="2023-09-09T10:22:00Z">
        <w:r w:rsidR="00737E07">
          <w:t xml:space="preserve"> by </w:t>
        </w:r>
        <w:r w:rsidR="00737E07" w:rsidRPr="007A48C0">
          <w:fldChar w:fldCharType="begin"/>
        </w:r>
        <w:r w:rsidR="00737E07">
          <w:instrText xml:space="preserve"> ADDIN NE.Ref.{21980601-91D3-4B28-89D8-4E05F40FD52E}</w:instrText>
        </w:r>
        <w:r w:rsidR="00737E07" w:rsidRPr="007A48C0">
          <w:fldChar w:fldCharType="separate"/>
        </w:r>
        <w:r w:rsidR="00737E07" w:rsidRPr="00214794">
          <w:t>汪向东等</w:t>
        </w:r>
        <w:r w:rsidR="00737E07" w:rsidRPr="00214794">
          <w:t>(1999)</w:t>
        </w:r>
        <w:r w:rsidR="00737E07" w:rsidRPr="007A48C0">
          <w:fldChar w:fldCharType="end"/>
        </w:r>
        <w:r w:rsidR="00737E07">
          <w:t xml:space="preserve"> but was corrected b</w:t>
        </w:r>
      </w:ins>
      <w:ins w:id="110" w:author="Hu Chuan-Peng" w:date="2023-09-09T10:23:00Z">
        <w:r w:rsidR="00737E07">
          <w:t xml:space="preserve">y </w:t>
        </w:r>
      </w:ins>
      <w:del w:id="111" w:author="Hu Chuan-Peng" w:date="2023-09-09T10:22:00Z">
        <w:r w:rsidR="00214794" w:rsidRPr="00214794" w:rsidDel="00737E07">
          <w:rPr>
            <w:rFonts w:hint="eastAsia"/>
          </w:rPr>
          <w:delText>. However,</w:delText>
        </w:r>
        <w:r w:rsidR="00214794" w:rsidRPr="00214794" w:rsidDel="00737E07">
          <w:delText xml:space="preserve"> </w:delText>
        </w:r>
      </w:del>
      <w:r w:rsidR="00214794" w:rsidRPr="007A48C0">
        <w:fldChar w:fldCharType="begin"/>
      </w:r>
      <w:r w:rsidR="00214794">
        <w:instrText xml:space="preserve"> ADDIN NE.Ref.{E3E829EB-4507-44BC-9669-44A1F460F315}</w:instrText>
      </w:r>
      <w:r w:rsidR="00214794" w:rsidRPr="007A48C0">
        <w:fldChar w:fldCharType="separate"/>
      </w:r>
      <w:r w:rsidR="00214794" w:rsidRPr="00214794">
        <w:t>章婕等</w:t>
      </w:r>
      <w:r w:rsidR="00214794" w:rsidRPr="00214794">
        <w:t>(2010)</w:t>
      </w:r>
      <w:r w:rsidR="00214794" w:rsidRPr="007A48C0">
        <w:fldChar w:fldCharType="end"/>
      </w:r>
      <w:del w:id="112" w:author="Hu Chuan-Peng" w:date="2023-09-09T10:23:00Z">
        <w:r w:rsidR="00214794" w:rsidDel="00737E07">
          <w:delText xml:space="preserve"> </w:delText>
        </w:r>
        <w:r w:rsidR="00214794" w:rsidRPr="00214794" w:rsidDel="00737E07">
          <w:rPr>
            <w:rFonts w:hint="eastAsia"/>
          </w:rPr>
          <w:delText>pointed out that</w:delText>
        </w:r>
        <w:r w:rsidR="00214794" w:rsidDel="00737E07">
          <w:delText xml:space="preserve"> </w:delText>
        </w:r>
        <w:r w:rsidR="00E622C1" w:rsidRPr="00E622C1" w:rsidDel="00737E07">
          <w:delText>"</w:delText>
        </w:r>
        <w:r w:rsidR="00214794" w:rsidRPr="00214794" w:rsidDel="00737E07">
          <w:rPr>
            <w:rFonts w:hint="eastAsia"/>
          </w:rPr>
          <w:delText>I walk very slowly</w:delText>
        </w:r>
        <w:r w:rsidR="00E622C1" w:rsidRPr="00E622C1" w:rsidDel="00737E07">
          <w:delText>"</w:delText>
        </w:r>
        <w:r w:rsidR="00214794" w:rsidRPr="00214794" w:rsidDel="00737E07">
          <w:rPr>
            <w:rFonts w:hint="eastAsia"/>
          </w:rPr>
          <w:delText xml:space="preserve"> is an incorrect translation.</w:delText>
        </w:r>
      </w:del>
      <w:ins w:id="113" w:author="Hu Chuan-Peng" w:date="2023-09-09T10:23:00Z">
        <w:r w:rsidR="00737E07">
          <w:t xml:space="preserve">, we included </w:t>
        </w:r>
      </w:ins>
      <w:del w:id="114" w:author="Hu Chuan-Peng" w:date="2023-09-09T10:23:00Z">
        <w:r w:rsidR="00214794" w:rsidRPr="00214794" w:rsidDel="00737E07">
          <w:rPr>
            <w:rFonts w:hint="eastAsia"/>
          </w:rPr>
          <w:delText xml:space="preserve"> Consequently, this study adopts </w:delText>
        </w:r>
      </w:del>
      <w:r w:rsidR="00214794" w:rsidRPr="00214794">
        <w:rPr>
          <w:rFonts w:hint="eastAsia"/>
        </w:rPr>
        <w:t xml:space="preserve">the version by </w:t>
      </w:r>
      <w:r w:rsidR="00214794" w:rsidRPr="007A48C0">
        <w:fldChar w:fldCharType="begin"/>
      </w:r>
      <w:r w:rsidR="00B1204C">
        <w:instrText xml:space="preserve"> ADDIN NE.Ref.{C07179D6-6475-4B8B-8CD5-32743D2C5006}</w:instrText>
      </w:r>
      <w:r w:rsidR="00214794" w:rsidRPr="007A48C0">
        <w:fldChar w:fldCharType="separate"/>
      </w:r>
      <w:r w:rsidR="00214794" w:rsidRPr="00214794">
        <w:t>章婕等</w:t>
      </w:r>
      <w:r w:rsidR="00214794" w:rsidRPr="00214794">
        <w:t>(2010)</w:t>
      </w:r>
      <w:r w:rsidR="00214794" w:rsidRPr="007A48C0">
        <w:fldChar w:fldCharType="end"/>
      </w:r>
      <w:r w:rsidR="00214794" w:rsidRPr="00214794">
        <w:rPr>
          <w:rFonts w:hint="eastAsia"/>
        </w:rPr>
        <w:t xml:space="preserve">, where the translation is </w:t>
      </w:r>
      <w:ins w:id="115" w:author="Hu Chuan-Peng" w:date="2023-09-09T10:24:00Z">
        <w:r w:rsidR="00737E07">
          <w:t>“” (</w:t>
        </w:r>
      </w:ins>
      <w:r w:rsidR="00E622C1" w:rsidRPr="00E622C1">
        <w:t>"</w:t>
      </w:r>
      <w:r w:rsidR="00214794" w:rsidRPr="00214794">
        <w:rPr>
          <w:rFonts w:hint="eastAsia"/>
        </w:rPr>
        <w:t>I lack the motivation to do things</w:t>
      </w:r>
      <w:r w:rsidR="00E622C1" w:rsidRPr="00E622C1">
        <w:t>"</w:t>
      </w:r>
      <w:ins w:id="116" w:author="Hu Chuan-Peng" w:date="2023-09-09T10:24:00Z">
        <w:r w:rsidR="00737E07">
          <w:t xml:space="preserve"> </w:t>
        </w:r>
        <w:r w:rsidR="00737E07">
          <w:t xml:space="preserve">as </w:t>
        </w:r>
        <w:r w:rsidR="00737E07">
          <w:t xml:space="preserve">directly </w:t>
        </w:r>
        <w:r w:rsidR="00737E07">
          <w:t>back translated into English</w:t>
        </w:r>
        <w:r w:rsidR="00737E07">
          <w:t>)</w:t>
        </w:r>
      </w:ins>
      <w:r w:rsidR="00214794" w:rsidRPr="00214794">
        <w:rPr>
          <w:rFonts w:hint="eastAsia"/>
        </w:rPr>
        <w:t>.</w:t>
      </w:r>
    </w:p>
    <w:p w14:paraId="0137A49A" w14:textId="4AC63F54" w:rsidR="00C072D4" w:rsidDel="000A0A24" w:rsidRDefault="00CF0C4E" w:rsidP="00CA38F8">
      <w:pPr>
        <w:ind w:firstLineChars="200" w:firstLine="480"/>
        <w:rPr>
          <w:del w:id="117" w:author="Hu Chuan-Peng" w:date="2023-09-09T10:03:00Z"/>
        </w:rPr>
      </w:pPr>
      <w:r w:rsidRPr="00CF0C4E">
        <w:t xml:space="preserve">Among </w:t>
      </w:r>
      <w:del w:id="118" w:author="Hu Chuan-Peng" w:date="2023-09-09T10:04:00Z">
        <w:r w:rsidRPr="00CF0C4E" w:rsidDel="000A0A24">
          <w:delText xml:space="preserve">the </w:delText>
        </w:r>
      </w:del>
      <w:ins w:id="119" w:author="Hu Chuan-Peng" w:date="2023-09-09T10:04:00Z">
        <w:r w:rsidR="000A0A24">
          <w:t>these</w:t>
        </w:r>
        <w:r w:rsidR="000A0A24" w:rsidRPr="00CF0C4E">
          <w:t xml:space="preserve"> </w:t>
        </w:r>
      </w:ins>
      <w:del w:id="120" w:author="Hu Chuan-Peng" w:date="2023-09-09T10:03:00Z">
        <w:r w:rsidRPr="00CF0C4E" w:rsidDel="000A0A24">
          <w:delText xml:space="preserve">mentioned </w:delText>
        </w:r>
      </w:del>
      <w:r w:rsidRPr="00CF0C4E">
        <w:t xml:space="preserve">34 scales, </w:t>
      </w:r>
      <w:ins w:id="121" w:author="Hu Chuan-Peng" w:date="2023-09-09T10:04:00Z">
        <w:r w:rsidR="000A0A24">
          <w:t xml:space="preserve">the items of four, </w:t>
        </w:r>
      </w:ins>
      <w:ins w:id="122" w:author="Hu Chuan-Peng" w:date="2023-09-09T10:03:00Z">
        <w:r w:rsidR="000A0A24">
          <w:t xml:space="preserve">the </w:t>
        </w:r>
      </w:ins>
      <w:r w:rsidR="00471002" w:rsidRPr="00471002">
        <w:t xml:space="preserve">Mini International Neuropsychiatric Interview for children and adolescents </w:t>
      </w:r>
      <w:r w:rsidRPr="00CF0C4E">
        <w:t xml:space="preserve">(Mini-KID), WHO-CIDI 3.0, </w:t>
      </w:r>
      <w:r w:rsidR="00471002" w:rsidRPr="00471002">
        <w:t>Psycho</w:t>
      </w:r>
      <w:r w:rsidR="00471002">
        <w:rPr>
          <w:rFonts w:hint="eastAsia"/>
        </w:rPr>
        <w:t>l</w:t>
      </w:r>
      <w:r w:rsidR="00471002" w:rsidRPr="00471002">
        <w:t>ogical</w:t>
      </w:r>
      <w:r w:rsidR="00471002">
        <w:t xml:space="preserve"> </w:t>
      </w:r>
      <w:r w:rsidR="00471002" w:rsidRPr="00471002">
        <w:t xml:space="preserve">Health Inventory </w:t>
      </w:r>
      <w:r w:rsidRPr="00CF0C4E">
        <w:t xml:space="preserve">(PHI), and the </w:t>
      </w:r>
      <w:r w:rsidR="00471002" w:rsidRPr="00471002">
        <w:t>Symptom Checklist 45</w:t>
      </w:r>
      <w:ins w:id="123" w:author="Hu Chuan-Peng" w:date="2023-09-09T10:04:00Z">
        <w:r w:rsidR="000A0A24">
          <w:t>, were not findable</w:t>
        </w:r>
      </w:ins>
      <w:del w:id="124" w:author="Hu Chuan-Peng" w:date="2023-09-09T10:04:00Z">
        <w:r w:rsidR="00471002" w:rsidRPr="00471002" w:rsidDel="000A0A24">
          <w:delText xml:space="preserve"> </w:delText>
        </w:r>
        <w:r w:rsidRPr="00CF0C4E" w:rsidDel="000A0A24">
          <w:delText>did not provide items for these scales</w:delText>
        </w:r>
      </w:del>
      <w:r w:rsidRPr="00CF0C4E">
        <w:t>.</w:t>
      </w:r>
      <w:ins w:id="125" w:author="Hu Chuan-Peng" w:date="2023-09-09T10:05:00Z">
        <w:r w:rsidR="000A0A24">
          <w:t xml:space="preserve"> The reference of two scales, </w:t>
        </w:r>
      </w:ins>
    </w:p>
    <w:p w14:paraId="7218261C" w14:textId="0BB81FE2" w:rsidR="00A52E91" w:rsidRPr="007A48C0" w:rsidRDefault="00471002" w:rsidP="000A0A24">
      <w:pPr>
        <w:ind w:firstLineChars="200" w:firstLine="480"/>
        <w:sectPr w:rsidR="00A52E91" w:rsidRPr="007A48C0" w:rsidSect="00301A4E">
          <w:pgSz w:w="11906" w:h="16838"/>
          <w:pgMar w:top="1440" w:right="1797" w:bottom="1440" w:left="1797" w:header="851" w:footer="992" w:gutter="0"/>
          <w:cols w:space="720"/>
          <w:docGrid w:linePitch="381"/>
        </w:sectPr>
        <w:pPrChange w:id="126" w:author="Hu Chuan-Peng" w:date="2023-09-09T10:03:00Z">
          <w:pPr/>
        </w:pPrChange>
      </w:pPr>
      <w:del w:id="127" w:author="Hu Chuan-Peng" w:date="2023-09-09T10:05:00Z">
        <w:r w:rsidRPr="00471002" w:rsidDel="000A0A24">
          <w:delText>T</w:delText>
        </w:r>
      </w:del>
      <w:ins w:id="128" w:author="Hu Chuan-Peng" w:date="2023-09-09T10:05:00Z">
        <w:r w:rsidR="000A0A24">
          <w:t>t</w:t>
        </w:r>
      </w:ins>
      <w:r w:rsidRPr="00471002">
        <w:t>he Beck Depression Inventory</w:t>
      </w:r>
      <w:ins w:id="129" w:author="Hu Chuan-Peng" w:date="2023-09-09T10:03:00Z">
        <w:r w:rsidR="000A0A24">
          <w:t xml:space="preserve"> (</w:t>
        </w:r>
      </w:ins>
      <w:del w:id="130" w:author="Hu Chuan-Peng" w:date="2023-09-09T10:03:00Z">
        <w:r w:rsidRPr="00471002" w:rsidDel="000A0A24">
          <w:delText xml:space="preserve">, </w:delText>
        </w:r>
      </w:del>
      <w:r w:rsidRPr="00471002">
        <w:t>Zhang Yuxin Revised Edition</w:t>
      </w:r>
      <w:ins w:id="131" w:author="Hu Chuan-Peng" w:date="2023-09-09T10:03:00Z">
        <w:r w:rsidR="000A0A24">
          <w:t>)</w:t>
        </w:r>
      </w:ins>
      <w:del w:id="132" w:author="Hu Chuan-Peng" w:date="2023-09-09T10:05:00Z">
        <w:r w:rsidRPr="00471002" w:rsidDel="000A0A24">
          <w:delText>,</w:delText>
        </w:r>
      </w:del>
      <w:r w:rsidRPr="00471002">
        <w:t xml:space="preserve"> and Short Depression Scale</w:t>
      </w:r>
      <w:ins w:id="133" w:author="Hu Chuan-Peng" w:date="2023-09-09T10:05:00Z">
        <w:r w:rsidR="000A0A24">
          <w:t>,</w:t>
        </w:r>
      </w:ins>
      <w:r w:rsidRPr="00471002">
        <w:t xml:space="preserve"> </w:t>
      </w:r>
      <w:del w:id="134" w:author="Hu Chuan-Peng" w:date="2023-09-09T10:05:00Z">
        <w:r w:rsidRPr="00471002" w:rsidDel="000A0A24">
          <w:delText>solely presented questionnaire names in the articles featured within the meta-analysis, without offering item details and re</w:delText>
        </w:r>
      </w:del>
      <w:ins w:id="135" w:author="Hu Chuan-Peng" w:date="2023-09-09T10:05:00Z">
        <w:r w:rsidR="000A0A24">
          <w:t xml:space="preserve">were not </w:t>
        </w:r>
      </w:ins>
      <w:del w:id="136" w:author="Hu Chuan-Peng" w:date="2023-09-09T10:05:00Z">
        <w:r w:rsidRPr="00471002" w:rsidDel="000A0A24">
          <w:delText>ferences</w:delText>
        </w:r>
      </w:del>
      <w:ins w:id="137" w:author="Hu Chuan-Peng" w:date="2023-09-09T10:05:00Z">
        <w:r w:rsidR="000A0A24">
          <w:t>available</w:t>
        </w:r>
        <w:r w:rsidR="000A0A24">
          <w:t xml:space="preserve"> and thus the items of them can not be </w:t>
        </w:r>
        <w:r w:rsidR="000A0A24">
          <w:lastRenderedPageBreak/>
          <w:t>identifi</w:t>
        </w:r>
      </w:ins>
      <w:ins w:id="138" w:author="Hu Chuan-Peng" w:date="2023-09-09T10:06:00Z">
        <w:r w:rsidR="000A0A24">
          <w:t>ed</w:t>
        </w:r>
      </w:ins>
      <w:r w:rsidRPr="00471002">
        <w:t xml:space="preserve">. As a result, </w:t>
      </w:r>
      <w:del w:id="139" w:author="Hu Chuan-Peng" w:date="2023-09-09T10:06:00Z">
        <w:r w:rsidRPr="00471002" w:rsidDel="000A0A24">
          <w:delText>these measures</w:delText>
        </w:r>
      </w:del>
      <w:ins w:id="140" w:author="Hu Chuan-Peng" w:date="2023-09-09T10:06:00Z">
        <w:r w:rsidR="000A0A24">
          <w:t>these scales were excluded from furthere analysis.</w:t>
        </w:r>
      </w:ins>
      <w:del w:id="141" w:author="Hu Chuan-Peng" w:date="2023-09-09T10:06:00Z">
        <w:r w:rsidRPr="00471002" w:rsidDel="000A0A24">
          <w:delText xml:space="preserve"> were ineligible for inclusion in this study.</w:delText>
        </w:r>
      </w:del>
      <w:r>
        <w:t xml:space="preserve"> </w:t>
      </w:r>
      <w:bookmarkStart w:id="142" w:name="OLE_LINK6"/>
      <w:r w:rsidRPr="00471002">
        <w:t xml:space="preserve">Both </w:t>
      </w:r>
      <w:bookmarkStart w:id="143" w:name="OLE_LINK16"/>
      <w:r w:rsidR="00D45802" w:rsidRPr="00D45802">
        <w:t>'</w:t>
      </w:r>
      <w:bookmarkEnd w:id="143"/>
      <w:r w:rsidRPr="00BC6158">
        <w:rPr>
          <w:color w:val="000000"/>
        </w:rPr>
        <w:fldChar w:fldCharType="begin"/>
      </w:r>
      <w:r>
        <w:rPr>
          <w:color w:val="000000"/>
        </w:rPr>
        <w:instrText xml:space="preserve"> ADDIN NE.Ref.{BFEFD895-CABC-4DBB-A28B-24CF5E8482F8}</w:instrText>
      </w:r>
      <w:r w:rsidRPr="00BC6158">
        <w:rPr>
          <w:color w:val="000000"/>
        </w:rPr>
        <w:fldChar w:fldCharType="separate"/>
      </w:r>
      <w:r>
        <w:rPr>
          <w:color w:val="000000"/>
          <w:kern w:val="0"/>
        </w:rPr>
        <w:t>Gu &amp; Chen</w:t>
      </w:r>
      <w:ins w:id="144" w:author="Hu Chuan-Peng" w:date="2023-09-09T10:06:00Z">
        <w:r w:rsidR="000A0A24">
          <w:rPr>
            <w:color w:val="000000"/>
            <w:kern w:val="0"/>
          </w:rPr>
          <w:t xml:space="preserve"> </w:t>
        </w:r>
      </w:ins>
      <w:r>
        <w:rPr>
          <w:color w:val="000000"/>
          <w:kern w:val="0"/>
        </w:rPr>
        <w:t>(2020)</w:t>
      </w:r>
      <w:r w:rsidRPr="00BC6158">
        <w:rPr>
          <w:color w:val="000000"/>
        </w:rPr>
        <w:fldChar w:fldCharType="end"/>
      </w:r>
      <w:r w:rsidR="00D45802" w:rsidRPr="00D45802">
        <w:t xml:space="preserve"> '</w:t>
      </w:r>
      <w:r w:rsidRPr="00471002">
        <w:t xml:space="preserve">and </w:t>
      </w:r>
      <w:r w:rsidR="00D45802" w:rsidRPr="00D45802">
        <w:t>'</w:t>
      </w:r>
      <w:r w:rsidRPr="00BC6158">
        <w:fldChar w:fldCharType="begin"/>
      </w:r>
      <w:r>
        <w:instrText xml:space="preserve"> ADDIN NE.Ref.{2FE9511F-DFFF-41CD-BDCA-F2D638F624E4}</w:instrText>
      </w:r>
      <w:r w:rsidRPr="00BC6158">
        <w:fldChar w:fldCharType="separate"/>
      </w:r>
      <w:r>
        <w:rPr>
          <w:color w:val="000000"/>
          <w:kern w:val="0"/>
        </w:rPr>
        <w:t>季成叶</w:t>
      </w:r>
      <w:r>
        <w:rPr>
          <w:color w:val="000000"/>
          <w:kern w:val="0"/>
        </w:rPr>
        <w:t>(2007)</w:t>
      </w:r>
      <w:r w:rsidRPr="00BC6158">
        <w:fldChar w:fldCharType="end"/>
      </w:r>
      <w:r w:rsidR="00D45802" w:rsidRPr="00D45802">
        <w:t>'</w:t>
      </w:r>
      <w:r w:rsidR="00D45802">
        <w:t xml:space="preserve"> </w:t>
      </w:r>
      <w:bookmarkEnd w:id="142"/>
      <w:r w:rsidR="00D45802" w:rsidRPr="00D45802">
        <w:t xml:space="preserve">were assessed using </w:t>
      </w:r>
      <w:ins w:id="145" w:author="Hu Chuan-Peng" w:date="2023-09-09T10:07:00Z">
        <w:r w:rsidR="000A0A24">
          <w:t xml:space="preserve">a single item, </w:t>
        </w:r>
      </w:ins>
      <w:del w:id="146" w:author="Hu Chuan-Peng" w:date="2023-09-09T10:07:00Z">
        <w:r w:rsidR="00D45802" w:rsidRPr="00D45802" w:rsidDel="000A0A24">
          <w:delText xml:space="preserve">the instrument </w:delText>
        </w:r>
      </w:del>
      <w:del w:id="147" w:author="Hu Chuan-Peng" w:date="2023-09-09T10:10:00Z">
        <w:r w:rsidR="00E622C1" w:rsidRPr="00E622C1" w:rsidDel="00325875">
          <w:delText>"</w:delText>
        </w:r>
      </w:del>
      <w:ins w:id="148" w:author="Hu Chuan-Peng" w:date="2023-09-09T10:10:00Z">
        <w:r w:rsidR="00325875">
          <w:t>“</w:t>
        </w:r>
      </w:ins>
      <w:r w:rsidR="00D45802" w:rsidRPr="00D45802">
        <w:t>During the past 12 months, did you ever feel so sad or hopeless almost every day for two weeks or more in a row that you stopped doing your usual activities?</w:t>
      </w:r>
      <w:del w:id="149" w:author="Hu Chuan-Peng" w:date="2023-09-09T10:10:00Z">
        <w:r w:rsidR="00E622C1" w:rsidRPr="00E622C1" w:rsidDel="00325875">
          <w:delText>"</w:delText>
        </w:r>
      </w:del>
      <w:ins w:id="150" w:author="Hu Chuan-Peng" w:date="2023-09-09T10:10:00Z">
        <w:r w:rsidR="00325875">
          <w:t>”</w:t>
        </w:r>
      </w:ins>
      <w:r w:rsidR="00D45802" w:rsidRPr="00D45802">
        <w:t>. The only difference between them was the language – one was in Chinese, and the other was in English.</w:t>
      </w:r>
      <w:r w:rsidR="00D45802">
        <w:t xml:space="preserve"> </w:t>
      </w:r>
      <w:r w:rsidRPr="00471002">
        <w:t>As a result, they were combined</w:t>
      </w:r>
      <w:ins w:id="151" w:author="Hu Chuan-Peng" w:date="2023-09-09T10:10:00Z">
        <w:r w:rsidR="00325875">
          <w:t xml:space="preserve"> as one scale</w:t>
        </w:r>
      </w:ins>
      <w:ins w:id="152" w:author="Hu Chuan-Peng" w:date="2023-09-09T10:11:00Z">
        <w:r w:rsidR="00325875">
          <w:t>,</w:t>
        </w:r>
      </w:ins>
      <w:del w:id="153" w:author="Hu Chuan-Peng" w:date="2023-09-09T10:11:00Z">
        <w:r w:rsidRPr="00471002" w:rsidDel="00325875">
          <w:delText>,</w:delText>
        </w:r>
      </w:del>
      <w:r w:rsidRPr="00471002">
        <w:t xml:space="preserve"> </w:t>
      </w:r>
      <w:ins w:id="154" w:author="Hu Chuan-Peng" w:date="2023-09-09T10:11:00Z">
        <w:r w:rsidR="00325875">
          <w:t xml:space="preserve">with name </w:t>
        </w:r>
      </w:ins>
      <w:del w:id="155" w:author="Hu Chuan-Peng" w:date="2023-09-09T10:11:00Z">
        <w:r w:rsidRPr="00471002" w:rsidDel="00325875">
          <w:delText xml:space="preserve">with only </w:delText>
        </w:r>
      </w:del>
      <w:r w:rsidR="00E622C1" w:rsidRPr="00D45802">
        <w:t>'</w:t>
      </w:r>
      <w:del w:id="156" w:author="Hu Chuan-Peng" w:date="2023-09-09T10:11:00Z">
        <w:r w:rsidRPr="00BC6158" w:rsidDel="00325875">
          <w:fldChar w:fldCharType="begin"/>
        </w:r>
        <w:r w:rsidR="00B1204C" w:rsidDel="00325875">
          <w:delInstrText xml:space="preserve"> ADDIN NE.Ref.{DB3B903B-0C3F-43B7-BD5F-ECC617B30E57}</w:delInstrText>
        </w:r>
        <w:r w:rsidRPr="00BC6158" w:rsidDel="00325875">
          <w:fldChar w:fldCharType="separate"/>
        </w:r>
        <w:r w:rsidDel="00325875">
          <w:rPr>
            <w:color w:val="000000"/>
            <w:kern w:val="0"/>
          </w:rPr>
          <w:delText>季成叶</w:delText>
        </w:r>
        <w:r w:rsidDel="00325875">
          <w:rPr>
            <w:color w:val="000000"/>
            <w:kern w:val="0"/>
          </w:rPr>
          <w:delText>(2007)</w:delText>
        </w:r>
        <w:r w:rsidRPr="00BC6158" w:rsidDel="00325875">
          <w:fldChar w:fldCharType="end"/>
        </w:r>
      </w:del>
      <w:ins w:id="157" w:author="Hu Chuan-Peng" w:date="2023-09-09T10:11:00Z">
        <w:r w:rsidR="00325875" w:rsidRPr="00BC6158">
          <w:fldChar w:fldCharType="begin"/>
        </w:r>
        <w:r w:rsidR="00325875">
          <w:instrText xml:space="preserve"> ADDIN NE.Ref.{DB3B903B-0C3F-43B7-BD5F-ECC617B30E57}</w:instrText>
        </w:r>
        <w:r w:rsidR="00325875" w:rsidRPr="00BC6158">
          <w:fldChar w:fldCharType="separate"/>
        </w:r>
        <w:r w:rsidR="00325875">
          <w:rPr>
            <w:rFonts w:hint="eastAsia"/>
            <w:color w:val="000000"/>
            <w:kern w:val="0"/>
          </w:rPr>
          <w:t>J</w:t>
        </w:r>
        <w:r w:rsidR="00325875">
          <w:rPr>
            <w:color w:val="000000"/>
            <w:kern w:val="0"/>
          </w:rPr>
          <w:t xml:space="preserve">i </w:t>
        </w:r>
        <w:r w:rsidR="00325875">
          <w:rPr>
            <w:color w:val="000000"/>
            <w:kern w:val="0"/>
          </w:rPr>
          <w:t>(2007)</w:t>
        </w:r>
        <w:r w:rsidR="00325875" w:rsidRPr="00BC6158">
          <w:fldChar w:fldCharType="end"/>
        </w:r>
      </w:ins>
      <w:del w:id="158" w:author="Hu Chuan-Peng" w:date="2023-09-09T10:11:00Z">
        <w:r w:rsidR="00E622C1" w:rsidRPr="00E622C1" w:rsidDel="00325875">
          <w:delText xml:space="preserve"> </w:delText>
        </w:r>
      </w:del>
      <w:r w:rsidR="00E622C1" w:rsidRPr="00D45802">
        <w:t>'</w:t>
      </w:r>
      <w:ins w:id="159" w:author="Hu Chuan-Peng" w:date="2023-09-09T10:11:00Z">
        <w:r w:rsidR="00325875">
          <w:t xml:space="preserve"> for short</w:t>
        </w:r>
      </w:ins>
      <w:del w:id="160" w:author="Hu Chuan-Peng" w:date="2023-09-09T10:11:00Z">
        <w:r w:rsidRPr="00471002" w:rsidDel="00325875">
          <w:delText xml:space="preserve"> being retained</w:delText>
        </w:r>
      </w:del>
      <w:r w:rsidRPr="00471002">
        <w:t>.</w:t>
      </w:r>
      <w:r w:rsidR="00B53834" w:rsidRPr="00B53834">
        <w:t xml:space="preserve"> </w:t>
      </w:r>
      <w:ins w:id="161" w:author="Hu Chuan-Peng" w:date="2023-09-09T10:11:00Z">
        <w:r w:rsidR="00325875">
          <w:t xml:space="preserve">We also combine the boys and girls version of </w:t>
        </w:r>
      </w:ins>
      <w:del w:id="162" w:author="Hu Chuan-Peng" w:date="2023-09-09T10:11:00Z">
        <w:r w:rsidR="00B53834" w:rsidRPr="00B53834" w:rsidDel="00325875">
          <w:delText xml:space="preserve">In addition, </w:delText>
        </w:r>
      </w:del>
      <w:r w:rsidR="00B53834" w:rsidRPr="00B53834">
        <w:t xml:space="preserve">the Child Behavior Checklist (CBCL) </w:t>
      </w:r>
      <w:del w:id="163" w:author="Hu Chuan-Peng" w:date="2023-09-09T10:11:00Z">
        <w:r w:rsidR="00B53834" w:rsidRPr="00B53834" w:rsidDel="00325875">
          <w:delText>included versions for boys and girls</w:delText>
        </w:r>
      </w:del>
      <w:ins w:id="164" w:author="Hu Chuan-Peng" w:date="2023-09-09T10:11:00Z">
        <w:r w:rsidR="00325875">
          <w:t>as one scale</w:t>
        </w:r>
      </w:ins>
      <w:r w:rsidR="00B53834" w:rsidRPr="00B53834">
        <w:t xml:space="preserve">. </w:t>
      </w:r>
      <w:del w:id="165" w:author="Hu Chuan-Peng" w:date="2023-09-09T10:12:00Z">
        <w:r w:rsidR="00B53834" w:rsidRPr="00B53834" w:rsidDel="00325875">
          <w:delText>A total of</w:delText>
        </w:r>
      </w:del>
      <w:ins w:id="166" w:author="Hu Chuan-Peng" w:date="2023-09-09T10:12:00Z">
        <w:r w:rsidR="00325875">
          <w:t>In the end,</w:t>
        </w:r>
      </w:ins>
      <w:r w:rsidR="00B53834" w:rsidRPr="00B53834">
        <w:t xml:space="preserve"> 27 scales were </w:t>
      </w:r>
      <w:del w:id="167" w:author="Hu Chuan-Peng" w:date="2023-09-09T10:12:00Z">
        <w:r w:rsidR="00B53834" w:rsidRPr="00B53834" w:rsidDel="00325875">
          <w:delText xml:space="preserve">finally </w:delText>
        </w:r>
      </w:del>
      <w:r w:rsidR="00B53834" w:rsidRPr="00B53834">
        <w:t>included in the analysis</w:t>
      </w:r>
      <w:ins w:id="168" w:author="Hu Chuan-Peng" w:date="2023-09-09T10:13:00Z">
        <w:r w:rsidR="00325875">
          <w:t xml:space="preserve"> (see </w:t>
        </w:r>
      </w:ins>
      <w:del w:id="169" w:author="Hu Chuan-Peng" w:date="2023-09-09T10:13:00Z">
        <w:r w:rsidR="00B53834" w:rsidDel="00325875">
          <w:rPr>
            <w:rFonts w:hint="eastAsia"/>
          </w:rPr>
          <w:delText>.</w:delText>
        </w:r>
        <w:r w:rsidR="00B1204C" w:rsidRPr="00B1204C" w:rsidDel="00325875">
          <w:rPr>
            <w:rFonts w:hint="eastAsia"/>
          </w:rPr>
          <w:delText xml:space="preserve"> </w:delText>
        </w:r>
        <w:bookmarkStart w:id="170" w:name="OLE_LINK15"/>
        <w:r w:rsidR="00B1204C" w:rsidRPr="00B1204C" w:rsidDel="00325875">
          <w:delText xml:space="preserve">Regarding the sources of questionnaire items in this study, as well as the origins and quantities of questionnaire items from each scale within the meta-analysis dataset, please refer to </w:delText>
        </w:r>
      </w:del>
      <w:r w:rsidR="00B1204C" w:rsidRPr="00B1204C">
        <w:t>Table 1</w:t>
      </w:r>
      <w:ins w:id="171" w:author="Hu Chuan-Peng" w:date="2023-09-09T10:13:00Z">
        <w:r w:rsidR="00325875">
          <w:t>)</w:t>
        </w:r>
      </w:ins>
      <w:r w:rsidR="00B1204C" w:rsidRPr="00B1204C">
        <w:t>.</w:t>
      </w:r>
    </w:p>
    <w:bookmarkEnd w:id="170"/>
    <w:p w14:paraId="19A67FD9" w14:textId="77777777" w:rsidR="00277FAE" w:rsidRDefault="00A52E91" w:rsidP="00A52E91">
      <w:pPr>
        <w:ind w:firstLineChars="1400" w:firstLine="3360"/>
        <w:rPr>
          <w:color w:val="000000" w:themeColor="text1"/>
          <w:szCs w:val="24"/>
        </w:rPr>
      </w:pPr>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Cs w:val="24"/>
        </w:rPr>
        <w:t>图</w:t>
      </w:r>
      <w:r>
        <w:rPr>
          <w:rFonts w:hint="eastAsia"/>
          <w:color w:val="000000" w:themeColor="text1"/>
          <w:szCs w:val="24"/>
        </w:rPr>
        <w:t>1</w:t>
      </w:r>
      <w:r>
        <w:rPr>
          <w:color w:val="000000" w:themeColor="text1"/>
          <w:szCs w:val="24"/>
        </w:rPr>
        <w:t xml:space="preserve"> </w:t>
      </w:r>
      <w:r>
        <w:rPr>
          <w:rFonts w:hint="eastAsia"/>
          <w:color w:val="000000" w:themeColor="text1"/>
          <w:szCs w:val="24"/>
        </w:rPr>
        <w:t>内容分析流程图</w:t>
      </w:r>
    </w:p>
    <w:p w14:paraId="0197B445" w14:textId="77777777" w:rsidR="00A52E91" w:rsidRDefault="00A52E91" w:rsidP="00A52E91">
      <w:pPr>
        <w:ind w:firstLineChars="2100" w:firstLine="5040"/>
        <w:rPr>
          <w:color w:val="000000" w:themeColor="text1"/>
          <w:szCs w:val="24"/>
        </w:rPr>
      </w:pPr>
    </w:p>
    <w:p w14:paraId="6C584102" w14:textId="77777777" w:rsidR="00A52E91" w:rsidRDefault="00A52E91" w:rsidP="00A52E91">
      <w:pPr>
        <w:ind w:firstLineChars="2100" w:firstLine="5040"/>
        <w:rPr>
          <w:color w:val="000000" w:themeColor="text1"/>
          <w:szCs w:val="24"/>
        </w:rPr>
      </w:pPr>
    </w:p>
    <w:p w14:paraId="1F070329" w14:textId="77777777" w:rsidR="00A52E91" w:rsidRDefault="00A52E91" w:rsidP="00A52E91">
      <w:pPr>
        <w:ind w:firstLineChars="2100" w:firstLine="5040"/>
        <w:rPr>
          <w:color w:val="000000" w:themeColor="text1"/>
          <w:szCs w:val="24"/>
        </w:rPr>
      </w:pPr>
    </w:p>
    <w:p w14:paraId="0487F801" w14:textId="77777777" w:rsidR="00A52E91" w:rsidRDefault="00A52E91" w:rsidP="00A52E91">
      <w:pPr>
        <w:ind w:firstLineChars="2100" w:firstLine="5040"/>
        <w:rPr>
          <w:color w:val="000000" w:themeColor="text1"/>
          <w:szCs w:val="24"/>
        </w:rPr>
      </w:pPr>
    </w:p>
    <w:p w14:paraId="51FE3EB9" w14:textId="77777777" w:rsidR="00A52E91" w:rsidRDefault="00A52E91" w:rsidP="00A52E91">
      <w:pPr>
        <w:ind w:firstLineChars="2100" w:firstLine="5040"/>
        <w:rPr>
          <w:color w:val="000000" w:themeColor="text1"/>
          <w:szCs w:val="24"/>
        </w:rPr>
      </w:pPr>
    </w:p>
    <w:p w14:paraId="550E3283" w14:textId="77777777" w:rsidR="00A52E91" w:rsidRDefault="00A52E91" w:rsidP="00A52E91">
      <w:pPr>
        <w:ind w:firstLineChars="2100" w:firstLine="5040"/>
        <w:rPr>
          <w:color w:val="000000" w:themeColor="text1"/>
          <w:szCs w:val="24"/>
        </w:rPr>
      </w:pPr>
    </w:p>
    <w:p w14:paraId="5C7159A5" w14:textId="77777777" w:rsidR="00A52E91" w:rsidRDefault="00A52E91" w:rsidP="00A52E91">
      <w:pPr>
        <w:ind w:firstLineChars="2100" w:firstLine="5040"/>
        <w:rPr>
          <w:color w:val="000000" w:themeColor="text1"/>
          <w:szCs w:val="24"/>
        </w:rPr>
      </w:pPr>
    </w:p>
    <w:p w14:paraId="37DE00BE" w14:textId="77777777" w:rsidR="00A52E91" w:rsidRDefault="00A52E91" w:rsidP="00A52E91">
      <w:pPr>
        <w:ind w:firstLineChars="2100" w:firstLine="5040"/>
        <w:rPr>
          <w:color w:val="000000" w:themeColor="text1"/>
          <w:szCs w:val="24"/>
        </w:rPr>
      </w:pPr>
    </w:p>
    <w:p w14:paraId="5B18A315" w14:textId="77777777" w:rsidR="00A52E91" w:rsidRDefault="00A52E91" w:rsidP="00A52E91">
      <w:pPr>
        <w:ind w:firstLineChars="2100" w:firstLine="5040"/>
        <w:rPr>
          <w:color w:val="000000" w:themeColor="text1"/>
          <w:szCs w:val="24"/>
        </w:rPr>
      </w:pPr>
    </w:p>
    <w:p w14:paraId="2451E170" w14:textId="77777777" w:rsidR="00A52E91" w:rsidRDefault="00A52E91" w:rsidP="00A52E91">
      <w:pPr>
        <w:ind w:firstLineChars="2100" w:firstLine="5040"/>
        <w:rPr>
          <w:color w:val="000000" w:themeColor="text1"/>
          <w:szCs w:val="24"/>
        </w:rPr>
      </w:pPr>
    </w:p>
    <w:p w14:paraId="3054DB5B" w14:textId="77777777" w:rsidR="00A52E91" w:rsidRDefault="00A52E91" w:rsidP="00A52E91">
      <w:pPr>
        <w:ind w:firstLineChars="2100" w:firstLine="5040"/>
        <w:rPr>
          <w:color w:val="000000" w:themeColor="text1"/>
          <w:szCs w:val="24"/>
        </w:rPr>
      </w:pPr>
    </w:p>
    <w:p w14:paraId="5D8B5EFD" w14:textId="77777777" w:rsidR="00A52E91" w:rsidRDefault="00A52E91" w:rsidP="00A52E91">
      <w:pPr>
        <w:ind w:firstLineChars="2100" w:firstLine="5040"/>
        <w:rPr>
          <w:color w:val="000000" w:themeColor="text1"/>
          <w:szCs w:val="24"/>
        </w:rPr>
      </w:pPr>
    </w:p>
    <w:p w14:paraId="7DC40367" w14:textId="77777777" w:rsidR="00A52E91" w:rsidRDefault="00A52E91" w:rsidP="00A52E91">
      <w:pPr>
        <w:ind w:firstLineChars="2100" w:firstLine="5040"/>
        <w:rPr>
          <w:color w:val="000000" w:themeColor="text1"/>
          <w:szCs w:val="24"/>
        </w:rPr>
      </w:pPr>
    </w:p>
    <w:p w14:paraId="5DD9E179" w14:textId="77777777" w:rsidR="00A52E91" w:rsidRDefault="00A52E91" w:rsidP="00A52E91">
      <w:pPr>
        <w:ind w:firstLineChars="2100" w:firstLine="5040"/>
        <w:rPr>
          <w:color w:val="000000" w:themeColor="text1"/>
          <w:szCs w:val="24"/>
        </w:rPr>
      </w:pPr>
    </w:p>
    <w:p w14:paraId="7D4CA8B2" w14:textId="77777777" w:rsidR="00A52E91" w:rsidRDefault="00A52E91" w:rsidP="00A52E91">
      <w:pPr>
        <w:ind w:firstLineChars="2100" w:firstLine="5040"/>
        <w:rPr>
          <w:color w:val="000000" w:themeColor="text1"/>
          <w:szCs w:val="24"/>
        </w:rPr>
      </w:pPr>
    </w:p>
    <w:p w14:paraId="2ACAF7AE" w14:textId="77777777" w:rsidR="00A52E91" w:rsidRDefault="00A52E91" w:rsidP="00A52E91">
      <w:pPr>
        <w:ind w:firstLineChars="2100" w:firstLine="5040"/>
        <w:rPr>
          <w:color w:val="000000" w:themeColor="text1"/>
          <w:szCs w:val="24"/>
        </w:rPr>
      </w:pPr>
    </w:p>
    <w:p w14:paraId="767D2168" w14:textId="77777777" w:rsidR="00A52E91" w:rsidRDefault="00A52E91" w:rsidP="00A52E91">
      <w:pPr>
        <w:ind w:firstLineChars="2100" w:firstLine="5040"/>
        <w:rPr>
          <w:color w:val="000000" w:themeColor="text1"/>
          <w:szCs w:val="24"/>
        </w:rPr>
      </w:pPr>
    </w:p>
    <w:p w14:paraId="3A7708EB" w14:textId="77777777" w:rsidR="00A52E91" w:rsidRDefault="00A52E91" w:rsidP="00A52E91">
      <w:pPr>
        <w:ind w:firstLineChars="2100" w:firstLine="5040"/>
        <w:rPr>
          <w:color w:val="000000" w:themeColor="text1"/>
          <w:szCs w:val="24"/>
        </w:rPr>
      </w:pPr>
    </w:p>
    <w:p w14:paraId="5EB07B50" w14:textId="77777777" w:rsidR="00A52E91" w:rsidRDefault="00A52E91" w:rsidP="00A52E91">
      <w:pPr>
        <w:ind w:firstLineChars="2100" w:firstLine="5040"/>
        <w:rPr>
          <w:color w:val="000000" w:themeColor="text1"/>
          <w:szCs w:val="24"/>
        </w:rPr>
      </w:pPr>
    </w:p>
    <w:p w14:paraId="5DCC5E52" w14:textId="7CD09C26" w:rsidR="00A52E91" w:rsidRPr="0099272D" w:rsidRDefault="00A52E91" w:rsidP="00A52E91">
      <w:pPr>
        <w:rPr>
          <w:color w:val="000000" w:themeColor="text1"/>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TableGrid"/>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694"/>
        <w:gridCol w:w="2126"/>
        <w:gridCol w:w="3566"/>
        <w:gridCol w:w="3522"/>
      </w:tblGrid>
      <w:tr w:rsidR="0099272D" w:rsidRPr="00306736" w14:paraId="038145CF" w14:textId="77777777" w:rsidTr="004F69A5">
        <w:trPr>
          <w:tblHeader/>
          <w:jc w:val="center"/>
        </w:trPr>
        <w:tc>
          <w:tcPr>
            <w:tcW w:w="4253" w:type="dxa"/>
            <w:tcBorders>
              <w:top w:val="single" w:sz="12" w:space="0" w:color="auto"/>
              <w:bottom w:val="single" w:sz="12" w:space="0" w:color="auto"/>
            </w:tcBorders>
            <w:vAlign w:val="center"/>
          </w:tcPr>
          <w:p w14:paraId="147CA2C4" w14:textId="48AD0483" w:rsidR="00277FAE" w:rsidRPr="00306736" w:rsidRDefault="005E57FC" w:rsidP="00277FAE">
            <w:pPr>
              <w:spacing w:line="312" w:lineRule="auto"/>
              <w:rPr>
                <w:sz w:val="21"/>
                <w:szCs w:val="21"/>
              </w:rPr>
            </w:pPr>
            <w:r w:rsidRPr="00306736">
              <w:rPr>
                <w:sz w:val="21"/>
                <w:szCs w:val="21"/>
              </w:rPr>
              <w:t>量表名称</w:t>
            </w:r>
            <w:r w:rsidRPr="00306736">
              <w:rPr>
                <w:rFonts w:hint="eastAsia"/>
                <w:sz w:val="21"/>
                <w:szCs w:val="21"/>
              </w:rPr>
              <w:t>2</w:t>
            </w:r>
            <w:r w:rsidR="009A1041" w:rsidRPr="00306736">
              <w:rPr>
                <w:sz w:val="21"/>
                <w:szCs w:val="21"/>
              </w:rPr>
              <w:t>7</w:t>
            </w:r>
            <w:r w:rsidRPr="00306736">
              <w:rPr>
                <w:rFonts w:hint="eastAsia"/>
                <w:sz w:val="21"/>
                <w:szCs w:val="21"/>
              </w:rPr>
              <w:t>个</w:t>
            </w:r>
            <w:r w:rsidRPr="00306736">
              <w:rPr>
                <w:sz w:val="21"/>
                <w:szCs w:val="21"/>
              </w:rPr>
              <w:t>(</w:t>
            </w:r>
            <w:r w:rsidRPr="00306736">
              <w:rPr>
                <w:sz w:val="21"/>
                <w:szCs w:val="21"/>
              </w:rPr>
              <w:t>共</w:t>
            </w:r>
            <w:r w:rsidRPr="00306736">
              <w:rPr>
                <w:sz w:val="21"/>
                <w:szCs w:val="21"/>
              </w:rPr>
              <w:t>34</w:t>
            </w:r>
            <w:r w:rsidRPr="00306736">
              <w:rPr>
                <w:sz w:val="21"/>
                <w:szCs w:val="21"/>
              </w:rPr>
              <w:t>个</w:t>
            </w:r>
            <w:r w:rsidRPr="00306736">
              <w:rPr>
                <w:rFonts w:hint="eastAsia"/>
                <w:sz w:val="21"/>
                <w:szCs w:val="21"/>
              </w:rPr>
              <w:t>，排除</w:t>
            </w:r>
            <w:r w:rsidR="009A1041" w:rsidRPr="00306736">
              <w:rPr>
                <w:sz w:val="21"/>
                <w:szCs w:val="21"/>
              </w:rPr>
              <w:t>7</w:t>
            </w:r>
            <w:r w:rsidRPr="00306736">
              <w:rPr>
                <w:rFonts w:hint="eastAsia"/>
                <w:sz w:val="21"/>
                <w:szCs w:val="21"/>
              </w:rPr>
              <w:t>个</w:t>
            </w:r>
            <w:r w:rsidRPr="00306736">
              <w:rPr>
                <w:sz w:val="21"/>
                <w:szCs w:val="21"/>
              </w:rPr>
              <w:t>)</w:t>
            </w:r>
          </w:p>
        </w:tc>
        <w:tc>
          <w:tcPr>
            <w:tcW w:w="2694" w:type="dxa"/>
            <w:tcBorders>
              <w:top w:val="single" w:sz="12" w:space="0" w:color="auto"/>
              <w:bottom w:val="single" w:sz="12" w:space="0" w:color="auto"/>
            </w:tcBorders>
            <w:vAlign w:val="center"/>
          </w:tcPr>
          <w:p w14:paraId="0C7CEA82" w14:textId="7FE2AE86" w:rsidR="0099272D" w:rsidRPr="00306736" w:rsidRDefault="0099272D" w:rsidP="00915F6E">
            <w:pPr>
              <w:spacing w:line="312" w:lineRule="auto"/>
              <w:jc w:val="center"/>
              <w:rPr>
                <w:sz w:val="21"/>
                <w:szCs w:val="21"/>
              </w:rPr>
            </w:pPr>
            <w:r w:rsidRPr="00306736">
              <w:rPr>
                <w:sz w:val="21"/>
                <w:szCs w:val="21"/>
              </w:rPr>
              <w:t>元分析</w:t>
            </w:r>
            <w:r w:rsidR="00850F10" w:rsidRPr="00306736">
              <w:rPr>
                <w:rFonts w:hint="eastAsia"/>
                <w:sz w:val="21"/>
                <w:szCs w:val="21"/>
              </w:rPr>
              <w:t>数据</w:t>
            </w:r>
            <w:r w:rsidRPr="00306736">
              <w:rPr>
                <w:sz w:val="21"/>
                <w:szCs w:val="21"/>
              </w:rPr>
              <w:t>中该量表来源</w:t>
            </w:r>
          </w:p>
        </w:tc>
        <w:tc>
          <w:tcPr>
            <w:tcW w:w="2126" w:type="dxa"/>
            <w:tcBorders>
              <w:top w:val="single" w:sz="12" w:space="0" w:color="auto"/>
              <w:bottom w:val="single" w:sz="12" w:space="0" w:color="auto"/>
            </w:tcBorders>
            <w:vAlign w:val="center"/>
          </w:tcPr>
          <w:p w14:paraId="2F3D44A2" w14:textId="77777777" w:rsidR="0099272D" w:rsidRPr="00306736" w:rsidRDefault="0099272D" w:rsidP="00915F6E">
            <w:pPr>
              <w:spacing w:line="312" w:lineRule="auto"/>
              <w:jc w:val="center"/>
              <w:rPr>
                <w:sz w:val="21"/>
                <w:szCs w:val="21"/>
              </w:rPr>
            </w:pPr>
            <w:r w:rsidRPr="00306736">
              <w:rPr>
                <w:sz w:val="21"/>
                <w:szCs w:val="21"/>
              </w:rPr>
              <w:t>元分析中使用该量表的文章数量</w:t>
            </w:r>
          </w:p>
        </w:tc>
        <w:tc>
          <w:tcPr>
            <w:tcW w:w="3566" w:type="dxa"/>
            <w:tcBorders>
              <w:top w:val="single" w:sz="12" w:space="0" w:color="auto"/>
              <w:bottom w:val="single" w:sz="12" w:space="0" w:color="auto"/>
            </w:tcBorders>
            <w:vAlign w:val="center"/>
          </w:tcPr>
          <w:p w14:paraId="5C7ED8A9" w14:textId="77777777" w:rsidR="0099272D" w:rsidRPr="00306736" w:rsidRDefault="0099272D" w:rsidP="00915F6E">
            <w:pPr>
              <w:spacing w:line="312" w:lineRule="auto"/>
              <w:jc w:val="center"/>
              <w:rPr>
                <w:sz w:val="21"/>
                <w:szCs w:val="21"/>
              </w:rPr>
            </w:pPr>
            <w:r w:rsidRPr="00306736">
              <w:rPr>
                <w:sz w:val="21"/>
                <w:szCs w:val="21"/>
              </w:rPr>
              <w:t>本文量表直接来源</w:t>
            </w:r>
          </w:p>
        </w:tc>
        <w:tc>
          <w:tcPr>
            <w:tcW w:w="3522" w:type="dxa"/>
            <w:tcBorders>
              <w:top w:val="single" w:sz="12" w:space="0" w:color="auto"/>
              <w:bottom w:val="single" w:sz="12" w:space="0" w:color="auto"/>
            </w:tcBorders>
          </w:tcPr>
          <w:p w14:paraId="2E77008B" w14:textId="77777777" w:rsidR="005E57FC" w:rsidRPr="00306736" w:rsidRDefault="005E57FC" w:rsidP="005E57FC">
            <w:pPr>
              <w:spacing w:line="312" w:lineRule="auto"/>
              <w:ind w:firstLineChars="500" w:firstLine="1050"/>
              <w:rPr>
                <w:sz w:val="21"/>
                <w:szCs w:val="21"/>
              </w:rPr>
            </w:pPr>
          </w:p>
          <w:p w14:paraId="1213250E" w14:textId="457ED9D1" w:rsidR="0099272D" w:rsidRPr="00306736" w:rsidRDefault="0099272D" w:rsidP="005E57FC">
            <w:pPr>
              <w:spacing w:line="312" w:lineRule="auto"/>
              <w:ind w:firstLineChars="700" w:firstLine="1470"/>
              <w:rPr>
                <w:sz w:val="21"/>
                <w:szCs w:val="21"/>
              </w:rPr>
            </w:pPr>
            <w:r w:rsidRPr="00306736">
              <w:rPr>
                <w:sz w:val="21"/>
                <w:szCs w:val="21"/>
              </w:rPr>
              <w:t>备注</w:t>
            </w:r>
          </w:p>
        </w:tc>
      </w:tr>
      <w:tr w:rsidR="0099272D" w:rsidRPr="00306736" w14:paraId="1A35DA11" w14:textId="77777777" w:rsidTr="004F69A5">
        <w:trPr>
          <w:jc w:val="center"/>
        </w:trPr>
        <w:tc>
          <w:tcPr>
            <w:tcW w:w="4253" w:type="dxa"/>
            <w:tcBorders>
              <w:top w:val="single" w:sz="12" w:space="0" w:color="auto"/>
            </w:tcBorders>
            <w:vAlign w:val="center"/>
          </w:tcPr>
          <w:p w14:paraId="115FC0C3" w14:textId="60F9C2CC"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t xml:space="preserve">Self- Rating Depression Scale </w:t>
            </w:r>
            <w:r w:rsidR="0099272D" w:rsidRPr="00306736">
              <w:rPr>
                <w:color w:val="0D0D0D" w:themeColor="text1" w:themeTint="F2"/>
                <w:sz w:val="21"/>
                <w:szCs w:val="21"/>
              </w:rPr>
              <w:t>(SDS)</w:t>
            </w:r>
          </w:p>
        </w:tc>
        <w:tc>
          <w:tcPr>
            <w:tcW w:w="2694" w:type="dxa"/>
            <w:tcBorders>
              <w:top w:val="single" w:sz="12" w:space="0" w:color="auto"/>
            </w:tcBorders>
            <w:vAlign w:val="center"/>
          </w:tcPr>
          <w:p w14:paraId="2172B2E9" w14:textId="64E3D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NE.Ref.{9B2BF791-106E-416B-BD38-F832C3F3D6C3}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39</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NE.Ref.{0251D90D-36B2-4863-A09C-B0BBCE738277}</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15</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NE.Ref.{9F0A19D2-97E3-451A-BB6D-5681FBC4703E}</w:instrText>
            </w:r>
            <w:r w:rsidRPr="00306736">
              <w:rPr>
                <w:sz w:val="21"/>
                <w:szCs w:val="21"/>
              </w:rPr>
              <w:fldChar w:fldCharType="separate"/>
            </w:r>
            <w:r w:rsidR="00873325" w:rsidRPr="00306736">
              <w:rPr>
                <w:color w:val="000000"/>
                <w:kern w:val="0"/>
                <w:sz w:val="21"/>
                <w:szCs w:val="21"/>
              </w:rPr>
              <w:t>陈姜等</w:t>
            </w:r>
            <w:r w:rsidR="00873325" w:rsidRPr="00306736">
              <w:rPr>
                <w:color w:val="000000"/>
                <w:kern w:val="0"/>
                <w:sz w:val="21"/>
                <w:szCs w:val="21"/>
              </w:rPr>
              <w:t>(2000)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00284D00" w:rsidRPr="00306736">
              <w:rPr>
                <w:sz w:val="21"/>
                <w:szCs w:val="21"/>
              </w:rPr>
              <w:fldChar w:fldCharType="begin"/>
            </w:r>
            <w:r w:rsidR="00873325" w:rsidRPr="00306736">
              <w:rPr>
                <w:sz w:val="21"/>
                <w:szCs w:val="21"/>
              </w:rPr>
              <w:instrText xml:space="preserve"> ADDIN NE.Ref.{AA0BD727-9ED3-4CD8-833E-D3A3EB3D81A1}</w:instrText>
            </w:r>
            <w:r w:rsidR="00284D00" w:rsidRPr="00306736">
              <w:rPr>
                <w:sz w:val="21"/>
                <w:szCs w:val="21"/>
              </w:rPr>
              <w:fldChar w:fldCharType="separate"/>
            </w:r>
            <w:r w:rsidR="00873325" w:rsidRPr="00306736">
              <w:rPr>
                <w:color w:val="000000"/>
                <w:kern w:val="0"/>
                <w:sz w:val="21"/>
                <w:szCs w:val="21"/>
              </w:rPr>
              <w:t>Jordan et al.(2000)</w:t>
            </w:r>
            <w:r w:rsidR="00284D00"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NE.Ref.{DD45CEC2-61C0-46B5-9E2E-1F2DF07BC56A}</w:instrText>
            </w:r>
            <w:r w:rsidRPr="00306736">
              <w:rPr>
                <w:sz w:val="21"/>
                <w:szCs w:val="21"/>
              </w:rPr>
              <w:fldChar w:fldCharType="separate"/>
            </w:r>
            <w:r w:rsidR="00873325" w:rsidRPr="00306736">
              <w:rPr>
                <w:color w:val="000000"/>
                <w:kern w:val="0"/>
                <w:sz w:val="21"/>
                <w:szCs w:val="21"/>
              </w:rPr>
              <w:t>王汝展等</w:t>
            </w:r>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NE.Ref.{D671F8CC-4933-4298-9938-1986A4747908}</w:instrText>
            </w:r>
            <w:r w:rsidRPr="00306736">
              <w:rPr>
                <w:sz w:val="21"/>
                <w:szCs w:val="21"/>
              </w:rPr>
              <w:fldChar w:fldCharType="separate"/>
            </w:r>
            <w:r w:rsidR="00873325" w:rsidRPr="00306736">
              <w:rPr>
                <w:color w:val="000000"/>
                <w:kern w:val="0"/>
                <w:sz w:val="21"/>
                <w:szCs w:val="21"/>
              </w:rPr>
              <w:t>Zung(1965)</w:t>
            </w:r>
            <w:r w:rsidRPr="00306736">
              <w:rPr>
                <w:sz w:val="21"/>
                <w:szCs w:val="21"/>
              </w:rPr>
              <w:fldChar w:fldCharType="end"/>
            </w:r>
            <w:r w:rsidRPr="00306736">
              <w:rPr>
                <w:sz w:val="21"/>
                <w:szCs w:val="21"/>
              </w:rPr>
              <w:t>18</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NE.Ref.{A98EC9ED-C2A8-437B-9DD8-F28DEBD7B8C3}</w:instrText>
            </w:r>
            <w:r w:rsidRPr="00306736">
              <w:rPr>
                <w:sz w:val="21"/>
                <w:szCs w:val="21"/>
              </w:rPr>
              <w:fldChar w:fldCharType="separate"/>
            </w:r>
            <w:r w:rsidR="00873325" w:rsidRPr="00306736">
              <w:rPr>
                <w:color w:val="000000"/>
                <w:kern w:val="0"/>
                <w:sz w:val="21"/>
                <w:szCs w:val="21"/>
              </w:rPr>
              <w:t>任艳峰等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NE.Ref.{FB02C6A0-97BA-4B27-85FE-BE98FFA45846}</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NE.Ref.{B8077D13-3AEF-460A-A55B-075063C1539A}</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8</w:t>
            </w:r>
            <w:r w:rsidRPr="00306736">
              <w:rPr>
                <w:sz w:val="21"/>
                <w:szCs w:val="21"/>
              </w:rPr>
              <w:t>篇</w:t>
            </w:r>
            <w:r w:rsidRPr="00306736">
              <w:rPr>
                <w:sz w:val="21"/>
                <w:szCs w:val="21"/>
              </w:rPr>
              <w:t>,</w:t>
            </w:r>
            <w:r w:rsidRPr="00306736">
              <w:rPr>
                <w:sz w:val="21"/>
                <w:szCs w:val="21"/>
              </w:rPr>
              <w:fldChar w:fldCharType="begin"/>
            </w:r>
            <w:r w:rsidR="00873325" w:rsidRPr="00306736">
              <w:rPr>
                <w:sz w:val="21"/>
                <w:szCs w:val="21"/>
              </w:rPr>
              <w:instrText xml:space="preserve"> ADDIN NE.Ref.{EF26BD9D-6690-4CB4-B12F-71BAE367B21C}</w:instrText>
            </w:r>
            <w:r w:rsidRPr="00306736">
              <w:rPr>
                <w:sz w:val="21"/>
                <w:szCs w:val="21"/>
              </w:rPr>
              <w:fldChar w:fldCharType="separate"/>
            </w:r>
            <w:r w:rsidR="00873325" w:rsidRPr="00306736">
              <w:rPr>
                <w:color w:val="000000"/>
                <w:kern w:val="0"/>
                <w:sz w:val="21"/>
                <w:szCs w:val="21"/>
              </w:rPr>
              <w:t>姚树桥和孙学礼</w:t>
            </w:r>
            <w:r w:rsidR="00873325" w:rsidRPr="00306736">
              <w:rPr>
                <w:color w:val="000000"/>
                <w:kern w:val="0"/>
                <w:sz w:val="21"/>
                <w:szCs w:val="21"/>
              </w:rPr>
              <w:t>(2008)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NE.Ref.{C689C8F7-ACAB-4C9C-B619-8C65D0D4D22E}</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NE.Ref.{D398B6C6-7FB3-4CC0-96D9-1E1E7969B282}</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NE.Ref.{43D6DE0A-C9C3-4772-B00D-B8E05B9EE52B}</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NE.Ref.{B37065D0-F9DE-480D-B26B-8DD7890CA9E5}</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NE.Ref.{7356FDEB-263E-4A7B-95D8-322964A2E320}</w:instrText>
            </w:r>
            <w:r w:rsidRPr="00306736">
              <w:rPr>
                <w:sz w:val="21"/>
                <w:szCs w:val="21"/>
              </w:rPr>
              <w:fldChar w:fldCharType="separate"/>
            </w:r>
            <w:r w:rsidR="00873325" w:rsidRPr="00306736">
              <w:rPr>
                <w:color w:val="000000"/>
                <w:kern w:val="0"/>
                <w:sz w:val="21"/>
                <w:szCs w:val="21"/>
              </w:rPr>
              <w:t>郑世华等</w:t>
            </w:r>
            <w:r w:rsidR="00873325" w:rsidRPr="00306736">
              <w:rPr>
                <w:color w:val="000000"/>
                <w:kern w:val="0"/>
                <w:sz w:val="21"/>
                <w:szCs w:val="21"/>
              </w:rPr>
              <w:t>(2016)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NE.Ref.{E967EC53-1C91-45D4-B105-3CCD675ECDE7}</w:instrText>
            </w:r>
            <w:r w:rsidRPr="00306736">
              <w:rPr>
                <w:sz w:val="21"/>
                <w:szCs w:val="21"/>
              </w:rPr>
              <w:fldChar w:fldCharType="separate"/>
            </w:r>
            <w:r w:rsidR="00873325" w:rsidRPr="00306736">
              <w:rPr>
                <w:color w:val="000000"/>
                <w:kern w:val="0"/>
                <w:sz w:val="21"/>
                <w:szCs w:val="21"/>
              </w:rPr>
              <w:t>王征宇和迟玉芬</w:t>
            </w:r>
            <w:r w:rsidR="00873325" w:rsidRPr="00306736">
              <w:rPr>
                <w:color w:val="000000"/>
                <w:kern w:val="0"/>
                <w:sz w:val="21"/>
                <w:szCs w:val="21"/>
              </w:rPr>
              <w:t>(1984)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NE.Ref.{2C3531CD-DC27-4D44-A153-714999AC003B}</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NE.Ref.{B3DBEF04-D28C-4DBA-84C8-16E8D3E8F2F4}</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NE.Ref.{8BB3AA21-8858-4FB9-ADEE-07D4CBF83D50}</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w:t>
            </w:r>
          </w:p>
        </w:tc>
        <w:tc>
          <w:tcPr>
            <w:tcW w:w="2126" w:type="dxa"/>
            <w:tcBorders>
              <w:top w:val="single" w:sz="12" w:space="0" w:color="auto"/>
            </w:tcBorders>
            <w:vAlign w:val="center"/>
          </w:tcPr>
          <w:p w14:paraId="484665B7" w14:textId="77777777" w:rsidR="0099272D" w:rsidRPr="00306736" w:rsidRDefault="0099272D" w:rsidP="00915F6E">
            <w:pPr>
              <w:spacing w:line="312" w:lineRule="auto"/>
              <w:jc w:val="center"/>
              <w:rPr>
                <w:sz w:val="21"/>
                <w:szCs w:val="21"/>
              </w:rPr>
            </w:pPr>
            <w:r w:rsidRPr="00306736">
              <w:rPr>
                <w:sz w:val="21"/>
                <w:szCs w:val="21"/>
              </w:rPr>
              <w:t>135</w:t>
            </w:r>
          </w:p>
        </w:tc>
        <w:tc>
          <w:tcPr>
            <w:tcW w:w="3566" w:type="dxa"/>
            <w:tcBorders>
              <w:top w:val="single" w:sz="12" w:space="0" w:color="auto"/>
            </w:tcBorders>
            <w:vAlign w:val="center"/>
          </w:tcPr>
          <w:p w14:paraId="4FB90BD9" w14:textId="21CC573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NE.Ref.{D40B0FBE-084B-4958-B855-A92B10933864}</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p w14:paraId="09087307" w14:textId="77777777" w:rsidR="0099272D" w:rsidRPr="00306736" w:rsidRDefault="0099272D" w:rsidP="00915F6E">
            <w:pPr>
              <w:spacing w:line="312" w:lineRule="auto"/>
              <w:rPr>
                <w:sz w:val="21"/>
                <w:szCs w:val="21"/>
              </w:rPr>
            </w:pPr>
          </w:p>
        </w:tc>
        <w:tc>
          <w:tcPr>
            <w:tcW w:w="3522" w:type="dxa"/>
            <w:tcBorders>
              <w:top w:val="single" w:sz="12" w:space="0" w:color="auto"/>
            </w:tcBorders>
          </w:tcPr>
          <w:p w14:paraId="24319C4D" w14:textId="672B9029"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NE.Ref.{06BAF6AE-681D-4337-AD99-6F5802E5460A}</w:instrText>
            </w:r>
            <w:r w:rsidRPr="00306736">
              <w:rPr>
                <w:sz w:val="21"/>
                <w:szCs w:val="21"/>
              </w:rPr>
              <w:fldChar w:fldCharType="separate"/>
            </w:r>
            <w:r w:rsidR="00873325" w:rsidRPr="00306736">
              <w:rPr>
                <w:color w:val="000000"/>
                <w:kern w:val="0"/>
                <w:sz w:val="21"/>
                <w:szCs w:val="21"/>
              </w:rPr>
              <w:t>Jordan et al.(2000)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NE.Ref.{5317EB60-07AC-421F-AD7D-E8E9F46E5B60}</w:instrText>
            </w:r>
            <w:r w:rsidRPr="00306736">
              <w:rPr>
                <w:sz w:val="21"/>
                <w:szCs w:val="21"/>
              </w:rPr>
              <w:fldChar w:fldCharType="separate"/>
            </w:r>
            <w:r w:rsidR="00873325" w:rsidRPr="00306736">
              <w:rPr>
                <w:color w:val="000000"/>
                <w:kern w:val="0"/>
                <w:sz w:val="21"/>
                <w:szCs w:val="21"/>
              </w:rPr>
              <w:t>王汝展等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NE.Ref.{826D154B-780F-4895-B5D9-15AD40B74899}</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NE.Ref.{AAAA4AA7-79ED-4C75-98FA-7CDCABBF53B3}</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NE.Ref.{8455552C-9990-43D5-B170-17027A6938AA}</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NE.Ref.{4D03B3E6-6F2F-4552-A1A8-B6BE25209854}</w:instrText>
            </w:r>
            <w:r w:rsidRPr="00306736">
              <w:rPr>
                <w:sz w:val="21"/>
                <w:szCs w:val="21"/>
              </w:rPr>
              <w:fldChar w:fldCharType="separate"/>
            </w:r>
            <w:r w:rsidR="00873325" w:rsidRPr="00306736">
              <w:rPr>
                <w:color w:val="000000"/>
                <w:kern w:val="0"/>
                <w:sz w:val="21"/>
                <w:szCs w:val="21"/>
              </w:rPr>
              <w:t>郑世华等</w:t>
            </w:r>
            <w:r w:rsidR="00873325" w:rsidRPr="00306736">
              <w:rPr>
                <w:color w:val="000000"/>
                <w:kern w:val="0"/>
                <w:sz w:val="21"/>
                <w:szCs w:val="21"/>
              </w:rPr>
              <w:t>(2016)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NE.Ref.{1062D9C6-2820-4193-B1D7-28831B8F031C}</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000D3B25" w:rsidRPr="00306736">
              <w:rPr>
                <w:rFonts w:hint="eastAsia"/>
                <w:sz w:val="21"/>
                <w:szCs w:val="21"/>
              </w:rPr>
              <w:t>未</w:t>
            </w:r>
            <w:r w:rsidRPr="00306736">
              <w:rPr>
                <w:sz w:val="21"/>
                <w:szCs w:val="21"/>
              </w:rPr>
              <w:t>提供题目。</w:t>
            </w:r>
          </w:p>
          <w:p w14:paraId="1E45F7C3" w14:textId="436378A6" w:rsidR="0099272D" w:rsidRPr="00306736" w:rsidRDefault="0099272D" w:rsidP="00915F6E">
            <w:pPr>
              <w:spacing w:after="240"/>
              <w:rPr>
                <w:sz w:val="21"/>
                <w:szCs w:val="21"/>
              </w:rPr>
            </w:pPr>
            <w:r w:rsidRPr="00306736">
              <w:rPr>
                <w:color w:val="080000"/>
                <w:sz w:val="21"/>
                <w:szCs w:val="21"/>
              </w:rPr>
              <w:t>陈姜等</w:t>
            </w:r>
            <w:r w:rsidRPr="00306736">
              <w:rPr>
                <w:color w:val="080000"/>
                <w:sz w:val="21"/>
                <w:szCs w:val="21"/>
              </w:rPr>
              <w:t>(2000</w:t>
            </w:r>
            <w:r w:rsidRPr="00306736">
              <w:rPr>
                <w:color w:val="080000"/>
                <w:sz w:val="21"/>
                <w:szCs w:val="21"/>
              </w:rPr>
              <w:t>、</w:t>
            </w:r>
            <w:r w:rsidRPr="00306736">
              <w:rPr>
                <w:sz w:val="21"/>
                <w:szCs w:val="21"/>
              </w:rPr>
              <w:fldChar w:fldCharType="begin"/>
            </w:r>
            <w:r w:rsidR="00873325" w:rsidRPr="00306736">
              <w:rPr>
                <w:sz w:val="21"/>
                <w:szCs w:val="21"/>
              </w:rPr>
              <w:instrText xml:space="preserve"> ADDIN NE.Ref.{BEE888F2-0F21-46D4-82A9-C5DA4E1D6F2F}</w:instrText>
            </w:r>
            <w:r w:rsidRPr="00306736">
              <w:rPr>
                <w:sz w:val="21"/>
                <w:szCs w:val="21"/>
              </w:rPr>
              <w:fldChar w:fldCharType="separate"/>
            </w:r>
            <w:r w:rsidR="00873325" w:rsidRPr="00306736">
              <w:rPr>
                <w:color w:val="000000"/>
                <w:kern w:val="0"/>
                <w:sz w:val="21"/>
                <w:szCs w:val="21"/>
              </w:rPr>
              <w:t>任艳峰等</w:t>
            </w:r>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NE.Ref.{1EAD0542-5B03-4C3C-A707-B27E1112FD25}</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000D3B25" w:rsidRPr="00306736">
              <w:rPr>
                <w:rFonts w:hint="eastAsia"/>
                <w:sz w:val="21"/>
                <w:szCs w:val="21"/>
              </w:rPr>
              <w:t>的</w:t>
            </w:r>
            <w:r w:rsidRPr="00306736">
              <w:rPr>
                <w:sz w:val="21"/>
                <w:szCs w:val="21"/>
              </w:rPr>
              <w:t>与本量表无关。</w:t>
            </w:r>
          </w:p>
          <w:p w14:paraId="7D3EB9BF" w14:textId="738A7A31" w:rsidR="0099272D" w:rsidRPr="00306736" w:rsidRDefault="0099272D" w:rsidP="00915F6E">
            <w:pPr>
              <w:spacing w:after="240"/>
              <w:rPr>
                <w:sz w:val="21"/>
                <w:szCs w:val="21"/>
              </w:rPr>
            </w:pPr>
            <w:r w:rsidRPr="00306736">
              <w:rPr>
                <w:sz w:val="21"/>
                <w:szCs w:val="21"/>
              </w:rPr>
              <w:t>相对</w:t>
            </w:r>
            <w:r w:rsidRPr="00306736">
              <w:rPr>
                <w:sz w:val="21"/>
                <w:szCs w:val="21"/>
              </w:rPr>
              <w:fldChar w:fldCharType="begin"/>
            </w:r>
            <w:r w:rsidR="00873325" w:rsidRPr="00306736">
              <w:rPr>
                <w:sz w:val="21"/>
                <w:szCs w:val="21"/>
              </w:rPr>
              <w:instrText xml:space="preserve"> ADDIN NE.Ref.{10F75F7F-222B-4461-9CCE-35793138F7A9}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NE.Ref.{6CE2C3D4-DB38-4257-AF63-65630AF529B3}</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在提供</w:t>
            </w:r>
            <w:r w:rsidR="000D3B25" w:rsidRPr="00306736">
              <w:rPr>
                <w:rFonts w:hint="eastAsia"/>
                <w:sz w:val="21"/>
                <w:szCs w:val="21"/>
              </w:rPr>
              <w:t>条目</w:t>
            </w:r>
            <w:r w:rsidRPr="00306736">
              <w:rPr>
                <w:sz w:val="21"/>
                <w:szCs w:val="21"/>
              </w:rPr>
              <w:t>的同时</w:t>
            </w:r>
            <w:r w:rsidR="000D3B25" w:rsidRPr="00306736">
              <w:rPr>
                <w:rFonts w:hint="eastAsia"/>
                <w:sz w:val="21"/>
                <w:szCs w:val="21"/>
              </w:rPr>
              <w:t>也</w:t>
            </w:r>
            <w:r w:rsidRPr="00306736">
              <w:rPr>
                <w:sz w:val="21"/>
                <w:szCs w:val="21"/>
              </w:rPr>
              <w:t>直接提供症状，更方便内容分析。</w:t>
            </w:r>
          </w:p>
          <w:p w14:paraId="6A68C048" w14:textId="55263D65"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NE.Ref.{05DCEC0E-CEA8-4E1F-91CE-525A7CE45A64}</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无法获取。</w:t>
            </w:r>
          </w:p>
          <w:p w14:paraId="4FA57993" w14:textId="77777777" w:rsidR="0099272D" w:rsidRPr="00306736" w:rsidRDefault="0099272D" w:rsidP="00915F6E">
            <w:pPr>
              <w:spacing w:line="312" w:lineRule="auto"/>
              <w:rPr>
                <w:sz w:val="21"/>
                <w:szCs w:val="21"/>
              </w:rPr>
            </w:pPr>
          </w:p>
        </w:tc>
      </w:tr>
      <w:tr w:rsidR="0099272D" w:rsidRPr="00306736" w14:paraId="1E975593" w14:textId="77777777" w:rsidTr="004F69A5">
        <w:trPr>
          <w:jc w:val="center"/>
        </w:trPr>
        <w:tc>
          <w:tcPr>
            <w:tcW w:w="4253" w:type="dxa"/>
            <w:vAlign w:val="center"/>
          </w:tcPr>
          <w:p w14:paraId="1EFB739A" w14:textId="59799952" w:rsidR="0099272D" w:rsidRPr="00306736" w:rsidRDefault="00C072D4" w:rsidP="00915F6E">
            <w:pPr>
              <w:spacing w:line="312" w:lineRule="auto"/>
              <w:rPr>
                <w:color w:val="0D0D0D" w:themeColor="text1" w:themeTint="F2"/>
                <w:sz w:val="21"/>
                <w:szCs w:val="21"/>
              </w:rPr>
            </w:pPr>
            <w:r w:rsidRPr="00306736">
              <w:rPr>
                <w:rFonts w:hint="eastAsia"/>
                <w:sz w:val="21"/>
                <w:szCs w:val="21"/>
              </w:rPr>
              <w:t>S</w:t>
            </w:r>
            <w:r w:rsidRPr="00306736">
              <w:rPr>
                <w:sz w:val="21"/>
                <w:szCs w:val="21"/>
              </w:rPr>
              <w:t>ymptom Checklist 90</w:t>
            </w:r>
            <w:r w:rsidR="0099272D" w:rsidRPr="00306736">
              <w:rPr>
                <w:sz w:val="21"/>
                <w:szCs w:val="21"/>
              </w:rPr>
              <w:t>（</w:t>
            </w:r>
            <w:r w:rsidR="0099272D" w:rsidRPr="00306736">
              <w:rPr>
                <w:sz w:val="21"/>
                <w:szCs w:val="21"/>
              </w:rPr>
              <w:t>SCL-90</w:t>
            </w:r>
            <w:r w:rsidR="0099272D" w:rsidRPr="00306736">
              <w:rPr>
                <w:sz w:val="21"/>
                <w:szCs w:val="21"/>
              </w:rPr>
              <w:t>）</w:t>
            </w:r>
          </w:p>
        </w:tc>
        <w:tc>
          <w:tcPr>
            <w:tcW w:w="2694" w:type="dxa"/>
            <w:vAlign w:val="center"/>
          </w:tcPr>
          <w:p w14:paraId="2F8EA1FB" w14:textId="52377B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NE.Ref.{D6069477-A97F-4D79-9EDC-53C5AEF5AF22}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NE.Ref.{199100DB-298A-4E67-B5BC-B04234068AF7}</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00873325" w:rsidRPr="00306736">
              <w:rPr>
                <w:color w:val="000000"/>
                <w:kern w:val="0"/>
                <w:sz w:val="21"/>
                <w:szCs w:val="21"/>
              </w:rPr>
              <w:t>戴海崎等</w:t>
            </w:r>
            <w:r w:rsidR="00873325" w:rsidRPr="00306736">
              <w:rPr>
                <w:color w:val="000000"/>
                <w:kern w:val="0"/>
                <w:sz w:val="21"/>
                <w:szCs w:val="21"/>
              </w:rPr>
              <w:t>(2007),</w:t>
            </w:r>
            <w:r w:rsidR="00873325" w:rsidRPr="00306736">
              <w:rPr>
                <w:color w:val="000000"/>
                <w:kern w:val="0"/>
                <w:sz w:val="21"/>
                <w:szCs w:val="21"/>
              </w:rPr>
              <w:t>仲稳山</w:t>
            </w:r>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NE.Ref.{3C8DDE06-9B23-4A7F-ADDB-579D68992F31}</w:instrText>
            </w:r>
            <w:r w:rsidRPr="00306736">
              <w:rPr>
                <w:sz w:val="21"/>
                <w:szCs w:val="21"/>
              </w:rPr>
              <w:fldChar w:fldCharType="separate"/>
            </w:r>
            <w:r w:rsidR="00873325" w:rsidRPr="00306736">
              <w:rPr>
                <w:color w:val="000000"/>
                <w:kern w:val="0"/>
                <w:sz w:val="21"/>
                <w:szCs w:val="21"/>
              </w:rPr>
              <w:t>王征宇</w:t>
            </w:r>
            <w:r w:rsidR="00873325" w:rsidRPr="00306736">
              <w:rPr>
                <w:color w:val="000000"/>
                <w:kern w:val="0"/>
                <w:sz w:val="21"/>
                <w:szCs w:val="21"/>
              </w:rPr>
              <w:lastRenderedPageBreak/>
              <w:t>(1984),</w:t>
            </w:r>
            <w:r w:rsidR="00873325" w:rsidRPr="00306736">
              <w:rPr>
                <w:color w:val="000000"/>
                <w:kern w:val="0"/>
                <w:sz w:val="21"/>
                <w:szCs w:val="21"/>
              </w:rPr>
              <w:t>高成阁等</w:t>
            </w:r>
            <w:r w:rsidR="00873325" w:rsidRPr="00306736">
              <w:rPr>
                <w:color w:val="000000"/>
                <w:kern w:val="0"/>
                <w:sz w:val="21"/>
                <w:szCs w:val="21"/>
              </w:rPr>
              <w:t>(1997)</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NE.Ref.{122C9151-F92B-4DD6-9847-F31F254D0B8D}</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NE.Ref.{888EC89A-C748-4A26-A0CA-8654CC638232}</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NE.Ref.{94863D8F-5E9C-4A97-83DD-4F76E0075B80}</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NE.Ref.{AA0F8BC2-2D8D-469D-A212-879BE3097413}</w:instrText>
            </w:r>
            <w:r w:rsidRPr="00306736">
              <w:rPr>
                <w:sz w:val="21"/>
                <w:szCs w:val="21"/>
              </w:rPr>
              <w:fldChar w:fldCharType="separate"/>
            </w:r>
            <w:r w:rsidR="00873325" w:rsidRPr="00306736">
              <w:rPr>
                <w:color w:val="000000"/>
                <w:kern w:val="0"/>
                <w:sz w:val="21"/>
                <w:szCs w:val="21"/>
              </w:rPr>
              <w:t>黄赐英和裴利华</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NE.Ref.{E8288711-3E49-432A-86E7-F9B7BAF06054}</w:instrText>
            </w:r>
            <w:r w:rsidRPr="00306736">
              <w:rPr>
                <w:sz w:val="21"/>
                <w:szCs w:val="21"/>
              </w:rPr>
              <w:fldChar w:fldCharType="separate"/>
            </w:r>
            <w:r w:rsidR="00873325" w:rsidRPr="00306736">
              <w:rPr>
                <w:color w:val="000000"/>
                <w:kern w:val="0"/>
                <w:sz w:val="21"/>
                <w:szCs w:val="21"/>
              </w:rPr>
              <w:t>陈国鹏</w:t>
            </w:r>
            <w:r w:rsidR="00873325" w:rsidRPr="00306736">
              <w:rPr>
                <w:color w:val="000000"/>
                <w:kern w:val="0"/>
                <w:sz w:val="21"/>
                <w:szCs w:val="21"/>
              </w:rPr>
              <w:t>(2005)</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NE.Ref.{FB01084C-58CA-4C26-A11E-B2C633AA7FF3}</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NE.Ref.{3BFDA054-E516-40C4-B15A-F6F3E4A39829}</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NE.Ref.{3F0B93E0-3D34-400C-B031-544788A18218}</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NE.Ref.{3EFEDB10-13FB-4047-A9D5-548FE940A15E}</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NE.Ref.{5CD411C2-1A4A-4F38-A896-598A3BFF4F17}</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NE.Ref.{8EB48EE6-F8E9-469F-8671-611C655152E1}</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DE8D528" w14:textId="77777777" w:rsidR="0099272D" w:rsidRPr="00306736" w:rsidRDefault="0099272D" w:rsidP="00915F6E">
            <w:pPr>
              <w:spacing w:line="312" w:lineRule="auto"/>
              <w:jc w:val="center"/>
              <w:rPr>
                <w:sz w:val="21"/>
                <w:szCs w:val="21"/>
              </w:rPr>
            </w:pPr>
            <w:r w:rsidRPr="00306736">
              <w:rPr>
                <w:sz w:val="21"/>
                <w:szCs w:val="21"/>
              </w:rPr>
              <w:lastRenderedPageBreak/>
              <w:t>114</w:t>
            </w:r>
          </w:p>
        </w:tc>
        <w:tc>
          <w:tcPr>
            <w:tcW w:w="3566" w:type="dxa"/>
            <w:vAlign w:val="center"/>
          </w:tcPr>
          <w:p w14:paraId="38461122" w14:textId="41519E28"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NE.Ref.{1E1FB178-1A6E-44D0-BA50-B53B25EE602E}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30C28A1" w14:textId="65FCF04C" w:rsidR="0099272D" w:rsidRPr="00306736" w:rsidRDefault="0099272D" w:rsidP="00915F6E">
            <w:pPr>
              <w:spacing w:line="312" w:lineRule="auto"/>
              <w:rPr>
                <w:color w:val="000000"/>
                <w:sz w:val="21"/>
                <w:szCs w:val="21"/>
              </w:rPr>
            </w:pPr>
            <w:r w:rsidRPr="00306736">
              <w:rPr>
                <w:color w:val="000000"/>
                <w:sz w:val="21"/>
                <w:szCs w:val="21"/>
              </w:rPr>
              <w:t>戴海崎等</w:t>
            </w:r>
            <w:r w:rsidRPr="00306736">
              <w:rPr>
                <w:color w:val="000000"/>
                <w:sz w:val="21"/>
                <w:szCs w:val="21"/>
              </w:rPr>
              <w:t>(2007)</w:t>
            </w:r>
            <w:r w:rsidRPr="00306736">
              <w:rPr>
                <w:color w:val="000000"/>
                <w:sz w:val="21"/>
                <w:szCs w:val="21"/>
              </w:rPr>
              <w:t>、高成阁等</w:t>
            </w:r>
            <w:r w:rsidRPr="00306736">
              <w:rPr>
                <w:color w:val="000000"/>
                <w:sz w:val="21"/>
                <w:szCs w:val="21"/>
              </w:rPr>
              <w:t>(1997)</w:t>
            </w:r>
            <w:r w:rsidRPr="00306736">
              <w:rPr>
                <w:color w:val="000000"/>
                <w:sz w:val="21"/>
                <w:szCs w:val="21"/>
              </w:rPr>
              <w:t>、王征宇</w:t>
            </w:r>
            <w:r w:rsidRPr="00306736">
              <w:rPr>
                <w:color w:val="000000"/>
                <w:sz w:val="21"/>
                <w:szCs w:val="21"/>
              </w:rPr>
              <w:t>(1984)</w:t>
            </w:r>
            <w:r w:rsidRPr="00306736">
              <w:rPr>
                <w:color w:val="000000"/>
                <w:sz w:val="21"/>
                <w:szCs w:val="21"/>
              </w:rPr>
              <w:t>、</w:t>
            </w:r>
            <w:r w:rsidRPr="00306736">
              <w:rPr>
                <w:sz w:val="21"/>
                <w:szCs w:val="21"/>
              </w:rPr>
              <w:fldChar w:fldCharType="begin"/>
            </w:r>
            <w:r w:rsidR="00873325" w:rsidRPr="00306736">
              <w:rPr>
                <w:sz w:val="21"/>
                <w:szCs w:val="21"/>
              </w:rPr>
              <w:instrText xml:space="preserve"> ADDIN NE.Ref.{1A4E8FC8-177F-4B4D-BD21-E2A7A6DED2A0}</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NE.Ref.{03ACBDD3-D182-4E4D-9517-9D2F1B224C2D}</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NE.Ref.{75B9A92E-128D-4B61-B136-3B430DB033B8}</w:instrText>
            </w:r>
            <w:r w:rsidRPr="00306736">
              <w:rPr>
                <w:sz w:val="21"/>
                <w:szCs w:val="21"/>
              </w:rPr>
              <w:fldChar w:fldCharType="separate"/>
            </w:r>
            <w:r w:rsidR="00873325" w:rsidRPr="00306736">
              <w:rPr>
                <w:color w:val="000000"/>
                <w:kern w:val="0"/>
                <w:sz w:val="21"/>
                <w:szCs w:val="21"/>
              </w:rPr>
              <w:t>黄赐英和裴利</w:t>
            </w:r>
            <w:r w:rsidR="00873325" w:rsidRPr="00306736">
              <w:rPr>
                <w:color w:val="000000"/>
                <w:kern w:val="0"/>
                <w:sz w:val="21"/>
                <w:szCs w:val="21"/>
              </w:rPr>
              <w:lastRenderedPageBreak/>
              <w:t>华</w:t>
            </w:r>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NE.Ref.{13F51F4F-45D4-4FE3-9292-1CED06F77201}</w:instrText>
            </w:r>
            <w:r w:rsidRPr="00306736">
              <w:rPr>
                <w:sz w:val="21"/>
                <w:szCs w:val="21"/>
              </w:rPr>
              <w:fldChar w:fldCharType="separate"/>
            </w:r>
            <w:r w:rsidR="00873325" w:rsidRPr="00306736">
              <w:rPr>
                <w:color w:val="000000"/>
                <w:kern w:val="0"/>
                <w:sz w:val="21"/>
                <w:szCs w:val="21"/>
              </w:rPr>
              <w:t>陈国鹏</w:t>
            </w:r>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NE.Ref.{713DE2CE-5066-4AAA-A2F4-2FC8F4D6E6BF}</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NE.Ref.{53BE2FD4-BD1C-42E3-B954-D5D3464E23E3}</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NE.Ref.{1ED6C4E0-F522-4AC8-B168-48AE9AA588D8}</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00783B7F" w:rsidRPr="00306736">
              <w:rPr>
                <w:rFonts w:hint="eastAsia"/>
                <w:color w:val="000000"/>
                <w:sz w:val="21"/>
                <w:szCs w:val="21"/>
              </w:rPr>
              <w:t>未</w:t>
            </w:r>
            <w:r w:rsidRPr="00306736">
              <w:rPr>
                <w:color w:val="000000"/>
                <w:sz w:val="21"/>
                <w:szCs w:val="21"/>
              </w:rPr>
              <w:t>提供题目。</w:t>
            </w:r>
          </w:p>
          <w:p w14:paraId="347F9C2E" w14:textId="3CE66EE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NE.Ref.{B314AE68-629E-424B-B189-4AC2326FF857}</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NE.Ref.{ABCFEB51-CC99-4967-8B88-DBAE8B8450FD}</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w:t>
            </w:r>
            <w:r w:rsidRPr="00306736">
              <w:rPr>
                <w:color w:val="000000"/>
                <w:sz w:val="21"/>
                <w:szCs w:val="21"/>
              </w:rPr>
              <w:t>仲稳山</w:t>
            </w:r>
            <w:r w:rsidRPr="00306736">
              <w:rPr>
                <w:color w:val="000000"/>
                <w:sz w:val="21"/>
                <w:szCs w:val="21"/>
              </w:rPr>
              <w:t>(2009)</w:t>
            </w:r>
            <w:r w:rsidRPr="00306736">
              <w:rPr>
                <w:color w:val="000000"/>
                <w:sz w:val="21"/>
                <w:szCs w:val="21"/>
              </w:rPr>
              <w:t>未获得。</w:t>
            </w:r>
          </w:p>
        </w:tc>
      </w:tr>
      <w:tr w:rsidR="0099272D" w:rsidRPr="00306736" w14:paraId="1DFED84D" w14:textId="77777777" w:rsidTr="004F69A5">
        <w:trPr>
          <w:jc w:val="center"/>
        </w:trPr>
        <w:tc>
          <w:tcPr>
            <w:tcW w:w="4253" w:type="dxa"/>
            <w:vAlign w:val="center"/>
          </w:tcPr>
          <w:p w14:paraId="2EBA991B" w14:textId="76E54420"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lastRenderedPageBreak/>
              <w:t xml:space="preserve">The Center for Epidemiological Studies Depression Scale </w:t>
            </w:r>
            <w:r w:rsidR="0099272D" w:rsidRPr="00306736">
              <w:rPr>
                <w:color w:val="0D0D0D" w:themeColor="text1" w:themeTint="F2"/>
                <w:sz w:val="21"/>
                <w:szCs w:val="21"/>
              </w:rPr>
              <w:t>(CES-D)</w:t>
            </w:r>
          </w:p>
        </w:tc>
        <w:tc>
          <w:tcPr>
            <w:tcW w:w="2694" w:type="dxa"/>
            <w:vAlign w:val="center"/>
          </w:tcPr>
          <w:p w14:paraId="47907D32" w14:textId="77E6FCE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NE.Ref.{90248059-AE5A-4AFB-8357-65AC66F4D0AE}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NE.Ref.{68B675BA-423D-4683-9367-383FE7AF18E0}</w:instrText>
            </w:r>
            <w:r w:rsidRPr="00306736">
              <w:rPr>
                <w:sz w:val="21"/>
                <w:szCs w:val="21"/>
              </w:rPr>
              <w:fldChar w:fldCharType="separate"/>
            </w:r>
            <w:r w:rsidR="00873325" w:rsidRPr="00306736">
              <w:rPr>
                <w:color w:val="000000"/>
                <w:kern w:val="0"/>
                <w:sz w:val="21"/>
                <w:szCs w:val="21"/>
              </w:rPr>
              <w:t>史从戎等</w:t>
            </w:r>
            <w:r w:rsidR="00873325" w:rsidRPr="00306736">
              <w:rPr>
                <w:color w:val="000000"/>
                <w:kern w:val="0"/>
                <w:sz w:val="21"/>
                <w:szCs w:val="21"/>
              </w:rPr>
              <w:t>(2011)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NE.Ref.{414C2AAB-5EA4-4EFA-9F5C-5699F7ECBA2B}</w:instrText>
            </w:r>
            <w:r w:rsidRPr="00306736">
              <w:rPr>
                <w:sz w:val="21"/>
                <w:szCs w:val="21"/>
              </w:rPr>
              <w:fldChar w:fldCharType="separate"/>
            </w:r>
            <w:r w:rsidR="00873325" w:rsidRPr="00306736">
              <w:rPr>
                <w:color w:val="000000"/>
                <w:kern w:val="0"/>
                <w:sz w:val="21"/>
                <w:szCs w:val="21"/>
              </w:rPr>
              <w:t>Radloff(1991)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NE.Ref.{B235AE31-1513-4BE8-AF59-2B03903FABA0}</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NE.Ref.{DD489A3A-7E31-4173-BABE-397EE3DDB21F}</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NE.Ref.{41CFBADF-3106-4428-BE29-49AA85CDE24C}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5</w:t>
            </w:r>
            <w:r w:rsidRPr="00306736">
              <w:rPr>
                <w:sz w:val="21"/>
                <w:szCs w:val="21"/>
              </w:rPr>
              <w:t>篇</w:t>
            </w:r>
          </w:p>
          <w:p w14:paraId="0D1FBF95" w14:textId="7B3CD3B7"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NE.Ref.{758BCFF1-A07A-474B-9491-EBCE0D5A2B1C}</w:instrText>
            </w:r>
            <w:r w:rsidRPr="00306736">
              <w:rPr>
                <w:sz w:val="21"/>
                <w:szCs w:val="21"/>
              </w:rPr>
              <w:fldChar w:fldCharType="separate"/>
            </w:r>
            <w:r w:rsidR="00873325" w:rsidRPr="00306736">
              <w:rPr>
                <w:color w:val="000000"/>
                <w:kern w:val="0"/>
                <w:sz w:val="21"/>
                <w:szCs w:val="21"/>
              </w:rPr>
              <w:t>Cheng et al.(2012)</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NE.Ref.{D2D6BABB-5B93-4AD4-BF91-72E4E8C28D93}</w:instrText>
            </w:r>
            <w:r w:rsidRPr="00306736">
              <w:rPr>
                <w:sz w:val="21"/>
                <w:szCs w:val="21"/>
              </w:rPr>
              <w:fldChar w:fldCharType="separate"/>
            </w:r>
            <w:r w:rsidR="00873325" w:rsidRPr="00306736">
              <w:rPr>
                <w:color w:val="000000"/>
                <w:kern w:val="0"/>
                <w:sz w:val="21"/>
                <w:szCs w:val="21"/>
              </w:rPr>
              <w:t>Lee et al.(2008)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NE.Ref.{6B199E79-B5D2-4B3E-938B-ACEEA4A81450}</w:instrText>
            </w:r>
            <w:r w:rsidRPr="00306736">
              <w:rPr>
                <w:sz w:val="21"/>
                <w:szCs w:val="21"/>
              </w:rPr>
              <w:fldChar w:fldCharType="separate"/>
            </w:r>
            <w:r w:rsidR="00873325" w:rsidRPr="00306736">
              <w:rPr>
                <w:color w:val="000000"/>
                <w:kern w:val="0"/>
                <w:sz w:val="21"/>
                <w:szCs w:val="21"/>
              </w:rPr>
              <w:t>Cheung &amp; Bagley(1998)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NE.Ref.{0A0AB3F8-737E-455A-B969-30D4DD0C4670}</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NE.Ref.{436E3F10-5F36-4CF9-A4DA-C45ADFCEA138}</w:instrText>
            </w:r>
            <w:r w:rsidRPr="00306736">
              <w:rPr>
                <w:sz w:val="21"/>
                <w:szCs w:val="21"/>
              </w:rPr>
              <w:fldChar w:fldCharType="separate"/>
            </w:r>
            <w:r w:rsidR="00873325" w:rsidRPr="00306736">
              <w:rPr>
                <w:color w:val="000000"/>
                <w:kern w:val="0"/>
                <w:sz w:val="21"/>
                <w:szCs w:val="21"/>
              </w:rPr>
              <w:t xml:space="preserve">Wang et </w:t>
            </w:r>
            <w:r w:rsidR="00873325" w:rsidRPr="00306736">
              <w:rPr>
                <w:color w:val="000000"/>
                <w:kern w:val="0"/>
                <w:sz w:val="21"/>
                <w:szCs w:val="21"/>
              </w:rPr>
              <w:lastRenderedPageBreak/>
              <w:t>al.(2013)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NE.Ref.{1FD3CD26-A681-44E5-8C2D-6950B9A0A22E}</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NE.Ref.{8146636F-850C-45A5-AA28-D443033BC8F3}</w:instrText>
            </w:r>
            <w:r w:rsidRPr="00306736">
              <w:rPr>
                <w:sz w:val="21"/>
                <w:szCs w:val="21"/>
              </w:rPr>
              <w:fldChar w:fldCharType="separate"/>
            </w:r>
            <w:r w:rsidR="00873325" w:rsidRPr="00306736">
              <w:rPr>
                <w:color w:val="000000"/>
                <w:kern w:val="0"/>
                <w:sz w:val="21"/>
                <w:szCs w:val="21"/>
              </w:rPr>
              <w:t>Radloff(1977)</w:t>
            </w:r>
            <w:r w:rsidRPr="00306736">
              <w:rPr>
                <w:sz w:val="21"/>
                <w:szCs w:val="21"/>
              </w:rPr>
              <w:fldChar w:fldCharType="end"/>
            </w:r>
            <w:r w:rsidRPr="00306736">
              <w:rPr>
                <w:sz w:val="21"/>
                <w:szCs w:val="21"/>
              </w:rPr>
              <w:t>10</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NE.Ref.{CAA042D2-F7B8-4248-AABF-70C7C8E60D76}</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1</w:t>
            </w:r>
            <w:r w:rsidRPr="00306736">
              <w:rPr>
                <w:sz w:val="21"/>
                <w:szCs w:val="21"/>
              </w:rPr>
              <w:t>篇</w:t>
            </w:r>
            <w:r w:rsidRPr="00306736">
              <w:rPr>
                <w:sz w:val="21"/>
                <w:szCs w:val="21"/>
              </w:rPr>
              <w:t>, 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NE.Ref.{C8E98550-DC8E-4B99-8865-C14885ED31B1}</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NE.Ref.{825E807E-61CD-4A86-8271-E4BE71EAC234}</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p w14:paraId="1605777F" w14:textId="77777777" w:rsidR="0099272D" w:rsidRPr="00306736" w:rsidRDefault="0099272D" w:rsidP="00915F6E">
            <w:pPr>
              <w:spacing w:line="312" w:lineRule="auto"/>
              <w:jc w:val="center"/>
              <w:rPr>
                <w:sz w:val="21"/>
                <w:szCs w:val="21"/>
              </w:rPr>
            </w:pPr>
          </w:p>
        </w:tc>
        <w:tc>
          <w:tcPr>
            <w:tcW w:w="2126" w:type="dxa"/>
            <w:vAlign w:val="center"/>
          </w:tcPr>
          <w:p w14:paraId="6AC5F7BC" w14:textId="77777777" w:rsidR="0099272D" w:rsidRPr="00306736" w:rsidRDefault="0099272D" w:rsidP="00915F6E">
            <w:pPr>
              <w:spacing w:line="312" w:lineRule="auto"/>
              <w:jc w:val="center"/>
              <w:rPr>
                <w:sz w:val="21"/>
                <w:szCs w:val="21"/>
              </w:rPr>
            </w:pPr>
            <w:r w:rsidRPr="00306736">
              <w:rPr>
                <w:sz w:val="21"/>
                <w:szCs w:val="21"/>
              </w:rPr>
              <w:lastRenderedPageBreak/>
              <w:t>68</w:t>
            </w:r>
          </w:p>
        </w:tc>
        <w:tc>
          <w:tcPr>
            <w:tcW w:w="3566" w:type="dxa"/>
            <w:vAlign w:val="center"/>
          </w:tcPr>
          <w:p w14:paraId="47BDD4C4" w14:textId="7F674528"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NE.Ref.{1555CCAB-66B9-4FA3-BC12-267B097EC6CC}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 xml:space="preserve"> 20</w:t>
            </w:r>
            <w:r w:rsidRPr="00306736">
              <w:rPr>
                <w:rFonts w:hint="eastAsia"/>
                <w:sz w:val="21"/>
                <w:szCs w:val="21"/>
              </w:rPr>
              <w:t>题</w:t>
            </w:r>
          </w:p>
        </w:tc>
        <w:tc>
          <w:tcPr>
            <w:tcW w:w="3522" w:type="dxa"/>
          </w:tcPr>
          <w:p w14:paraId="58984B94" w14:textId="7D4A79B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NE.Ref.{1EE53D72-84C7-4148-B167-B2E1B8631D12}</w:instrText>
            </w:r>
            <w:r w:rsidRPr="00306736">
              <w:rPr>
                <w:sz w:val="21"/>
                <w:szCs w:val="21"/>
              </w:rPr>
              <w:fldChar w:fldCharType="separate"/>
            </w:r>
            <w:r w:rsidR="00873325" w:rsidRPr="00306736">
              <w:rPr>
                <w:color w:val="000000"/>
                <w:kern w:val="0"/>
                <w:sz w:val="21"/>
                <w:szCs w:val="21"/>
              </w:rPr>
              <w:t>史从戎等</w:t>
            </w:r>
            <w:r w:rsidR="00873325" w:rsidRPr="00306736">
              <w:rPr>
                <w:color w:val="000000"/>
                <w:kern w:val="0"/>
                <w:sz w:val="21"/>
                <w:szCs w:val="21"/>
              </w:rPr>
              <w:t>(2011)</w:t>
            </w:r>
            <w:r w:rsidRPr="00306736">
              <w:rPr>
                <w:sz w:val="21"/>
                <w:szCs w:val="21"/>
              </w:rPr>
              <w:fldChar w:fldCharType="end"/>
            </w:r>
            <w:r w:rsidRPr="00306736">
              <w:rPr>
                <w:sz w:val="21"/>
                <w:szCs w:val="21"/>
              </w:rPr>
              <w:t>、</w:t>
            </w:r>
            <w:r w:rsidRPr="00306736">
              <w:rPr>
                <w:sz w:val="21"/>
                <w:szCs w:val="21"/>
              </w:rPr>
              <w:t>Cheng et al.(2012)</w:t>
            </w:r>
            <w:r w:rsidRPr="00306736">
              <w:rPr>
                <w:sz w:val="21"/>
                <w:szCs w:val="21"/>
              </w:rPr>
              <w:t>、</w:t>
            </w:r>
            <w:r w:rsidRPr="00306736">
              <w:rPr>
                <w:sz w:val="21"/>
                <w:szCs w:val="21"/>
              </w:rPr>
              <w:fldChar w:fldCharType="begin"/>
            </w:r>
            <w:r w:rsidR="00873325" w:rsidRPr="00306736">
              <w:rPr>
                <w:sz w:val="21"/>
                <w:szCs w:val="21"/>
              </w:rPr>
              <w:instrText xml:space="preserve"> ADDIN NE.Ref.{D2B83A23-9A90-4A82-A152-0FD2E880781C}</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NE.Ref.{FF74A950-C491-4CAC-AA16-0B5A9999B5D6}</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NE.Ref.{859BF3E0-CF68-4915-A35C-AF9D0C319331}</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NE.Ref.{4BAF9509-0138-46E5-A494-31998DBDE2BA}</w:instrText>
            </w:r>
            <w:r w:rsidRPr="00306736">
              <w:rPr>
                <w:sz w:val="21"/>
                <w:szCs w:val="21"/>
              </w:rPr>
              <w:fldChar w:fldCharType="separate"/>
            </w:r>
            <w:r w:rsidR="00873325" w:rsidRPr="00306736">
              <w:rPr>
                <w:color w:val="000000"/>
                <w:kern w:val="0"/>
                <w:sz w:val="21"/>
                <w:szCs w:val="21"/>
              </w:rPr>
              <w:t>刘琰等</w:t>
            </w:r>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NE.Ref.{0E71DA6E-88D5-46D6-BA99-011DA6D4B500}</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00783B7F" w:rsidRPr="00306736">
              <w:rPr>
                <w:rFonts w:hint="eastAsia"/>
                <w:sz w:val="21"/>
                <w:szCs w:val="21"/>
              </w:rPr>
              <w:t>未</w:t>
            </w:r>
            <w:r w:rsidRPr="00306736">
              <w:rPr>
                <w:sz w:val="21"/>
                <w:szCs w:val="21"/>
              </w:rPr>
              <w:t>提供题目，</w:t>
            </w:r>
            <w:r w:rsidRPr="00306736">
              <w:rPr>
                <w:sz w:val="21"/>
                <w:szCs w:val="21"/>
              </w:rPr>
              <w:fldChar w:fldCharType="begin"/>
            </w:r>
            <w:r w:rsidR="00873325" w:rsidRPr="00306736">
              <w:rPr>
                <w:sz w:val="21"/>
                <w:szCs w:val="21"/>
              </w:rPr>
              <w:instrText xml:space="preserve"> ADDIN NE.Ref.{97ED2FD2-0771-43F9-9A10-F903F6AE3035}</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00BC6158" w:rsidRPr="00306736">
              <w:rPr>
                <w:rFonts w:hint="eastAsia"/>
                <w:sz w:val="21"/>
                <w:szCs w:val="21"/>
              </w:rPr>
              <w:t>未能获得全文</w:t>
            </w:r>
            <w:r w:rsidRPr="00306736">
              <w:rPr>
                <w:sz w:val="21"/>
                <w:szCs w:val="21"/>
              </w:rPr>
              <w:t>。</w:t>
            </w:r>
          </w:p>
          <w:p w14:paraId="65984794" w14:textId="77777777" w:rsidR="0099272D" w:rsidRPr="00306736" w:rsidRDefault="0099272D" w:rsidP="00915F6E">
            <w:pPr>
              <w:spacing w:line="312" w:lineRule="auto"/>
              <w:rPr>
                <w:sz w:val="21"/>
                <w:szCs w:val="21"/>
              </w:rPr>
            </w:pPr>
          </w:p>
        </w:tc>
      </w:tr>
      <w:tr w:rsidR="0099272D" w:rsidRPr="00306736" w14:paraId="5B16651A" w14:textId="77777777" w:rsidTr="004F69A5">
        <w:trPr>
          <w:jc w:val="center"/>
        </w:trPr>
        <w:tc>
          <w:tcPr>
            <w:tcW w:w="4253" w:type="dxa"/>
            <w:vAlign w:val="center"/>
          </w:tcPr>
          <w:p w14:paraId="54BCCC27" w14:textId="70E1AED1" w:rsidR="0099272D" w:rsidRPr="00306736" w:rsidRDefault="00C072D4" w:rsidP="00915F6E">
            <w:pPr>
              <w:spacing w:line="312" w:lineRule="auto"/>
              <w:rPr>
                <w:color w:val="0D0D0D" w:themeColor="text1" w:themeTint="F2"/>
                <w:sz w:val="21"/>
                <w:szCs w:val="21"/>
              </w:rPr>
            </w:pPr>
            <w:r w:rsidRPr="00306736">
              <w:rPr>
                <w:color w:val="000000"/>
                <w:sz w:val="21"/>
                <w:szCs w:val="21"/>
              </w:rPr>
              <w:t xml:space="preserve">Children's Depression Inventory </w:t>
            </w:r>
            <w:r w:rsidR="0099272D" w:rsidRPr="00306736">
              <w:rPr>
                <w:color w:val="000000"/>
                <w:sz w:val="21"/>
                <w:szCs w:val="21"/>
              </w:rPr>
              <w:t>(CDI)</w:t>
            </w:r>
          </w:p>
        </w:tc>
        <w:tc>
          <w:tcPr>
            <w:tcW w:w="2694" w:type="dxa"/>
            <w:vAlign w:val="center"/>
          </w:tcPr>
          <w:p w14:paraId="69F0C743" w14:textId="05483DD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NE.Ref.{3FEC9712-1608-4D1D-91EC-306B9CDE3D8D}</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NE.Ref.{E2A303EB-202E-4A6C-9746-29562644E86B}</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NE.Ref.{330B4EF5-EE42-45BF-9103-F33B75B86BDE}</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NE.Ref.{98F2B856-0B73-41A2-9C9B-5A3230B75D70}</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NE.Ref.{6FE1572A-1BCC-4BB5-8463-3E4F212D85BC}</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NE.Ref.{D44F9EEB-DCDE-4E09-8236-C38081076BCB}</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NE.Ref.{BC619E1D-F706-42F5-807F-9173E17DE8CC}</w:instrText>
            </w:r>
            <w:r w:rsidRPr="00306736">
              <w:rPr>
                <w:sz w:val="21"/>
                <w:szCs w:val="21"/>
              </w:rPr>
              <w:fldChar w:fldCharType="separate"/>
            </w:r>
            <w:r w:rsidR="00873325" w:rsidRPr="00306736">
              <w:rPr>
                <w:color w:val="000000"/>
                <w:kern w:val="0"/>
                <w:sz w:val="21"/>
                <w:szCs w:val="21"/>
              </w:rPr>
              <w:t>Samm et al.(2008)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NE.Ref.{96B6B818-C4C1-404F-AA5C-21EA5C6C59ED}</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p>
        </w:tc>
        <w:tc>
          <w:tcPr>
            <w:tcW w:w="2126" w:type="dxa"/>
            <w:vAlign w:val="center"/>
          </w:tcPr>
          <w:p w14:paraId="55194009" w14:textId="77777777" w:rsidR="0099272D" w:rsidRPr="00306736" w:rsidRDefault="0099272D" w:rsidP="00915F6E">
            <w:pPr>
              <w:spacing w:line="312" w:lineRule="auto"/>
              <w:jc w:val="center"/>
              <w:rPr>
                <w:sz w:val="21"/>
                <w:szCs w:val="21"/>
              </w:rPr>
            </w:pPr>
            <w:r w:rsidRPr="00306736">
              <w:rPr>
                <w:sz w:val="21"/>
                <w:szCs w:val="21"/>
              </w:rPr>
              <w:t>38</w:t>
            </w:r>
          </w:p>
        </w:tc>
        <w:tc>
          <w:tcPr>
            <w:tcW w:w="3566" w:type="dxa"/>
            <w:vAlign w:val="center"/>
          </w:tcPr>
          <w:p w14:paraId="44BA8C49" w14:textId="52DEC8DB" w:rsidR="0099272D" w:rsidRPr="00306736" w:rsidRDefault="0099272D" w:rsidP="00850F10">
            <w:pPr>
              <w:spacing w:line="312" w:lineRule="auto"/>
              <w:ind w:firstLineChars="200" w:firstLine="420"/>
              <w:rPr>
                <w:sz w:val="21"/>
                <w:szCs w:val="21"/>
              </w:rPr>
            </w:pPr>
            <w:r w:rsidRPr="00306736">
              <w:rPr>
                <w:sz w:val="21"/>
                <w:szCs w:val="21"/>
              </w:rPr>
              <w:fldChar w:fldCharType="begin"/>
            </w:r>
            <w:r w:rsidR="00873325" w:rsidRPr="00306736">
              <w:rPr>
                <w:sz w:val="21"/>
                <w:szCs w:val="21"/>
              </w:rPr>
              <w:instrText xml:space="preserve"> ADDIN NE.Ref.{52979150-B64F-42C5-B2AC-938AED30C84B}</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27</w:t>
            </w:r>
            <w:r w:rsidRPr="00306736">
              <w:rPr>
                <w:rFonts w:hint="eastAsia"/>
                <w:sz w:val="21"/>
                <w:szCs w:val="21"/>
              </w:rPr>
              <w:t>题</w:t>
            </w:r>
          </w:p>
        </w:tc>
        <w:tc>
          <w:tcPr>
            <w:tcW w:w="3522" w:type="dxa"/>
          </w:tcPr>
          <w:p w14:paraId="43A49F64" w14:textId="612A056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NE.Ref.{248A43BC-75F2-41DF-B064-59FA58722829}</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实际是</w:t>
            </w:r>
            <w:r w:rsidRPr="00306736">
              <w:rPr>
                <w:sz w:val="21"/>
                <w:szCs w:val="21"/>
              </w:rPr>
              <w:t xml:space="preserve"> BDI-I</w:t>
            </w:r>
            <w:r w:rsidRPr="00306736">
              <w:rPr>
                <w:sz w:val="21"/>
                <w:szCs w:val="21"/>
              </w:rPr>
              <w:t>的文章并不是</w:t>
            </w:r>
            <w:r w:rsidRPr="00306736">
              <w:rPr>
                <w:sz w:val="21"/>
                <w:szCs w:val="21"/>
              </w:rPr>
              <w:t>CDI</w:t>
            </w:r>
            <w:r w:rsidRPr="00306736">
              <w:rPr>
                <w:sz w:val="21"/>
                <w:szCs w:val="21"/>
              </w:rPr>
              <w:t>。</w:t>
            </w:r>
          </w:p>
          <w:p w14:paraId="1D839520" w14:textId="0850E87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NE.Ref.{E25C1AC2-FA8A-476D-BA36-F5F8CBA47874}</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NE.Ref.{60601352-3D8B-4EBB-9C8D-AFA6B045D133}</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NE.Ref.{A13D0CD8-21C2-4201-BB43-BAE3E3973426}</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00783B7F" w:rsidRPr="00306736">
              <w:rPr>
                <w:rFonts w:hint="eastAsia"/>
                <w:sz w:val="21"/>
                <w:szCs w:val="21"/>
              </w:rPr>
              <w:t>未</w:t>
            </w:r>
            <w:r w:rsidRPr="00306736">
              <w:rPr>
                <w:sz w:val="21"/>
                <w:szCs w:val="21"/>
              </w:rPr>
              <w:t>提供题目。</w:t>
            </w:r>
          </w:p>
          <w:p w14:paraId="5BFC9F46" w14:textId="4987CEB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NE.Ref.{5AEA5966-FA3F-4240-8C75-8BDBCF7F11B7}</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提供的是症状名，可以用于内容分析，但是无法用于实际测量。</w:t>
            </w:r>
          </w:p>
          <w:p w14:paraId="0577388B" w14:textId="4C037C5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NE.Ref.{5C212C93-1653-4806-916E-E5BA75418977}</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NE.Ref.{803CA070-9BC4-497D-B2C3-5C0C4C49BBCE}</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r w:rsidRPr="00306736">
              <w:rPr>
                <w:sz w:val="21"/>
                <w:szCs w:val="21"/>
              </w:rPr>
              <w:t>无法获取。</w:t>
            </w:r>
          </w:p>
          <w:p w14:paraId="49C0E67E" w14:textId="77777777" w:rsidR="0099272D" w:rsidRPr="00306736" w:rsidRDefault="0099272D" w:rsidP="00915F6E">
            <w:pPr>
              <w:spacing w:line="312" w:lineRule="auto"/>
              <w:rPr>
                <w:sz w:val="21"/>
                <w:szCs w:val="21"/>
              </w:rPr>
            </w:pPr>
          </w:p>
          <w:p w14:paraId="085739E2" w14:textId="77777777" w:rsidR="0099272D" w:rsidRPr="00306736" w:rsidRDefault="0099272D" w:rsidP="00915F6E">
            <w:pPr>
              <w:spacing w:line="312" w:lineRule="auto"/>
              <w:rPr>
                <w:sz w:val="21"/>
                <w:szCs w:val="21"/>
              </w:rPr>
            </w:pPr>
          </w:p>
          <w:p w14:paraId="155438DE" w14:textId="77777777" w:rsidR="0099272D" w:rsidRPr="00306736" w:rsidRDefault="0099272D" w:rsidP="00915F6E">
            <w:pPr>
              <w:spacing w:line="312" w:lineRule="auto"/>
              <w:rPr>
                <w:sz w:val="21"/>
                <w:szCs w:val="21"/>
              </w:rPr>
            </w:pPr>
          </w:p>
        </w:tc>
      </w:tr>
      <w:tr w:rsidR="0099272D" w:rsidRPr="00306736" w14:paraId="6B697FF0" w14:textId="77777777" w:rsidTr="004F69A5">
        <w:trPr>
          <w:jc w:val="center"/>
        </w:trPr>
        <w:tc>
          <w:tcPr>
            <w:tcW w:w="4253" w:type="dxa"/>
            <w:vAlign w:val="center"/>
          </w:tcPr>
          <w:p w14:paraId="05318917" w14:textId="2B225AC2" w:rsidR="0099272D" w:rsidRPr="00306736" w:rsidRDefault="0099272D" w:rsidP="00C072D4">
            <w:pPr>
              <w:rPr>
                <w:color w:val="000000"/>
                <w:sz w:val="21"/>
                <w:szCs w:val="21"/>
              </w:rPr>
            </w:pPr>
            <w:r w:rsidRPr="00306736">
              <w:rPr>
                <w:rFonts w:ascii="Tahoma" w:hAnsi="Tahoma" w:cs="Tahoma"/>
                <w:color w:val="000000"/>
                <w:sz w:val="21"/>
                <w:szCs w:val="21"/>
              </w:rPr>
              <w:t>﻿</w:t>
            </w:r>
            <w:r w:rsidR="00C072D4" w:rsidRPr="00306736">
              <w:rPr>
                <w:color w:val="000000"/>
                <w:sz w:val="21"/>
                <w:szCs w:val="21"/>
              </w:rPr>
              <w:t xml:space="preserve">Depression Self-rating Scale for Children </w:t>
            </w:r>
            <w:r w:rsidRPr="00306736">
              <w:rPr>
                <w:color w:val="000000"/>
                <w:sz w:val="21"/>
                <w:szCs w:val="21"/>
              </w:rPr>
              <w:t>(DSRSC)</w:t>
            </w:r>
          </w:p>
          <w:p w14:paraId="5864E762"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320D8500" w14:textId="6D3B122D" w:rsidR="0099272D" w:rsidRPr="00306736" w:rsidRDefault="0099272D" w:rsidP="00915F6E">
            <w:pPr>
              <w:spacing w:line="312" w:lineRule="auto"/>
              <w:jc w:val="center"/>
              <w:rPr>
                <w:sz w:val="21"/>
                <w:szCs w:val="21"/>
              </w:rPr>
            </w:pPr>
            <w:r w:rsidRPr="00306736">
              <w:rPr>
                <w:sz w:val="21"/>
                <w:szCs w:val="21"/>
              </w:rPr>
              <w:lastRenderedPageBreak/>
              <w:fldChar w:fldCharType="begin"/>
            </w:r>
            <w:r w:rsidR="00873325" w:rsidRPr="00306736">
              <w:rPr>
                <w:sz w:val="21"/>
                <w:szCs w:val="21"/>
              </w:rPr>
              <w:instrText xml:space="preserve"> ADDIN NE.Ref.{A4EE7667-B17A-407B-934C-4D88CC30F7EB}</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11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NE.Ref.{4A1D7513-FD24-4C13-9A63-6B577B993402}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4</w:t>
            </w:r>
            <w:r w:rsidRPr="00306736">
              <w:rPr>
                <w:sz w:val="21"/>
                <w:szCs w:val="21"/>
              </w:rPr>
              <w:t>篇。</w:t>
            </w:r>
          </w:p>
        </w:tc>
        <w:tc>
          <w:tcPr>
            <w:tcW w:w="2126" w:type="dxa"/>
            <w:vAlign w:val="center"/>
          </w:tcPr>
          <w:p w14:paraId="4BB42824" w14:textId="77777777" w:rsidR="0099272D" w:rsidRPr="00306736" w:rsidRDefault="0099272D" w:rsidP="00915F6E">
            <w:pPr>
              <w:spacing w:line="312" w:lineRule="auto"/>
              <w:jc w:val="center"/>
              <w:rPr>
                <w:sz w:val="21"/>
                <w:szCs w:val="21"/>
              </w:rPr>
            </w:pPr>
            <w:r w:rsidRPr="00306736">
              <w:rPr>
                <w:sz w:val="21"/>
                <w:szCs w:val="21"/>
              </w:rPr>
              <w:t>18</w:t>
            </w:r>
          </w:p>
        </w:tc>
        <w:tc>
          <w:tcPr>
            <w:tcW w:w="3566" w:type="dxa"/>
            <w:vAlign w:val="center"/>
          </w:tcPr>
          <w:p w14:paraId="5974D06F" w14:textId="710FD7D7"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NE.Ref.{9DE40832-C1B1-4514-9486-003F9CAD8EFA}</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18</w:t>
            </w:r>
            <w:r w:rsidRPr="00306736">
              <w:rPr>
                <w:rFonts w:hint="eastAsia"/>
                <w:sz w:val="21"/>
                <w:szCs w:val="21"/>
              </w:rPr>
              <w:t>题</w:t>
            </w:r>
          </w:p>
        </w:tc>
        <w:tc>
          <w:tcPr>
            <w:tcW w:w="3522" w:type="dxa"/>
          </w:tcPr>
          <w:p w14:paraId="716D069E" w14:textId="308A236C"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NE.Ref.{49844C27-7CB8-4787-AC39-5A34DD831692}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是焦虑的常模与抑郁无关。</w:t>
            </w:r>
          </w:p>
          <w:p w14:paraId="7EA3C27F" w14:textId="1B54C202" w:rsidR="0099272D" w:rsidRPr="00306736" w:rsidRDefault="0099272D" w:rsidP="00915F6E">
            <w:pPr>
              <w:spacing w:line="312" w:lineRule="auto"/>
              <w:rPr>
                <w:sz w:val="21"/>
                <w:szCs w:val="21"/>
              </w:rPr>
            </w:pPr>
            <w:r w:rsidRPr="00306736">
              <w:rPr>
                <w:sz w:val="21"/>
                <w:szCs w:val="21"/>
              </w:rPr>
              <w:lastRenderedPageBreak/>
              <w:fldChar w:fldCharType="begin"/>
            </w:r>
            <w:r w:rsidR="00873325" w:rsidRPr="00306736">
              <w:rPr>
                <w:sz w:val="21"/>
                <w:szCs w:val="21"/>
              </w:rPr>
              <w:instrText xml:space="preserve"> ADDIN NE.Ref.{91159021-51F2-4455-A2B1-C390631E2C6F}</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提供的是症状名，可以用于内容分析，但是无法用于实际测量。</w:t>
            </w:r>
          </w:p>
        </w:tc>
      </w:tr>
      <w:tr w:rsidR="0099272D" w:rsidRPr="00306736" w14:paraId="34D628AE" w14:textId="77777777" w:rsidTr="004F69A5">
        <w:trPr>
          <w:jc w:val="center"/>
        </w:trPr>
        <w:tc>
          <w:tcPr>
            <w:tcW w:w="4253" w:type="dxa"/>
            <w:vAlign w:val="center"/>
          </w:tcPr>
          <w:p w14:paraId="495E197E" w14:textId="43E058F0" w:rsidR="0099272D" w:rsidRPr="00306736" w:rsidRDefault="00C072D4" w:rsidP="00915F6E">
            <w:pPr>
              <w:spacing w:line="312" w:lineRule="auto"/>
              <w:rPr>
                <w:color w:val="0D0D0D" w:themeColor="text1" w:themeTint="F2"/>
                <w:sz w:val="21"/>
                <w:szCs w:val="21"/>
              </w:rPr>
            </w:pPr>
            <w:r w:rsidRPr="00306736">
              <w:rPr>
                <w:kern w:val="0"/>
                <w:sz w:val="21"/>
                <w:szCs w:val="21"/>
              </w:rPr>
              <w:lastRenderedPageBreak/>
              <w:t>Beck Depression Inventory</w:t>
            </w:r>
            <w:r w:rsidR="0099272D" w:rsidRPr="00306736">
              <w:rPr>
                <w:color w:val="0D0D0D" w:themeColor="text1" w:themeTint="F2"/>
                <w:sz w:val="21"/>
                <w:szCs w:val="21"/>
              </w:rPr>
              <w:t>（</w:t>
            </w:r>
            <w:r w:rsidR="0099272D" w:rsidRPr="00306736">
              <w:rPr>
                <w:color w:val="0D0D0D" w:themeColor="text1" w:themeTint="F2"/>
                <w:sz w:val="21"/>
                <w:szCs w:val="21"/>
              </w:rPr>
              <w:t>BDI-I</w:t>
            </w:r>
            <w:r w:rsidR="0099272D" w:rsidRPr="00306736">
              <w:rPr>
                <w:color w:val="0D0D0D" w:themeColor="text1" w:themeTint="F2"/>
                <w:sz w:val="21"/>
                <w:szCs w:val="21"/>
              </w:rPr>
              <w:t>）</w:t>
            </w:r>
          </w:p>
        </w:tc>
        <w:tc>
          <w:tcPr>
            <w:tcW w:w="2694" w:type="dxa"/>
            <w:vAlign w:val="center"/>
          </w:tcPr>
          <w:p w14:paraId="3A04C1A1" w14:textId="734B7250"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NE.Ref.{92689CA2-73E6-4A0E-85F9-97C737201E37}</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NE.Ref.{43778BD8-9E1A-43BC-ACD6-5AC7A3247929}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NE.Ref.{83CF2D80-F49E-4C81-8A09-9723A18F895F}</w:instrText>
            </w:r>
            <w:r w:rsidRPr="00306736">
              <w:rPr>
                <w:sz w:val="21"/>
                <w:szCs w:val="21"/>
              </w:rPr>
              <w:fldChar w:fldCharType="separate"/>
            </w:r>
            <w:r w:rsidR="00873325" w:rsidRPr="00306736">
              <w:rPr>
                <w:color w:val="000000"/>
                <w:kern w:val="0"/>
                <w:sz w:val="21"/>
                <w:szCs w:val="21"/>
              </w:rPr>
              <w:t>Beck &amp; Beck(1972)</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NE.Ref.{5FEB41BA-F60F-42EB-BEA1-559DE3952264}</w:instrText>
            </w:r>
            <w:r w:rsidRPr="00306736">
              <w:rPr>
                <w:sz w:val="21"/>
                <w:szCs w:val="21"/>
              </w:rPr>
              <w:fldChar w:fldCharType="separate"/>
            </w:r>
            <w:r w:rsidR="00873325" w:rsidRPr="00306736">
              <w:rPr>
                <w:color w:val="000000"/>
                <w:kern w:val="0"/>
                <w:sz w:val="21"/>
                <w:szCs w:val="21"/>
              </w:rPr>
              <w:t>Beck et al.(1988)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NE.Ref.{17F932A6-6D8A-40F7-9A1D-5ECEAF32BDA4}</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NE.Ref.{6C248C1A-082C-435A-9E46-3E6EE08B4F5E}</w:instrText>
            </w:r>
            <w:r w:rsidRPr="00306736">
              <w:rPr>
                <w:sz w:val="21"/>
                <w:szCs w:val="21"/>
              </w:rPr>
              <w:fldChar w:fldCharType="separate"/>
            </w:r>
            <w:r w:rsidR="00873325" w:rsidRPr="00306736">
              <w:rPr>
                <w:color w:val="000000"/>
                <w:kern w:val="0"/>
                <w:sz w:val="21"/>
                <w:szCs w:val="21"/>
              </w:rPr>
              <w:t>Beck &amp; Beamesderfer(1974)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p>
        </w:tc>
        <w:tc>
          <w:tcPr>
            <w:tcW w:w="2126" w:type="dxa"/>
            <w:vAlign w:val="center"/>
          </w:tcPr>
          <w:p w14:paraId="63850292" w14:textId="77777777" w:rsidR="0099272D" w:rsidRPr="00306736" w:rsidRDefault="0099272D" w:rsidP="00915F6E">
            <w:pPr>
              <w:spacing w:line="312" w:lineRule="auto"/>
              <w:jc w:val="center"/>
              <w:rPr>
                <w:sz w:val="21"/>
                <w:szCs w:val="21"/>
              </w:rPr>
            </w:pPr>
            <w:r w:rsidRPr="00306736">
              <w:rPr>
                <w:sz w:val="21"/>
                <w:szCs w:val="21"/>
              </w:rPr>
              <w:t>16</w:t>
            </w:r>
          </w:p>
        </w:tc>
        <w:bookmarkStart w:id="172" w:name="OLE_LINK4"/>
        <w:tc>
          <w:tcPr>
            <w:tcW w:w="3566" w:type="dxa"/>
            <w:vAlign w:val="center"/>
          </w:tcPr>
          <w:p w14:paraId="00C08704" w14:textId="368766A2" w:rsidR="0099272D" w:rsidRPr="00306736" w:rsidRDefault="0099272D" w:rsidP="00850F10">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NE.Ref.{942EF9DD-1C2A-4B68-934D-E65F51048FC4}</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bookmarkEnd w:id="172"/>
            <w:r w:rsidRPr="00306736">
              <w:rPr>
                <w:sz w:val="21"/>
                <w:szCs w:val="21"/>
              </w:rPr>
              <w:t>21</w:t>
            </w:r>
            <w:r w:rsidRPr="00306736">
              <w:rPr>
                <w:rFonts w:hint="eastAsia"/>
                <w:sz w:val="21"/>
                <w:szCs w:val="21"/>
              </w:rPr>
              <w:t>题</w:t>
            </w:r>
          </w:p>
        </w:tc>
        <w:tc>
          <w:tcPr>
            <w:tcW w:w="3522" w:type="dxa"/>
          </w:tcPr>
          <w:p w14:paraId="75084E1C" w14:textId="6DBBB8E3" w:rsidR="0099272D" w:rsidRPr="00306736" w:rsidRDefault="0099272D" w:rsidP="00915F6E">
            <w:pPr>
              <w:spacing w:line="312" w:lineRule="auto"/>
              <w:rPr>
                <w:color w:val="080000"/>
                <w:sz w:val="21"/>
                <w:szCs w:val="21"/>
              </w:rPr>
            </w:pPr>
            <w:r w:rsidRPr="00306736">
              <w:rPr>
                <w:color w:val="080000"/>
                <w:sz w:val="21"/>
                <w:szCs w:val="21"/>
              </w:rPr>
              <w:t>徐俊冕</w:t>
            </w:r>
            <w:r w:rsidRPr="00306736">
              <w:rPr>
                <w:color w:val="080000"/>
                <w:sz w:val="21"/>
                <w:szCs w:val="21"/>
              </w:rPr>
              <w:t>(1991)</w:t>
            </w:r>
            <w:r w:rsidRPr="00306736">
              <w:rPr>
                <w:color w:val="080000"/>
                <w:sz w:val="21"/>
                <w:szCs w:val="21"/>
              </w:rPr>
              <w:t>、</w:t>
            </w:r>
            <w:r w:rsidRPr="00306736">
              <w:rPr>
                <w:sz w:val="21"/>
                <w:szCs w:val="21"/>
              </w:rPr>
              <w:fldChar w:fldCharType="begin"/>
            </w:r>
            <w:r w:rsidR="00873325" w:rsidRPr="00306736">
              <w:rPr>
                <w:sz w:val="21"/>
                <w:szCs w:val="21"/>
              </w:rPr>
              <w:instrText xml:space="preserve"> ADDIN NE.Ref.{B51CD0E8-1E00-4E32-8E26-82452810F3B3}</w:instrText>
            </w:r>
            <w:r w:rsidRPr="00306736">
              <w:rPr>
                <w:sz w:val="21"/>
                <w:szCs w:val="21"/>
              </w:rPr>
              <w:fldChar w:fldCharType="separate"/>
            </w:r>
            <w:r w:rsidR="00873325" w:rsidRPr="00306736">
              <w:rPr>
                <w:color w:val="000000"/>
                <w:kern w:val="0"/>
                <w:sz w:val="21"/>
                <w:szCs w:val="21"/>
              </w:rPr>
              <w:t>Beck et al.(1988)</w:t>
            </w:r>
            <w:r w:rsidRPr="00306736">
              <w:rPr>
                <w:sz w:val="21"/>
                <w:szCs w:val="21"/>
              </w:rPr>
              <w:fldChar w:fldCharType="end"/>
            </w:r>
            <w:r w:rsidR="00783B7F" w:rsidRPr="00306736">
              <w:rPr>
                <w:rFonts w:hint="eastAsia"/>
                <w:color w:val="080000"/>
                <w:sz w:val="21"/>
                <w:szCs w:val="21"/>
              </w:rPr>
              <w:t>未</w:t>
            </w:r>
            <w:r w:rsidRPr="00306736">
              <w:rPr>
                <w:color w:val="080000"/>
                <w:sz w:val="21"/>
                <w:szCs w:val="21"/>
              </w:rPr>
              <w:t>提供题目。</w:t>
            </w:r>
          </w:p>
          <w:p w14:paraId="5AA98813" w14:textId="6E190D87"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NE.Ref.{8BA5F82E-C898-42F1-9C15-815570820902}</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与本量表无关。</w:t>
            </w:r>
          </w:p>
        </w:tc>
      </w:tr>
      <w:tr w:rsidR="0099272D" w:rsidRPr="00306736" w14:paraId="04428167" w14:textId="77777777" w:rsidTr="004F69A5">
        <w:trPr>
          <w:jc w:val="center"/>
        </w:trPr>
        <w:tc>
          <w:tcPr>
            <w:tcW w:w="4253" w:type="dxa"/>
            <w:vAlign w:val="center"/>
          </w:tcPr>
          <w:p w14:paraId="16E364A5" w14:textId="140F6034" w:rsidR="0099272D" w:rsidRPr="00306736" w:rsidRDefault="001A2A96" w:rsidP="00915F6E">
            <w:pPr>
              <w:spacing w:line="312" w:lineRule="auto"/>
              <w:rPr>
                <w:color w:val="0D0D0D" w:themeColor="text1" w:themeTint="F2"/>
                <w:sz w:val="21"/>
                <w:szCs w:val="21"/>
              </w:rPr>
            </w:pPr>
            <w:r w:rsidRPr="00306736">
              <w:rPr>
                <w:sz w:val="21"/>
                <w:szCs w:val="21"/>
              </w:rPr>
              <w:t>Mental Health Inventroy of Middle-school students</w:t>
            </w:r>
            <w:r w:rsidR="0099272D" w:rsidRPr="00306736">
              <w:rPr>
                <w:sz w:val="21"/>
                <w:szCs w:val="21"/>
              </w:rPr>
              <w:t>（</w:t>
            </w:r>
            <w:r w:rsidR="0099272D" w:rsidRPr="00306736">
              <w:rPr>
                <w:sz w:val="21"/>
                <w:szCs w:val="21"/>
              </w:rPr>
              <w:t>MSSMHS</w:t>
            </w:r>
            <w:r w:rsidR="0099272D" w:rsidRPr="00306736">
              <w:rPr>
                <w:sz w:val="21"/>
                <w:szCs w:val="21"/>
              </w:rPr>
              <w:t>）</w:t>
            </w:r>
          </w:p>
        </w:tc>
        <w:tc>
          <w:tcPr>
            <w:tcW w:w="2694" w:type="dxa"/>
            <w:vAlign w:val="center"/>
          </w:tcPr>
          <w:p w14:paraId="2C98C1B8" w14:textId="2F53A89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NE.Ref.{99ECF465-0324-4EF0-8AA6-1B8B3EB3FC62}</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8</w:t>
            </w:r>
            <w:r w:rsidRPr="00306736">
              <w:rPr>
                <w:sz w:val="21"/>
                <w:szCs w:val="21"/>
              </w:rPr>
              <w:t>篇</w:t>
            </w:r>
          </w:p>
        </w:tc>
        <w:tc>
          <w:tcPr>
            <w:tcW w:w="2126" w:type="dxa"/>
            <w:vAlign w:val="center"/>
          </w:tcPr>
          <w:p w14:paraId="7B4C7706" w14:textId="77777777" w:rsidR="0099272D" w:rsidRPr="00306736" w:rsidRDefault="0099272D" w:rsidP="00915F6E">
            <w:pPr>
              <w:spacing w:line="312" w:lineRule="auto"/>
              <w:jc w:val="center"/>
              <w:rPr>
                <w:sz w:val="21"/>
                <w:szCs w:val="21"/>
              </w:rPr>
            </w:pPr>
            <w:r w:rsidRPr="00306736">
              <w:rPr>
                <w:sz w:val="21"/>
                <w:szCs w:val="21"/>
              </w:rPr>
              <w:t>15</w:t>
            </w:r>
          </w:p>
        </w:tc>
        <w:tc>
          <w:tcPr>
            <w:tcW w:w="3566" w:type="dxa"/>
            <w:vAlign w:val="center"/>
          </w:tcPr>
          <w:p w14:paraId="3F7F1073" w14:textId="755DA659"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NE.Ref.{6EE624A7-D26E-4EB7-85A6-FC1FD0E31118}</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5</w:t>
            </w:r>
            <w:r w:rsidRPr="00306736">
              <w:rPr>
                <w:rFonts w:hint="eastAsia"/>
                <w:sz w:val="21"/>
                <w:szCs w:val="21"/>
              </w:rPr>
              <w:t>题</w:t>
            </w:r>
          </w:p>
        </w:tc>
        <w:tc>
          <w:tcPr>
            <w:tcW w:w="3522" w:type="dxa"/>
          </w:tcPr>
          <w:p w14:paraId="08A6DB94" w14:textId="2E14A81F"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NE.Ref.{BCB89E28-E5BD-4341-B567-C7890034B078}</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783B7F" w:rsidRPr="00306736">
              <w:rPr>
                <w:rFonts w:hint="eastAsia"/>
                <w:sz w:val="21"/>
                <w:szCs w:val="21"/>
              </w:rPr>
              <w:t>未</w:t>
            </w:r>
            <w:r w:rsidRPr="00306736">
              <w:rPr>
                <w:sz w:val="21"/>
                <w:szCs w:val="21"/>
              </w:rPr>
              <w:t>提供题目</w:t>
            </w:r>
          </w:p>
        </w:tc>
      </w:tr>
      <w:tr w:rsidR="0099272D" w:rsidRPr="00306736" w14:paraId="660C33E1" w14:textId="77777777" w:rsidTr="004F69A5">
        <w:trPr>
          <w:jc w:val="center"/>
        </w:trPr>
        <w:tc>
          <w:tcPr>
            <w:tcW w:w="4253" w:type="dxa"/>
            <w:vAlign w:val="center"/>
          </w:tcPr>
          <w:p w14:paraId="066B0E95" w14:textId="648F38DC" w:rsidR="0099272D" w:rsidRPr="00306736" w:rsidRDefault="00116B2C" w:rsidP="00915F6E">
            <w:pPr>
              <w:spacing w:line="312" w:lineRule="auto"/>
              <w:rPr>
                <w:color w:val="0D0D0D" w:themeColor="text1" w:themeTint="F2"/>
                <w:sz w:val="21"/>
                <w:szCs w:val="21"/>
              </w:rPr>
            </w:pPr>
            <w:r w:rsidRPr="00306736">
              <w:rPr>
                <w:rFonts w:hint="eastAsia"/>
                <w:color w:val="0D0D0D" w:themeColor="text1" w:themeTint="F2"/>
                <w:sz w:val="21"/>
                <w:szCs w:val="21"/>
              </w:rPr>
              <w:t>Beck Depression Inventory</w:t>
            </w:r>
            <w:r w:rsidRPr="00306736">
              <w:rPr>
                <w:color w:val="0D0D0D" w:themeColor="text1" w:themeTint="F2"/>
                <w:sz w:val="21"/>
                <w:szCs w:val="21"/>
              </w:rPr>
              <w:t>-II</w:t>
            </w:r>
            <w:r w:rsidR="0099272D" w:rsidRPr="00306736">
              <w:rPr>
                <w:color w:val="0D0D0D" w:themeColor="text1" w:themeTint="F2"/>
                <w:sz w:val="21"/>
                <w:szCs w:val="21"/>
              </w:rPr>
              <w:t>（</w:t>
            </w:r>
            <w:r w:rsidR="0099272D" w:rsidRPr="00306736">
              <w:rPr>
                <w:color w:val="0D0D0D" w:themeColor="text1" w:themeTint="F2"/>
                <w:sz w:val="21"/>
                <w:szCs w:val="21"/>
              </w:rPr>
              <w:t>BDI-II</w:t>
            </w:r>
            <w:r w:rsidR="0099272D" w:rsidRPr="00306736">
              <w:rPr>
                <w:color w:val="0D0D0D" w:themeColor="text1" w:themeTint="F2"/>
                <w:sz w:val="21"/>
                <w:szCs w:val="21"/>
              </w:rPr>
              <w:t>）</w:t>
            </w:r>
          </w:p>
        </w:tc>
        <w:tc>
          <w:tcPr>
            <w:tcW w:w="2694" w:type="dxa"/>
            <w:vAlign w:val="center"/>
          </w:tcPr>
          <w:p w14:paraId="541B2C84" w14:textId="03C50AD8"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NE.Ref.{2B99EA75-251F-4CA3-8D0A-56C8C3AC9E03}</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NE.Ref.{0AC4C0A7-83DB-44B1-B5CC-2F09DE4FB474}</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NE.Ref.{BEDAC306-7AD1-4432-937E-6322D578B371}</w:instrText>
            </w:r>
            <w:r w:rsidRPr="00306736">
              <w:rPr>
                <w:sz w:val="21"/>
                <w:szCs w:val="21"/>
              </w:rPr>
              <w:fldChar w:fldCharType="separate"/>
            </w:r>
            <w:r w:rsidR="00873325"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NE.Ref.{08C56846-9A53-43CA-884D-70348D6A598E}</w:instrText>
            </w:r>
            <w:r w:rsidRPr="00306736">
              <w:rPr>
                <w:sz w:val="21"/>
                <w:szCs w:val="21"/>
              </w:rPr>
              <w:fldChar w:fldCharType="separate"/>
            </w:r>
            <w:r w:rsidR="00873325" w:rsidRPr="00306736">
              <w:rPr>
                <w:color w:val="000000"/>
                <w:kern w:val="0"/>
                <w:sz w:val="21"/>
                <w:szCs w:val="21"/>
              </w:rPr>
              <w:t>Dere et al.(2015)</w:t>
            </w:r>
            <w:r w:rsidRPr="00306736">
              <w:rPr>
                <w:sz w:val="21"/>
                <w:szCs w:val="21"/>
              </w:rPr>
              <w:fldChar w:fldCharType="end"/>
            </w:r>
          </w:p>
        </w:tc>
        <w:tc>
          <w:tcPr>
            <w:tcW w:w="2126" w:type="dxa"/>
            <w:vAlign w:val="center"/>
          </w:tcPr>
          <w:p w14:paraId="31879B3F"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A5B8AD1" w14:textId="3664CD9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NE.Ref.{16501C7F-B150-4D90-A5B1-4066638F9C9E}</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21</w:t>
            </w:r>
            <w:r w:rsidRPr="00306736">
              <w:rPr>
                <w:rFonts w:hint="eastAsia"/>
                <w:sz w:val="21"/>
                <w:szCs w:val="21"/>
              </w:rPr>
              <w:t>题</w:t>
            </w:r>
          </w:p>
        </w:tc>
        <w:tc>
          <w:tcPr>
            <w:tcW w:w="3522" w:type="dxa"/>
          </w:tcPr>
          <w:p w14:paraId="64E93FFA" w14:textId="2B59023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NE.Ref.{3EF37D56-7E96-416D-BA26-2F0E726C139F}</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NE.Ref.{F614F6E4-AF84-4DB2-9500-90FBB300F63E}</w:instrText>
            </w:r>
            <w:r w:rsidRPr="00306736">
              <w:rPr>
                <w:sz w:val="21"/>
                <w:szCs w:val="21"/>
              </w:rPr>
              <w:fldChar w:fldCharType="separate"/>
            </w:r>
            <w:r w:rsidR="00873325" w:rsidRPr="00306736">
              <w:rPr>
                <w:color w:val="000000"/>
                <w:kern w:val="0"/>
                <w:sz w:val="21"/>
                <w:szCs w:val="21"/>
              </w:rPr>
              <w:t>Dere et al.(2015)</w:t>
            </w:r>
            <w:r w:rsidRPr="00306736">
              <w:rPr>
                <w:sz w:val="21"/>
                <w:szCs w:val="21"/>
              </w:rPr>
              <w:fldChar w:fldCharType="end"/>
            </w:r>
            <w:r w:rsidR="00783B7F" w:rsidRPr="00306736">
              <w:rPr>
                <w:rFonts w:hint="eastAsia"/>
                <w:sz w:val="21"/>
                <w:szCs w:val="21"/>
              </w:rPr>
              <w:t>未</w:t>
            </w:r>
            <w:r w:rsidRPr="00306736">
              <w:rPr>
                <w:sz w:val="21"/>
                <w:szCs w:val="21"/>
              </w:rPr>
              <w:t>提供题目。</w:t>
            </w:r>
          </w:p>
          <w:p w14:paraId="634841AB" w14:textId="2EBE9AF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NE.Ref.{3EE986B7-A12D-4EEE-B9A7-535C6421FD49}</w:instrText>
            </w:r>
            <w:r w:rsidRPr="00306736">
              <w:rPr>
                <w:sz w:val="21"/>
                <w:szCs w:val="21"/>
              </w:rPr>
              <w:fldChar w:fldCharType="separate"/>
            </w:r>
            <w:r w:rsidR="00873325"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t>与本量表无关。</w:t>
            </w:r>
          </w:p>
        </w:tc>
      </w:tr>
      <w:tr w:rsidR="0099272D" w:rsidRPr="00306736" w14:paraId="09478D47" w14:textId="77777777" w:rsidTr="004F69A5">
        <w:trPr>
          <w:jc w:val="center"/>
        </w:trPr>
        <w:tc>
          <w:tcPr>
            <w:tcW w:w="4253" w:type="dxa"/>
            <w:vAlign w:val="center"/>
          </w:tcPr>
          <w:p w14:paraId="7D2F3B1E" w14:textId="42689994" w:rsidR="0099272D" w:rsidRPr="00306736" w:rsidRDefault="00116B2C" w:rsidP="00915F6E">
            <w:pPr>
              <w:spacing w:line="312" w:lineRule="auto"/>
              <w:rPr>
                <w:color w:val="0D0D0D" w:themeColor="text1" w:themeTint="F2"/>
                <w:sz w:val="21"/>
                <w:szCs w:val="21"/>
              </w:rPr>
            </w:pPr>
            <w:r w:rsidRPr="00306736">
              <w:rPr>
                <w:sz w:val="21"/>
                <w:szCs w:val="21"/>
              </w:rPr>
              <w:t xml:space="preserve">Patient Health Questionnaire-9 items </w:t>
            </w:r>
            <w:r w:rsidR="0099272D" w:rsidRPr="00306736">
              <w:rPr>
                <w:sz w:val="21"/>
                <w:szCs w:val="21"/>
              </w:rPr>
              <w:t>(PHQ-9)</w:t>
            </w:r>
          </w:p>
        </w:tc>
        <w:tc>
          <w:tcPr>
            <w:tcW w:w="2694" w:type="dxa"/>
            <w:vAlign w:val="center"/>
          </w:tcPr>
          <w:p w14:paraId="17FBDBD2" w14:textId="55A2B86C"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NE.Ref.{92B1BC58-7754-4774-B2AF-CCEFA7E208F0}</w:instrText>
            </w:r>
            <w:r w:rsidRPr="00306736">
              <w:rPr>
                <w:sz w:val="21"/>
                <w:szCs w:val="21"/>
              </w:rPr>
              <w:fldChar w:fldCharType="separate"/>
            </w:r>
            <w:r w:rsidR="00873325" w:rsidRPr="00306736">
              <w:rPr>
                <w:color w:val="000000"/>
                <w:kern w:val="0"/>
                <w:sz w:val="21"/>
                <w:szCs w:val="21"/>
              </w:rPr>
              <w:t>Spitzer et al.(1999)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NE.Ref.{F2D9ED5C-0814-49E6-BA03-010020A2D208}</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NE.Ref.{240BBBED-D671-4ACA-9BD3-FA27E1F445B1}</w:instrText>
            </w:r>
            <w:r w:rsidRPr="00306736">
              <w:rPr>
                <w:sz w:val="21"/>
                <w:szCs w:val="21"/>
              </w:rPr>
              <w:fldChar w:fldCharType="separate"/>
            </w:r>
            <w:r w:rsidR="00873325" w:rsidRPr="00306736">
              <w:rPr>
                <w:color w:val="000000"/>
                <w:kern w:val="0"/>
                <w:sz w:val="21"/>
                <w:szCs w:val="21"/>
              </w:rPr>
              <w:t>Sun et al.(2017)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42CCCC0"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5B7A3D6" w14:textId="37C2E0D5"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NE.Ref.{77CB929A-91EE-46F6-9CA0-A4E5672701B2}</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9</w:t>
            </w:r>
            <w:r w:rsidRPr="00306736">
              <w:rPr>
                <w:rFonts w:hint="eastAsia"/>
                <w:sz w:val="21"/>
                <w:szCs w:val="21"/>
              </w:rPr>
              <w:t>题</w:t>
            </w:r>
          </w:p>
        </w:tc>
        <w:tc>
          <w:tcPr>
            <w:tcW w:w="3522" w:type="dxa"/>
          </w:tcPr>
          <w:p w14:paraId="61152A86" w14:textId="1CF98973"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NE.Ref.{BFF45DC2-390D-4EAC-BEC5-9FED354525C9}</w:instrText>
            </w:r>
            <w:r w:rsidRPr="00306736">
              <w:rPr>
                <w:sz w:val="21"/>
                <w:szCs w:val="21"/>
              </w:rPr>
              <w:fldChar w:fldCharType="separate"/>
            </w:r>
            <w:r w:rsidR="00873325" w:rsidRPr="00306736">
              <w:rPr>
                <w:color w:val="000000"/>
                <w:kern w:val="0"/>
                <w:sz w:val="21"/>
                <w:szCs w:val="21"/>
              </w:rPr>
              <w:t>Sun et al.(2017)</w:t>
            </w:r>
            <w:r w:rsidRPr="00306736">
              <w:rPr>
                <w:sz w:val="21"/>
                <w:szCs w:val="21"/>
              </w:rPr>
              <w:fldChar w:fldCharType="end"/>
            </w:r>
            <w:r w:rsidR="00783B7F" w:rsidRPr="00306736">
              <w:rPr>
                <w:rFonts w:hint="eastAsia"/>
                <w:sz w:val="21"/>
                <w:szCs w:val="21"/>
              </w:rPr>
              <w:t>未</w:t>
            </w:r>
            <w:r w:rsidRPr="00306736">
              <w:rPr>
                <w:sz w:val="21"/>
                <w:szCs w:val="21"/>
              </w:rPr>
              <w:t>提供题目。</w:t>
            </w:r>
          </w:p>
          <w:p w14:paraId="040D3219" w14:textId="79CC00A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NE.Ref.{2FEF0BA9-BE2A-447F-8BA5-BEC6CE5D9015}</w:instrText>
            </w:r>
            <w:r w:rsidRPr="00306736">
              <w:rPr>
                <w:sz w:val="21"/>
                <w:szCs w:val="21"/>
              </w:rPr>
              <w:fldChar w:fldCharType="separate"/>
            </w:r>
            <w:r w:rsidR="00873325" w:rsidRPr="00306736">
              <w:rPr>
                <w:color w:val="000000"/>
                <w:kern w:val="0"/>
                <w:sz w:val="21"/>
                <w:szCs w:val="21"/>
              </w:rPr>
              <w:t>Spitzer et al.(1999)</w:t>
            </w:r>
            <w:r w:rsidRPr="00306736">
              <w:rPr>
                <w:sz w:val="21"/>
                <w:szCs w:val="21"/>
              </w:rPr>
              <w:fldChar w:fldCharType="end"/>
            </w:r>
            <w:r w:rsidRPr="00306736">
              <w:rPr>
                <w:sz w:val="21"/>
                <w:szCs w:val="21"/>
              </w:rPr>
              <w:t>,</w:t>
            </w:r>
            <w:r w:rsidRPr="00306736">
              <w:rPr>
                <w:sz w:val="21"/>
                <w:szCs w:val="21"/>
              </w:rPr>
              <w:t>和</w:t>
            </w:r>
            <w:r w:rsidRPr="00306736">
              <w:rPr>
                <w:sz w:val="21"/>
                <w:szCs w:val="21"/>
              </w:rPr>
              <w:fldChar w:fldCharType="begin"/>
            </w:r>
            <w:r w:rsidR="00873325" w:rsidRPr="00306736">
              <w:rPr>
                <w:sz w:val="21"/>
                <w:szCs w:val="21"/>
              </w:rPr>
              <w:instrText xml:space="preserve"> ADDIN NE.Ref.{8F43D462-4CE3-499F-A108-AF4C3B9398E5}</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题目一致。</w:t>
            </w:r>
          </w:p>
        </w:tc>
      </w:tr>
      <w:tr w:rsidR="0099272D" w:rsidRPr="00306736" w14:paraId="78C762D9" w14:textId="77777777" w:rsidTr="004F69A5">
        <w:trPr>
          <w:jc w:val="center"/>
        </w:trPr>
        <w:tc>
          <w:tcPr>
            <w:tcW w:w="4253" w:type="dxa"/>
            <w:vAlign w:val="center"/>
          </w:tcPr>
          <w:p w14:paraId="19038602" w14:textId="69C1432A" w:rsidR="0099272D" w:rsidRPr="00306736" w:rsidRDefault="00116B2C" w:rsidP="00915F6E">
            <w:pPr>
              <w:spacing w:line="312" w:lineRule="auto"/>
              <w:rPr>
                <w:color w:val="0D0D0D" w:themeColor="text1" w:themeTint="F2"/>
                <w:sz w:val="21"/>
                <w:szCs w:val="21"/>
              </w:rPr>
            </w:pPr>
            <w:r w:rsidRPr="00306736">
              <w:rPr>
                <w:rFonts w:hint="eastAsia"/>
                <w:sz w:val="21"/>
                <w:szCs w:val="21"/>
              </w:rPr>
              <w:t>The Depression Anxiety Stress Scale</w:t>
            </w:r>
            <w:r w:rsidRPr="00306736">
              <w:rPr>
                <w:rFonts w:hint="eastAsia"/>
                <w:sz w:val="21"/>
                <w:szCs w:val="21"/>
              </w:rPr>
              <w:t>，</w:t>
            </w:r>
            <w:r w:rsidRPr="00306736">
              <w:rPr>
                <w:rFonts w:hint="eastAsia"/>
                <w:sz w:val="21"/>
                <w:szCs w:val="21"/>
              </w:rPr>
              <w:t>DASS</w:t>
            </w:r>
            <w:r w:rsidRPr="00306736">
              <w:rPr>
                <w:sz w:val="21"/>
                <w:szCs w:val="21"/>
              </w:rPr>
              <w:t xml:space="preserve"> -21 </w:t>
            </w:r>
            <w:r w:rsidR="0099272D" w:rsidRPr="00306736">
              <w:rPr>
                <w:sz w:val="21"/>
                <w:szCs w:val="21"/>
              </w:rPr>
              <w:t>(DASS-21)</w:t>
            </w:r>
          </w:p>
        </w:tc>
        <w:tc>
          <w:tcPr>
            <w:tcW w:w="2694" w:type="dxa"/>
            <w:vAlign w:val="center"/>
          </w:tcPr>
          <w:p w14:paraId="3738AA75" w14:textId="361E52D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NE.Ref.{8589EC94-426A-4E7B-BDB9-724EDE4FA5E3}</w:instrText>
            </w:r>
            <w:r w:rsidRPr="00306736">
              <w:rPr>
                <w:sz w:val="21"/>
                <w:szCs w:val="21"/>
              </w:rPr>
              <w:fldChar w:fldCharType="separate"/>
            </w:r>
            <w:r w:rsidR="00873325" w:rsidRPr="00306736">
              <w:rPr>
                <w:color w:val="000000"/>
                <w:kern w:val="0"/>
                <w:sz w:val="21"/>
                <w:szCs w:val="21"/>
              </w:rPr>
              <w:t>苑新群</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NE.Ref.{889BC92E-9BE9-4008-9183-13150814B168}</w:instrText>
            </w:r>
            <w:r w:rsidRPr="00306736">
              <w:rPr>
                <w:sz w:val="21"/>
                <w:szCs w:val="21"/>
              </w:rPr>
              <w:fldChar w:fldCharType="separate"/>
            </w:r>
            <w:r w:rsidR="00873325" w:rsidRPr="00306736">
              <w:rPr>
                <w:color w:val="000000"/>
                <w:kern w:val="0"/>
                <w:sz w:val="21"/>
                <w:szCs w:val="21"/>
              </w:rPr>
              <w:t>Lovibond &amp; Lovibond(1995)</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NE.Ref.{E5F543AF-4369-4433-8C89-B6CC3BD98924}</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3F01908" w14:textId="77777777" w:rsidR="0099272D" w:rsidRPr="00306736" w:rsidRDefault="0099272D" w:rsidP="00915F6E">
            <w:pPr>
              <w:spacing w:line="312" w:lineRule="auto"/>
              <w:jc w:val="center"/>
              <w:rPr>
                <w:sz w:val="21"/>
                <w:szCs w:val="21"/>
              </w:rPr>
            </w:pPr>
            <w:r w:rsidRPr="00306736">
              <w:rPr>
                <w:sz w:val="21"/>
                <w:szCs w:val="21"/>
              </w:rPr>
              <w:t>9</w:t>
            </w:r>
          </w:p>
        </w:tc>
        <w:tc>
          <w:tcPr>
            <w:tcW w:w="3566" w:type="dxa"/>
            <w:vAlign w:val="center"/>
          </w:tcPr>
          <w:p w14:paraId="7CFD092A" w14:textId="1E50FA3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NE.Ref.{0F192B31-8932-4D97-A5EE-EBF488BABE6C}</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1255987B" w14:textId="59C71101"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NE.Ref.{4059FE41-7D81-49BC-9C76-B9DCBE206FFB}</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48081B36" w14:textId="77777777" w:rsidTr="004F69A5">
        <w:trPr>
          <w:jc w:val="center"/>
        </w:trPr>
        <w:tc>
          <w:tcPr>
            <w:tcW w:w="4253" w:type="dxa"/>
            <w:vAlign w:val="center"/>
          </w:tcPr>
          <w:p w14:paraId="14281991" w14:textId="4DF4BAC6" w:rsidR="0099272D" w:rsidRPr="00306736" w:rsidRDefault="00116B2C" w:rsidP="00915F6E">
            <w:pPr>
              <w:spacing w:line="312" w:lineRule="auto"/>
              <w:rPr>
                <w:sz w:val="21"/>
                <w:szCs w:val="21"/>
              </w:rPr>
            </w:pPr>
            <w:r w:rsidRPr="00306736">
              <w:rPr>
                <w:color w:val="0D0D0D" w:themeColor="text1" w:themeTint="F2"/>
                <w:sz w:val="21"/>
                <w:szCs w:val="21"/>
              </w:rPr>
              <w:lastRenderedPageBreak/>
              <w:t xml:space="preserve">Child Behavior Checklist </w:t>
            </w:r>
            <w:r w:rsidR="0099272D" w:rsidRPr="00306736">
              <w:rPr>
                <w:color w:val="0D0D0D" w:themeColor="text1" w:themeTint="F2"/>
                <w:sz w:val="21"/>
                <w:szCs w:val="21"/>
              </w:rPr>
              <w:t>(CBCL)</w:t>
            </w:r>
          </w:p>
        </w:tc>
        <w:tc>
          <w:tcPr>
            <w:tcW w:w="2694" w:type="dxa"/>
            <w:vAlign w:val="center"/>
          </w:tcPr>
          <w:p w14:paraId="61699788" w14:textId="77777777" w:rsidR="0099272D" w:rsidRPr="00306736" w:rsidRDefault="0099272D" w:rsidP="00915F6E">
            <w:pPr>
              <w:spacing w:line="312" w:lineRule="auto"/>
              <w:jc w:val="center"/>
              <w:rPr>
                <w:sz w:val="21"/>
                <w:szCs w:val="21"/>
              </w:rPr>
            </w:pPr>
          </w:p>
          <w:p w14:paraId="19ED7A84" w14:textId="052F757E" w:rsidR="0099272D" w:rsidRPr="00306736" w:rsidRDefault="0099272D" w:rsidP="00284D00">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NE.Ref.{5165FA68-9F98-4614-A845-D7D1590AA43A}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NE.Ref.{5781A8F9-1B7A-4750-A41C-A2308BB6CA0E}</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NE.Ref.{8587E9F6-84C0-4604-85C8-FAAA48A02525}</w:instrText>
            </w:r>
            <w:r w:rsidRPr="00306736">
              <w:rPr>
                <w:sz w:val="21"/>
                <w:szCs w:val="21"/>
              </w:rPr>
              <w:fldChar w:fldCharType="separate"/>
            </w:r>
            <w:r w:rsidR="00873325" w:rsidRPr="00306736">
              <w:rPr>
                <w:color w:val="000000"/>
                <w:kern w:val="0"/>
                <w:sz w:val="21"/>
                <w:szCs w:val="21"/>
              </w:rPr>
              <w:t>忻仁娥</w:t>
            </w:r>
            <w:r w:rsidR="00873325" w:rsidRPr="00306736">
              <w:rPr>
                <w:color w:val="000000"/>
                <w:kern w:val="0"/>
                <w:sz w:val="21"/>
                <w:szCs w:val="21"/>
              </w:rPr>
              <w:t>(1994)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NE.Ref.{EF375560-C586-4CC4-B5E1-66F9837693B5}</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4681E6E8" w14:textId="77777777" w:rsidR="0099272D" w:rsidRPr="00306736" w:rsidRDefault="0099272D" w:rsidP="00915F6E">
            <w:pPr>
              <w:spacing w:line="312" w:lineRule="auto"/>
              <w:jc w:val="center"/>
              <w:rPr>
                <w:sz w:val="21"/>
                <w:szCs w:val="21"/>
              </w:rPr>
            </w:pPr>
            <w:r w:rsidRPr="00306736">
              <w:rPr>
                <w:sz w:val="21"/>
                <w:szCs w:val="21"/>
              </w:rPr>
              <w:t>6</w:t>
            </w:r>
          </w:p>
        </w:tc>
        <w:tc>
          <w:tcPr>
            <w:tcW w:w="3566" w:type="dxa"/>
            <w:vAlign w:val="center"/>
          </w:tcPr>
          <w:p w14:paraId="00841AAB" w14:textId="2E0F317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NE.Ref.{55D8E704-F3C9-4606-B85A-AC5B7BAE65E2}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p>
          <w:p w14:paraId="66FFB110" w14:textId="77777777" w:rsidR="0099272D" w:rsidRPr="00306736" w:rsidRDefault="0099272D" w:rsidP="00915F6E">
            <w:pPr>
              <w:spacing w:line="312" w:lineRule="auto"/>
              <w:ind w:firstLineChars="450" w:firstLine="945"/>
              <w:rPr>
                <w:sz w:val="21"/>
                <w:szCs w:val="21"/>
              </w:rPr>
            </w:pPr>
            <w:r w:rsidRPr="00306736">
              <w:rPr>
                <w:rFonts w:hint="eastAsia"/>
                <w:sz w:val="21"/>
                <w:szCs w:val="21"/>
              </w:rPr>
              <w:t>男</w:t>
            </w:r>
            <w:r w:rsidRPr="00306736">
              <w:rPr>
                <w:rFonts w:hint="eastAsia"/>
                <w:sz w:val="21"/>
                <w:szCs w:val="21"/>
              </w:rPr>
              <w:t>1</w:t>
            </w:r>
            <w:r w:rsidRPr="00306736">
              <w:rPr>
                <w:sz w:val="21"/>
                <w:szCs w:val="21"/>
              </w:rPr>
              <w:t>6</w:t>
            </w:r>
            <w:r w:rsidRPr="00306736">
              <w:rPr>
                <w:rFonts w:hint="eastAsia"/>
                <w:sz w:val="21"/>
                <w:szCs w:val="21"/>
              </w:rPr>
              <w:t>题，女</w:t>
            </w:r>
            <w:r w:rsidRPr="00306736">
              <w:rPr>
                <w:rFonts w:hint="eastAsia"/>
                <w:sz w:val="21"/>
                <w:szCs w:val="21"/>
              </w:rPr>
              <w:t>1</w:t>
            </w:r>
            <w:r w:rsidRPr="00306736">
              <w:rPr>
                <w:sz w:val="21"/>
                <w:szCs w:val="21"/>
              </w:rPr>
              <w:t>8</w:t>
            </w:r>
            <w:r w:rsidRPr="00306736">
              <w:rPr>
                <w:rFonts w:hint="eastAsia"/>
                <w:sz w:val="21"/>
                <w:szCs w:val="21"/>
              </w:rPr>
              <w:t>题</w:t>
            </w:r>
          </w:p>
        </w:tc>
        <w:tc>
          <w:tcPr>
            <w:tcW w:w="3522" w:type="dxa"/>
          </w:tcPr>
          <w:p w14:paraId="7A38B3B0" w14:textId="77777777" w:rsidR="0099272D" w:rsidRPr="00306736" w:rsidRDefault="0099272D" w:rsidP="00915F6E">
            <w:pPr>
              <w:spacing w:line="312" w:lineRule="auto"/>
              <w:rPr>
                <w:sz w:val="21"/>
                <w:szCs w:val="21"/>
              </w:rPr>
            </w:pPr>
          </w:p>
          <w:p w14:paraId="6C525C6C" w14:textId="643D2FE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NE.Ref.{81088F0E-5B21-497B-86F7-22E324EFCEA7}</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(1998)</w:t>
            </w:r>
            <w:r w:rsidRPr="00306736">
              <w:rPr>
                <w:sz w:val="21"/>
                <w:szCs w:val="21"/>
              </w:rPr>
              <w:fldChar w:fldCharType="end"/>
            </w:r>
            <w:r w:rsidR="00783B7F" w:rsidRPr="00306736">
              <w:rPr>
                <w:rFonts w:hint="eastAsia"/>
                <w:sz w:val="21"/>
                <w:szCs w:val="21"/>
              </w:rPr>
              <w:t>未</w:t>
            </w:r>
            <w:r w:rsidRPr="00306736">
              <w:rPr>
                <w:sz w:val="21"/>
                <w:szCs w:val="21"/>
              </w:rPr>
              <w:t>提供题目。</w:t>
            </w:r>
          </w:p>
          <w:p w14:paraId="2EB0943F" w14:textId="4D72B098"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NE.Ref.{5FF701DD-067B-4249-8114-E2076AB6B4E3}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提供的抑郁维度男生跟女生的题目不一样。</w:t>
            </w:r>
          </w:p>
          <w:p w14:paraId="4733F5D9" w14:textId="35D41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NE.Ref.{94BCA4A9-2D3B-440F-BD7F-91669EB08FB7}</w:instrText>
            </w:r>
            <w:r w:rsidRPr="00306736">
              <w:rPr>
                <w:sz w:val="21"/>
                <w:szCs w:val="21"/>
              </w:rPr>
              <w:fldChar w:fldCharType="separate"/>
            </w:r>
            <w:r w:rsidR="00873325" w:rsidRPr="00306736">
              <w:rPr>
                <w:color w:val="000000"/>
                <w:kern w:val="0"/>
                <w:sz w:val="21"/>
                <w:szCs w:val="21"/>
              </w:rPr>
              <w:t>忻仁娥</w:t>
            </w:r>
            <w:r w:rsidR="00873325" w:rsidRPr="00306736">
              <w:rPr>
                <w:color w:val="000000"/>
                <w:kern w:val="0"/>
                <w:sz w:val="21"/>
                <w:szCs w:val="21"/>
              </w:rPr>
              <w:t>(1994)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NE.Ref.{0D94057A-9910-4ABE-BD6C-9D64E5940CED}</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未获取</w:t>
            </w:r>
            <w:r w:rsidR="00783B7F" w:rsidRPr="00306736">
              <w:rPr>
                <w:rFonts w:hint="eastAsia"/>
                <w:sz w:val="21"/>
                <w:szCs w:val="21"/>
              </w:rPr>
              <w:t>全文</w:t>
            </w:r>
            <w:r w:rsidRPr="00306736">
              <w:rPr>
                <w:sz w:val="21"/>
                <w:szCs w:val="21"/>
              </w:rPr>
              <w:t>。</w:t>
            </w:r>
          </w:p>
          <w:p w14:paraId="2F6B722E" w14:textId="77777777" w:rsidR="0099272D" w:rsidRPr="00306736" w:rsidRDefault="0099272D" w:rsidP="00915F6E">
            <w:pPr>
              <w:spacing w:line="312" w:lineRule="auto"/>
              <w:rPr>
                <w:sz w:val="21"/>
                <w:szCs w:val="21"/>
              </w:rPr>
            </w:pPr>
          </w:p>
        </w:tc>
      </w:tr>
      <w:tr w:rsidR="0099272D" w:rsidRPr="00306736" w14:paraId="0E934D3E" w14:textId="77777777" w:rsidTr="004F69A5">
        <w:trPr>
          <w:trHeight w:val="1744"/>
          <w:jc w:val="center"/>
        </w:trPr>
        <w:tc>
          <w:tcPr>
            <w:tcW w:w="4253" w:type="dxa"/>
            <w:vAlign w:val="center"/>
          </w:tcPr>
          <w:p w14:paraId="7A08D1E9" w14:textId="38D10699" w:rsidR="0099272D" w:rsidRPr="00306736" w:rsidRDefault="00116B2C" w:rsidP="00116B2C">
            <w:pPr>
              <w:spacing w:line="312" w:lineRule="auto"/>
              <w:rPr>
                <w:color w:val="000000"/>
                <w:sz w:val="21"/>
                <w:szCs w:val="21"/>
              </w:rPr>
            </w:pPr>
            <w:r w:rsidRPr="00306736">
              <w:rPr>
                <w:rFonts w:hint="eastAsia"/>
                <w:color w:val="000000"/>
                <w:sz w:val="21"/>
                <w:szCs w:val="21"/>
              </w:rPr>
              <w:t>Mood and Feelings Questionnaire</w:t>
            </w:r>
            <w:r w:rsidRPr="00306736">
              <w:rPr>
                <w:color w:val="000000"/>
                <w:sz w:val="21"/>
                <w:szCs w:val="21"/>
              </w:rPr>
              <w:t xml:space="preserve"> </w:t>
            </w:r>
            <w:r w:rsidR="0099272D" w:rsidRPr="00306736">
              <w:rPr>
                <w:color w:val="000000"/>
                <w:sz w:val="21"/>
                <w:szCs w:val="21"/>
              </w:rPr>
              <w:t>(MFQ-C)</w:t>
            </w:r>
          </w:p>
        </w:tc>
        <w:tc>
          <w:tcPr>
            <w:tcW w:w="2694" w:type="dxa"/>
            <w:vAlign w:val="center"/>
          </w:tcPr>
          <w:p w14:paraId="3F69DC0B" w14:textId="7C343B0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NE.Ref.{0411507B-3F56-4AD8-B1A0-9EDCE4B4C6B1}</w:instrText>
            </w:r>
            <w:r w:rsidRPr="00306736">
              <w:rPr>
                <w:sz w:val="21"/>
                <w:szCs w:val="21"/>
              </w:rPr>
              <w:fldChar w:fldCharType="separate"/>
            </w:r>
            <w:r w:rsidR="00873325" w:rsidRPr="00306736">
              <w:rPr>
                <w:color w:val="000000"/>
                <w:kern w:val="0"/>
                <w:sz w:val="21"/>
                <w:szCs w:val="21"/>
              </w:rPr>
              <w:t>Wood et al.(1995)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5B2B6A56"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2B9B4501" w14:textId="672B930F" w:rsidR="0099272D" w:rsidRPr="00306736" w:rsidRDefault="0099272D" w:rsidP="00915F6E">
            <w:pPr>
              <w:spacing w:line="312" w:lineRule="auto"/>
              <w:ind w:firstLineChars="350" w:firstLine="735"/>
              <w:rPr>
                <w:sz w:val="21"/>
                <w:szCs w:val="21"/>
              </w:rPr>
            </w:pPr>
            <w:r w:rsidRPr="00306736">
              <w:rPr>
                <w:sz w:val="21"/>
                <w:szCs w:val="21"/>
              </w:rPr>
              <w:fldChar w:fldCharType="begin"/>
            </w:r>
            <w:r w:rsidR="00873325" w:rsidRPr="00306736">
              <w:rPr>
                <w:sz w:val="21"/>
                <w:szCs w:val="21"/>
              </w:rPr>
              <w:instrText xml:space="preserve"> ADDIN NE.Ref.{1DC56140-AFF4-40B8-B4A5-13DF0763CD49}</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Pr="00306736">
              <w:rPr>
                <w:sz w:val="21"/>
                <w:szCs w:val="21"/>
              </w:rPr>
              <w:t>33</w:t>
            </w:r>
            <w:r w:rsidRPr="00306736">
              <w:rPr>
                <w:rFonts w:hint="eastAsia"/>
                <w:sz w:val="21"/>
                <w:szCs w:val="21"/>
              </w:rPr>
              <w:t>题</w:t>
            </w:r>
          </w:p>
        </w:tc>
        <w:tc>
          <w:tcPr>
            <w:tcW w:w="3522" w:type="dxa"/>
          </w:tcPr>
          <w:p w14:paraId="7EB2F015" w14:textId="57E060AE" w:rsidR="0099272D" w:rsidRPr="00306736" w:rsidRDefault="0099272D" w:rsidP="00915F6E">
            <w:pPr>
              <w:spacing w:line="312" w:lineRule="auto"/>
              <w:rPr>
                <w:color w:val="080000"/>
                <w:sz w:val="21"/>
                <w:szCs w:val="21"/>
              </w:rPr>
            </w:pPr>
            <w:r w:rsidRPr="00306736">
              <w:rPr>
                <w:sz w:val="21"/>
                <w:szCs w:val="21"/>
              </w:rPr>
              <w:fldChar w:fldCharType="begin"/>
            </w:r>
            <w:r w:rsidR="00873325" w:rsidRPr="00306736">
              <w:rPr>
                <w:sz w:val="21"/>
                <w:szCs w:val="21"/>
              </w:rPr>
              <w:instrText xml:space="preserve"> ADDIN NE.Ref.{5947B1A3-5352-4FDC-BC20-64039D83A548}</w:instrText>
            </w:r>
            <w:r w:rsidRPr="00306736">
              <w:rPr>
                <w:sz w:val="21"/>
                <w:szCs w:val="21"/>
              </w:rPr>
              <w:fldChar w:fldCharType="separate"/>
            </w:r>
            <w:r w:rsidR="00873325" w:rsidRPr="00306736">
              <w:rPr>
                <w:color w:val="000000"/>
                <w:kern w:val="0"/>
                <w:sz w:val="21"/>
                <w:szCs w:val="21"/>
              </w:rPr>
              <w:t>Wood et al.(1995)</w:t>
            </w:r>
            <w:r w:rsidRPr="00306736">
              <w:rPr>
                <w:sz w:val="21"/>
                <w:szCs w:val="21"/>
              </w:rPr>
              <w:fldChar w:fldCharType="end"/>
            </w:r>
            <w:r w:rsidR="0035265F" w:rsidRPr="00306736">
              <w:rPr>
                <w:rFonts w:hint="eastAsia"/>
                <w:color w:val="080000"/>
                <w:sz w:val="21"/>
                <w:szCs w:val="21"/>
              </w:rPr>
              <w:t>未</w:t>
            </w:r>
            <w:r w:rsidRPr="00306736">
              <w:rPr>
                <w:rFonts w:hint="eastAsia"/>
                <w:color w:val="080000"/>
                <w:sz w:val="21"/>
                <w:szCs w:val="21"/>
              </w:rPr>
              <w:t>提</w:t>
            </w:r>
            <w:r w:rsidRPr="00306736">
              <w:rPr>
                <w:color w:val="080000"/>
                <w:sz w:val="21"/>
                <w:szCs w:val="21"/>
              </w:rPr>
              <w:t>供题目。</w:t>
            </w:r>
          </w:p>
          <w:p w14:paraId="31B142BA" w14:textId="04E86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NE.Ref.{49DBAAC0-05D1-4CA7-9B4E-538DF0E29DF3}</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0035265F" w:rsidRPr="00306736">
              <w:rPr>
                <w:rFonts w:hint="eastAsia"/>
                <w:sz w:val="21"/>
                <w:szCs w:val="21"/>
              </w:rPr>
              <w:t>中为</w:t>
            </w:r>
            <w:r w:rsidRPr="00306736">
              <w:rPr>
                <w:sz w:val="21"/>
                <w:szCs w:val="21"/>
              </w:rPr>
              <w:t>情绪问卷</w:t>
            </w:r>
            <w:r w:rsidRPr="00306736">
              <w:rPr>
                <w:sz w:val="21"/>
                <w:szCs w:val="21"/>
              </w:rPr>
              <w:t>MF</w:t>
            </w:r>
            <w:r w:rsidR="0035265F" w:rsidRPr="00306736">
              <w:rPr>
                <w:rFonts w:hint="eastAsia"/>
                <w:sz w:val="21"/>
                <w:szCs w:val="21"/>
              </w:rPr>
              <w:t>Q</w:t>
            </w:r>
            <w:r w:rsidR="0035265F" w:rsidRPr="00306736">
              <w:rPr>
                <w:rFonts w:hint="eastAsia"/>
                <w:sz w:val="21"/>
                <w:szCs w:val="21"/>
              </w:rPr>
              <w:t>，推测是</w:t>
            </w:r>
            <w:r w:rsidRPr="00306736">
              <w:rPr>
                <w:sz w:val="21"/>
                <w:szCs w:val="21"/>
              </w:rPr>
              <w:t>MFQ-C</w:t>
            </w:r>
            <w:r w:rsidRPr="00306736">
              <w:rPr>
                <w:sz w:val="21"/>
                <w:szCs w:val="21"/>
              </w:rPr>
              <w:t>。</w:t>
            </w:r>
          </w:p>
          <w:p w14:paraId="78599F07" w14:textId="77777777" w:rsidR="0099272D" w:rsidRPr="00306736" w:rsidRDefault="0099272D" w:rsidP="00915F6E">
            <w:pPr>
              <w:spacing w:line="312" w:lineRule="auto"/>
              <w:rPr>
                <w:sz w:val="21"/>
                <w:szCs w:val="21"/>
              </w:rPr>
            </w:pPr>
          </w:p>
          <w:p w14:paraId="2136B7FF" w14:textId="77777777" w:rsidR="0099272D" w:rsidRPr="00306736" w:rsidRDefault="0099272D" w:rsidP="00915F6E">
            <w:pPr>
              <w:spacing w:line="312" w:lineRule="auto"/>
              <w:rPr>
                <w:color w:val="080000"/>
                <w:sz w:val="21"/>
                <w:szCs w:val="21"/>
              </w:rPr>
            </w:pPr>
          </w:p>
          <w:p w14:paraId="4B3D6D34" w14:textId="77777777" w:rsidR="0099272D" w:rsidRPr="00306736" w:rsidRDefault="0099272D" w:rsidP="00915F6E">
            <w:pPr>
              <w:spacing w:line="312" w:lineRule="auto"/>
              <w:rPr>
                <w:sz w:val="21"/>
                <w:szCs w:val="21"/>
              </w:rPr>
            </w:pPr>
          </w:p>
        </w:tc>
      </w:tr>
      <w:tr w:rsidR="0099272D" w:rsidRPr="00306736" w14:paraId="56501F38" w14:textId="77777777" w:rsidTr="004F69A5">
        <w:trPr>
          <w:jc w:val="center"/>
        </w:trPr>
        <w:tc>
          <w:tcPr>
            <w:tcW w:w="4253" w:type="dxa"/>
            <w:vAlign w:val="center"/>
          </w:tcPr>
          <w:p w14:paraId="440705D6" w14:textId="2FDCCF52" w:rsidR="0099272D" w:rsidRPr="00306736" w:rsidRDefault="00B61F6A" w:rsidP="00B61F6A">
            <w:pPr>
              <w:spacing w:line="312" w:lineRule="auto"/>
              <w:rPr>
                <w:color w:val="0D0D0D" w:themeColor="text1" w:themeTint="F2"/>
                <w:sz w:val="21"/>
                <w:szCs w:val="21"/>
              </w:rPr>
            </w:pPr>
            <w:r w:rsidRPr="00306736">
              <w:rPr>
                <w:color w:val="000000"/>
                <w:sz w:val="21"/>
                <w:szCs w:val="21"/>
              </w:rPr>
              <w:t xml:space="preserve">Middle school students' depression scale </w:t>
            </w:r>
            <w:r w:rsidR="0099272D" w:rsidRPr="00306736">
              <w:rPr>
                <w:color w:val="000000"/>
                <w:sz w:val="21"/>
                <w:szCs w:val="21"/>
              </w:rPr>
              <w:t>(CSSSDS)</w:t>
            </w:r>
          </w:p>
        </w:tc>
        <w:tc>
          <w:tcPr>
            <w:tcW w:w="2694" w:type="dxa"/>
            <w:vAlign w:val="center"/>
          </w:tcPr>
          <w:p w14:paraId="5C77B310" w14:textId="4702DAA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NE.Ref.{57E0935F-D69C-4276-9ED4-9A238DFE6356}</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2</w:t>
            </w:r>
            <w:r w:rsidRPr="00306736">
              <w:rPr>
                <w:sz w:val="21"/>
                <w:szCs w:val="21"/>
              </w:rPr>
              <w:t>篇</w:t>
            </w:r>
          </w:p>
        </w:tc>
        <w:tc>
          <w:tcPr>
            <w:tcW w:w="2126" w:type="dxa"/>
            <w:vAlign w:val="center"/>
          </w:tcPr>
          <w:p w14:paraId="771D6239"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3D4E16C0" w14:textId="5F393BE7" w:rsidR="0099272D" w:rsidRPr="00306736" w:rsidRDefault="0099272D" w:rsidP="00915F6E">
            <w:pPr>
              <w:spacing w:line="312" w:lineRule="auto"/>
              <w:ind w:firstLineChars="300" w:firstLine="630"/>
              <w:rPr>
                <w:sz w:val="21"/>
                <w:szCs w:val="21"/>
              </w:rPr>
            </w:pPr>
            <w:r w:rsidRPr="00306736">
              <w:rPr>
                <w:sz w:val="21"/>
                <w:szCs w:val="21"/>
              </w:rPr>
              <w:t xml:space="preserve">  </w:t>
            </w:r>
            <w:r w:rsidRPr="00306736">
              <w:rPr>
                <w:sz w:val="21"/>
                <w:szCs w:val="21"/>
              </w:rPr>
              <w:fldChar w:fldCharType="begin"/>
            </w:r>
            <w:r w:rsidR="00873325" w:rsidRPr="00306736">
              <w:rPr>
                <w:sz w:val="21"/>
                <w:szCs w:val="21"/>
              </w:rPr>
              <w:instrText xml:space="preserve"> ADDIN NE.Ref.{67E97E91-A6CE-48FB-8E43-AA4569FE27B7}</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77CB88E8" w14:textId="11A1D69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NE.Ref.{47CC96C7-6618-452A-866E-AE9D0FB3FD40}</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35265F" w:rsidRPr="00306736">
              <w:rPr>
                <w:rFonts w:hint="eastAsia"/>
                <w:sz w:val="21"/>
                <w:szCs w:val="21"/>
              </w:rPr>
              <w:t>未</w:t>
            </w:r>
            <w:r w:rsidRPr="00306736">
              <w:rPr>
                <w:sz w:val="21"/>
                <w:szCs w:val="21"/>
              </w:rPr>
              <w:t>提供题目。</w:t>
            </w:r>
          </w:p>
        </w:tc>
      </w:tr>
      <w:tr w:rsidR="0099272D" w:rsidRPr="00306736" w14:paraId="21ABCAD5" w14:textId="77777777" w:rsidTr="004F69A5">
        <w:trPr>
          <w:jc w:val="center"/>
        </w:trPr>
        <w:tc>
          <w:tcPr>
            <w:tcW w:w="4253" w:type="dxa"/>
            <w:vAlign w:val="center"/>
          </w:tcPr>
          <w:p w14:paraId="5ACA99C2" w14:textId="5B8C0656"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Center for Epidemiologic Studies Depression Scale for Children (</w:t>
            </w:r>
            <w:r w:rsidR="0099272D" w:rsidRPr="00306736">
              <w:rPr>
                <w:color w:val="0D0D0D" w:themeColor="text1" w:themeTint="F2"/>
                <w:sz w:val="21"/>
                <w:szCs w:val="21"/>
              </w:rPr>
              <w:t>CES-D-C</w:t>
            </w:r>
            <w:r w:rsidRPr="00306736">
              <w:rPr>
                <w:rFonts w:hint="eastAsia"/>
                <w:color w:val="0D0D0D" w:themeColor="text1" w:themeTint="F2"/>
                <w:sz w:val="21"/>
                <w:szCs w:val="21"/>
              </w:rPr>
              <w:t>)</w:t>
            </w:r>
          </w:p>
        </w:tc>
        <w:tc>
          <w:tcPr>
            <w:tcW w:w="2694" w:type="dxa"/>
            <w:vAlign w:val="center"/>
          </w:tcPr>
          <w:p w14:paraId="29798F54" w14:textId="22187EDA"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NE.Ref.{A714ED55-2075-4A6E-8717-EFF23BCE8B1E}</w:instrText>
            </w:r>
            <w:r w:rsidRPr="00306736">
              <w:rPr>
                <w:sz w:val="21"/>
                <w:szCs w:val="21"/>
              </w:rPr>
              <w:fldChar w:fldCharType="separate"/>
            </w:r>
            <w:r w:rsidR="00873325" w:rsidRPr="00306736">
              <w:rPr>
                <w:color w:val="000000"/>
                <w:kern w:val="0"/>
                <w:sz w:val="21"/>
                <w:szCs w:val="21"/>
              </w:rPr>
              <w:t>William Li et al.(2010)</w:t>
            </w:r>
            <w:r w:rsidRPr="00306736">
              <w:rPr>
                <w:sz w:val="21"/>
                <w:szCs w:val="21"/>
              </w:rPr>
              <w:fldChar w:fldCharType="end"/>
            </w:r>
          </w:p>
        </w:tc>
        <w:tc>
          <w:tcPr>
            <w:tcW w:w="2126" w:type="dxa"/>
            <w:vAlign w:val="center"/>
          </w:tcPr>
          <w:p w14:paraId="377C59EA" w14:textId="77777777" w:rsidR="0099272D" w:rsidRPr="00306736" w:rsidRDefault="0099272D" w:rsidP="00915F6E">
            <w:pPr>
              <w:spacing w:line="312" w:lineRule="auto"/>
              <w:jc w:val="center"/>
              <w:rPr>
                <w:sz w:val="21"/>
                <w:szCs w:val="21"/>
              </w:rPr>
            </w:pPr>
            <w:r w:rsidRPr="00306736">
              <w:rPr>
                <w:sz w:val="21"/>
                <w:szCs w:val="21"/>
              </w:rPr>
              <w:t>2</w:t>
            </w:r>
          </w:p>
        </w:tc>
        <w:tc>
          <w:tcPr>
            <w:tcW w:w="3566" w:type="dxa"/>
            <w:vAlign w:val="center"/>
          </w:tcPr>
          <w:p w14:paraId="38923C07" w14:textId="6D2A334B" w:rsidR="0099272D" w:rsidRPr="00306736" w:rsidRDefault="0099272D" w:rsidP="00915F6E">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NE.Ref.{DFAAE83B-8056-48EA-A2BA-E30057070FCC}</w:instrText>
            </w:r>
            <w:r w:rsidRPr="00306736">
              <w:rPr>
                <w:sz w:val="21"/>
                <w:szCs w:val="21"/>
              </w:rPr>
              <w:fldChar w:fldCharType="separate"/>
            </w:r>
            <w:r w:rsidR="00873325" w:rsidRPr="00306736">
              <w:rPr>
                <w:color w:val="000000"/>
                <w:kern w:val="0"/>
                <w:sz w:val="21"/>
                <w:szCs w:val="21"/>
              </w:rPr>
              <w:t>William Li et al.(2010)</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5D15A019" w14:textId="77777777" w:rsidR="0099272D" w:rsidRPr="00306736" w:rsidRDefault="0099272D" w:rsidP="00915F6E">
            <w:pPr>
              <w:spacing w:line="312" w:lineRule="auto"/>
              <w:rPr>
                <w:sz w:val="21"/>
                <w:szCs w:val="21"/>
              </w:rPr>
            </w:pPr>
          </w:p>
        </w:tc>
      </w:tr>
      <w:tr w:rsidR="0099272D" w:rsidRPr="00306736" w14:paraId="06D33C36" w14:textId="77777777" w:rsidTr="004F69A5">
        <w:trPr>
          <w:jc w:val="center"/>
        </w:trPr>
        <w:tc>
          <w:tcPr>
            <w:tcW w:w="4253" w:type="dxa"/>
            <w:vAlign w:val="center"/>
          </w:tcPr>
          <w:p w14:paraId="5691087F" w14:textId="042DAC8B" w:rsidR="0099272D" w:rsidRPr="00306736" w:rsidRDefault="00B61F6A" w:rsidP="00915F6E">
            <w:pPr>
              <w:spacing w:line="312" w:lineRule="auto"/>
              <w:rPr>
                <w:color w:val="0D0D0D" w:themeColor="text1" w:themeTint="F2"/>
                <w:sz w:val="21"/>
                <w:szCs w:val="21"/>
              </w:rPr>
            </w:pPr>
            <w:r w:rsidRPr="00306736">
              <w:rPr>
                <w:sz w:val="21"/>
                <w:szCs w:val="21"/>
              </w:rPr>
              <w:t>Adolescent Depression Inventory</w:t>
            </w:r>
            <w:r w:rsidR="0099272D" w:rsidRPr="00306736">
              <w:rPr>
                <w:sz w:val="21"/>
                <w:szCs w:val="21"/>
              </w:rPr>
              <w:t>（</w:t>
            </w:r>
            <w:r w:rsidR="0099272D" w:rsidRPr="00306736">
              <w:rPr>
                <w:sz w:val="21"/>
                <w:szCs w:val="21"/>
              </w:rPr>
              <w:t>ADI</w:t>
            </w:r>
            <w:r w:rsidR="0099272D" w:rsidRPr="00306736">
              <w:rPr>
                <w:sz w:val="21"/>
                <w:szCs w:val="21"/>
              </w:rPr>
              <w:t>）</w:t>
            </w:r>
          </w:p>
        </w:tc>
        <w:tc>
          <w:tcPr>
            <w:tcW w:w="2694" w:type="dxa"/>
            <w:vAlign w:val="center"/>
          </w:tcPr>
          <w:p w14:paraId="14FFD60B" w14:textId="69268D5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NE.Ref.{10D90AB8-C7C7-4F42-8839-C1B38DDD2D92}</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5C318AC"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18964C90" w14:textId="4A4909D8" w:rsidR="0099272D" w:rsidRPr="00306736" w:rsidRDefault="0099272D" w:rsidP="00915F6E">
            <w:pPr>
              <w:spacing w:line="312" w:lineRule="auto"/>
              <w:ind w:firstLineChars="400" w:firstLine="840"/>
              <w:rPr>
                <w:sz w:val="21"/>
                <w:szCs w:val="21"/>
              </w:rPr>
            </w:pPr>
            <w:r w:rsidRPr="00306736">
              <w:rPr>
                <w:color w:val="000000"/>
                <w:sz w:val="21"/>
                <w:szCs w:val="21"/>
              </w:rPr>
              <w:fldChar w:fldCharType="begin"/>
            </w:r>
            <w:r w:rsidR="00873325" w:rsidRPr="00306736">
              <w:rPr>
                <w:color w:val="000000"/>
                <w:sz w:val="21"/>
                <w:szCs w:val="21"/>
              </w:rPr>
              <w:instrText xml:space="preserve"> ADDIN NE.Ref.{35AE1CE1-A295-4FD5-B49C-221FF090E8E5}</w:instrText>
            </w:r>
            <w:r w:rsidRPr="00306736">
              <w:rPr>
                <w:color w:val="000000"/>
                <w:sz w:val="21"/>
                <w:szCs w:val="21"/>
              </w:rPr>
              <w:fldChar w:fldCharType="separate"/>
            </w:r>
            <w:r w:rsidR="00873325" w:rsidRPr="00306736">
              <w:rPr>
                <w:color w:val="000000"/>
                <w:kern w:val="0"/>
                <w:sz w:val="21"/>
                <w:szCs w:val="21"/>
              </w:rPr>
              <w:t>楊雅惠</w:t>
            </w:r>
            <w:r w:rsidR="00873325" w:rsidRPr="00306736">
              <w:rPr>
                <w:color w:val="000000"/>
                <w:kern w:val="0"/>
                <w:sz w:val="21"/>
                <w:szCs w:val="21"/>
              </w:rPr>
              <w:t>(2003)</w:t>
            </w:r>
            <w:r w:rsidRPr="00306736">
              <w:rPr>
                <w:color w:val="000000"/>
                <w:sz w:val="21"/>
                <w:szCs w:val="21"/>
              </w:rPr>
              <w:fldChar w:fldCharType="end"/>
            </w:r>
            <w:r w:rsidRPr="00306736">
              <w:rPr>
                <w:color w:val="000000"/>
                <w:sz w:val="21"/>
                <w:szCs w:val="21"/>
              </w:rPr>
              <w:t>31</w:t>
            </w:r>
            <w:r w:rsidRPr="00306736">
              <w:rPr>
                <w:rFonts w:hint="eastAsia"/>
                <w:color w:val="000000"/>
                <w:sz w:val="21"/>
                <w:szCs w:val="21"/>
              </w:rPr>
              <w:t>题</w:t>
            </w:r>
          </w:p>
        </w:tc>
        <w:tc>
          <w:tcPr>
            <w:tcW w:w="3522" w:type="dxa"/>
          </w:tcPr>
          <w:p w14:paraId="5903EE21" w14:textId="02DCFFB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NE.Ref.{F1A8769E-E4DB-40BE-82DD-A406E396D423}</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未获得</w:t>
            </w:r>
            <w:r w:rsidR="0035265F" w:rsidRPr="00306736">
              <w:rPr>
                <w:rFonts w:hint="eastAsia"/>
                <w:sz w:val="21"/>
                <w:szCs w:val="21"/>
              </w:rPr>
              <w:t>全文</w:t>
            </w:r>
          </w:p>
        </w:tc>
      </w:tr>
      <w:tr w:rsidR="0099272D" w:rsidRPr="00306736" w14:paraId="16990AC6" w14:textId="77777777" w:rsidTr="004F69A5">
        <w:trPr>
          <w:jc w:val="center"/>
        </w:trPr>
        <w:tc>
          <w:tcPr>
            <w:tcW w:w="4253" w:type="dxa"/>
            <w:vAlign w:val="center"/>
          </w:tcPr>
          <w:p w14:paraId="70B99D62" w14:textId="3A457DD2" w:rsidR="0099272D" w:rsidRPr="00306736" w:rsidRDefault="00B61F6A" w:rsidP="00915F6E">
            <w:pPr>
              <w:spacing w:line="312" w:lineRule="auto"/>
              <w:rPr>
                <w:sz w:val="21"/>
                <w:szCs w:val="21"/>
              </w:rPr>
            </w:pPr>
            <w:r w:rsidRPr="00306736">
              <w:rPr>
                <w:color w:val="000000"/>
                <w:sz w:val="21"/>
                <w:szCs w:val="21"/>
              </w:rPr>
              <w:t xml:space="preserve">Brief Symptom Rating Scale </w:t>
            </w:r>
            <w:r w:rsidR="0099272D" w:rsidRPr="00306736">
              <w:rPr>
                <w:color w:val="000000"/>
                <w:sz w:val="21"/>
                <w:szCs w:val="21"/>
              </w:rPr>
              <w:t>(BSRS-5)</w:t>
            </w:r>
          </w:p>
        </w:tc>
        <w:tc>
          <w:tcPr>
            <w:tcW w:w="2694" w:type="dxa"/>
            <w:vAlign w:val="center"/>
          </w:tcPr>
          <w:p w14:paraId="1BD7BA88" w14:textId="2F6890D9"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NE.Ref.{6E3BB8BE-2831-4C6C-9526-052737D36C7B}</w:instrText>
            </w:r>
            <w:r w:rsidRPr="00306736">
              <w:rPr>
                <w:sz w:val="21"/>
                <w:szCs w:val="21"/>
              </w:rPr>
              <w:fldChar w:fldCharType="separate"/>
            </w:r>
            <w:r w:rsidR="00873325" w:rsidRPr="00306736">
              <w:rPr>
                <w:color w:val="000000"/>
                <w:kern w:val="0"/>
                <w:sz w:val="21"/>
                <w:szCs w:val="21"/>
              </w:rPr>
              <w:t>Lee et al.(1990)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E1BA5A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5AFFFD8" w14:textId="14582D53" w:rsidR="0099272D" w:rsidRPr="00306736" w:rsidRDefault="0099272D" w:rsidP="00915F6E">
            <w:pPr>
              <w:spacing w:line="312" w:lineRule="auto"/>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NE.Ref.{472AD035-BEA4-47DB-A251-B4B2651307ED}</w:instrText>
            </w:r>
            <w:r w:rsidRPr="00306736">
              <w:rPr>
                <w:sz w:val="21"/>
                <w:szCs w:val="21"/>
              </w:rPr>
              <w:fldChar w:fldCharType="separate"/>
            </w:r>
            <w:r w:rsidR="00873325" w:rsidRPr="00306736">
              <w:rPr>
                <w:color w:val="000000"/>
                <w:kern w:val="0"/>
                <w:sz w:val="21"/>
                <w:szCs w:val="21"/>
              </w:rPr>
              <w:t>Lee et al.(1990)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0BF6D012" w14:textId="77777777" w:rsidR="0099272D" w:rsidRPr="00306736" w:rsidRDefault="0099272D" w:rsidP="00915F6E">
            <w:pPr>
              <w:spacing w:line="312" w:lineRule="auto"/>
              <w:rPr>
                <w:sz w:val="21"/>
                <w:szCs w:val="21"/>
              </w:rPr>
            </w:pPr>
          </w:p>
        </w:tc>
      </w:tr>
      <w:tr w:rsidR="0099272D" w:rsidRPr="00306736" w14:paraId="4474A350" w14:textId="77777777" w:rsidTr="004F69A5">
        <w:trPr>
          <w:jc w:val="center"/>
        </w:trPr>
        <w:tc>
          <w:tcPr>
            <w:tcW w:w="4253" w:type="dxa"/>
            <w:vAlign w:val="center"/>
          </w:tcPr>
          <w:p w14:paraId="083F054E" w14:textId="4B1A3394"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Short version of Center for Epidemiologic Studies Depression Scale (</w:t>
            </w:r>
            <w:r w:rsidR="0099272D" w:rsidRPr="00306736">
              <w:rPr>
                <w:color w:val="0D0D0D" w:themeColor="text1" w:themeTint="F2"/>
                <w:sz w:val="21"/>
                <w:szCs w:val="21"/>
              </w:rPr>
              <w:t>CES-D-13</w:t>
            </w:r>
            <w:r w:rsidRPr="00306736">
              <w:rPr>
                <w:color w:val="0D0D0D" w:themeColor="text1" w:themeTint="F2"/>
                <w:sz w:val="21"/>
                <w:szCs w:val="21"/>
              </w:rPr>
              <w:t>)</w:t>
            </w:r>
          </w:p>
        </w:tc>
        <w:tc>
          <w:tcPr>
            <w:tcW w:w="2694" w:type="dxa"/>
            <w:vAlign w:val="center"/>
          </w:tcPr>
          <w:p w14:paraId="74BB3DBA" w14:textId="75885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NE.Ref.{0A7085D8-171C-4101-A570-23FFEEA7CFDF}</w:instrText>
            </w:r>
            <w:r w:rsidRPr="00306736">
              <w:rPr>
                <w:sz w:val="21"/>
                <w:szCs w:val="21"/>
              </w:rPr>
              <w:fldChar w:fldCharType="separate"/>
            </w:r>
            <w:r w:rsidR="00873325" w:rsidRPr="00306736">
              <w:rPr>
                <w:color w:val="000000"/>
                <w:kern w:val="0"/>
                <w:sz w:val="21"/>
                <w:szCs w:val="21"/>
              </w:rPr>
              <w:t>Li et al.(2016)</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NE.Ref.{53F5847D-D909-41F4-AACF-457E54FE55F3}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p>
        </w:tc>
        <w:tc>
          <w:tcPr>
            <w:tcW w:w="2126" w:type="dxa"/>
            <w:vAlign w:val="center"/>
          </w:tcPr>
          <w:p w14:paraId="4E3BF1D8"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CB9CD3F" w14:textId="01BACF2B"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NE.Ref.{B2950268-E0F8-4573-A7B5-ADD6DE97FF73}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2F03EBAA" w14:textId="77777777" w:rsidR="0099272D" w:rsidRPr="00306736" w:rsidRDefault="0099272D" w:rsidP="00915F6E">
            <w:pPr>
              <w:spacing w:line="312" w:lineRule="auto"/>
              <w:rPr>
                <w:sz w:val="21"/>
                <w:szCs w:val="21"/>
              </w:rPr>
            </w:pPr>
          </w:p>
        </w:tc>
      </w:tr>
      <w:tr w:rsidR="0099272D" w:rsidRPr="00306736" w14:paraId="4D48A9AD" w14:textId="77777777" w:rsidTr="004F69A5">
        <w:trPr>
          <w:jc w:val="center"/>
        </w:trPr>
        <w:tc>
          <w:tcPr>
            <w:tcW w:w="4253" w:type="dxa"/>
            <w:vAlign w:val="center"/>
          </w:tcPr>
          <w:p w14:paraId="49AA03A3" w14:textId="5E06C495" w:rsidR="0099272D" w:rsidRPr="00306736" w:rsidRDefault="00B61F6A" w:rsidP="00B61F6A">
            <w:pPr>
              <w:rPr>
                <w:sz w:val="21"/>
                <w:szCs w:val="21"/>
              </w:rPr>
            </w:pPr>
            <w:r w:rsidRPr="00306736">
              <w:rPr>
                <w:sz w:val="21"/>
                <w:szCs w:val="21"/>
              </w:rPr>
              <w:t>CEPS-constructed scale (</w:t>
            </w:r>
            <w:r w:rsidR="0099272D" w:rsidRPr="00306736">
              <w:rPr>
                <w:sz w:val="21"/>
                <w:szCs w:val="21"/>
              </w:rPr>
              <w:t>CEPS</w:t>
            </w:r>
            <w:r w:rsidRPr="00306736">
              <w:rPr>
                <w:sz w:val="21"/>
                <w:szCs w:val="21"/>
              </w:rPr>
              <w:t>)</w:t>
            </w:r>
          </w:p>
        </w:tc>
        <w:tc>
          <w:tcPr>
            <w:tcW w:w="2694" w:type="dxa"/>
            <w:vAlign w:val="center"/>
          </w:tcPr>
          <w:p w14:paraId="1A5A5A4F" w14:textId="6E4BDD5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NE.Ref.{E178BCA3-04EF-4EBF-B6F4-70D5B795838E}</w:instrText>
            </w:r>
            <w:r w:rsidRPr="00306736">
              <w:rPr>
                <w:sz w:val="21"/>
                <w:szCs w:val="21"/>
              </w:rPr>
              <w:fldChar w:fldCharType="separate"/>
            </w:r>
            <w:r w:rsidR="00873325" w:rsidRPr="00306736">
              <w:rPr>
                <w:color w:val="000000"/>
                <w:kern w:val="0"/>
                <w:sz w:val="21"/>
                <w:szCs w:val="21"/>
              </w:rPr>
              <w:t>Ma et al.(2020)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747573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6EA0D56" w14:textId="77777777" w:rsidR="0099272D" w:rsidRPr="00306736" w:rsidRDefault="0099272D" w:rsidP="00915F6E">
            <w:pPr>
              <w:spacing w:line="312" w:lineRule="auto"/>
              <w:ind w:firstLineChars="400" w:firstLine="840"/>
              <w:rPr>
                <w:sz w:val="21"/>
                <w:szCs w:val="21"/>
              </w:rPr>
            </w:pPr>
            <w:r w:rsidRPr="00306736">
              <w:rPr>
                <w:color w:val="000000"/>
                <w:sz w:val="21"/>
                <w:szCs w:val="21"/>
              </w:rPr>
              <w:t>Ma et al.(2020)4</w:t>
            </w:r>
            <w:r w:rsidRPr="00306736">
              <w:rPr>
                <w:rFonts w:hint="eastAsia"/>
                <w:color w:val="000000"/>
                <w:sz w:val="21"/>
                <w:szCs w:val="21"/>
              </w:rPr>
              <w:t>题</w:t>
            </w:r>
          </w:p>
        </w:tc>
        <w:tc>
          <w:tcPr>
            <w:tcW w:w="3522" w:type="dxa"/>
          </w:tcPr>
          <w:p w14:paraId="7C0E57BB" w14:textId="77777777" w:rsidR="0099272D" w:rsidRPr="00306736" w:rsidRDefault="0099272D" w:rsidP="00915F6E">
            <w:pPr>
              <w:spacing w:line="312" w:lineRule="auto"/>
              <w:rPr>
                <w:sz w:val="21"/>
                <w:szCs w:val="21"/>
              </w:rPr>
            </w:pPr>
          </w:p>
        </w:tc>
      </w:tr>
      <w:tr w:rsidR="0099272D" w:rsidRPr="00306736" w14:paraId="6DAFC8EB" w14:textId="77777777" w:rsidTr="004F69A5">
        <w:trPr>
          <w:jc w:val="center"/>
        </w:trPr>
        <w:tc>
          <w:tcPr>
            <w:tcW w:w="4253" w:type="dxa"/>
            <w:vAlign w:val="center"/>
          </w:tcPr>
          <w:p w14:paraId="77A23EB7" w14:textId="596EE51F" w:rsidR="0099272D" w:rsidRPr="00306736" w:rsidRDefault="00B61F6A" w:rsidP="00915F6E">
            <w:pPr>
              <w:rPr>
                <w:color w:val="000000"/>
                <w:sz w:val="21"/>
                <w:szCs w:val="21"/>
              </w:rPr>
            </w:pPr>
            <w:r w:rsidRPr="00306736">
              <w:rPr>
                <w:color w:val="000000"/>
                <w:sz w:val="21"/>
                <w:szCs w:val="21"/>
              </w:rPr>
              <w:lastRenderedPageBreak/>
              <w:t>Depression Status Inventory (</w:t>
            </w:r>
            <w:r w:rsidR="0099272D" w:rsidRPr="00306736">
              <w:rPr>
                <w:color w:val="000000"/>
                <w:sz w:val="21"/>
                <w:szCs w:val="21"/>
              </w:rPr>
              <w:t>DSI</w:t>
            </w:r>
            <w:r w:rsidRPr="00306736">
              <w:rPr>
                <w:rFonts w:hint="eastAsia"/>
                <w:color w:val="000000"/>
                <w:sz w:val="21"/>
                <w:szCs w:val="21"/>
              </w:rPr>
              <w:t>)</w:t>
            </w:r>
          </w:p>
        </w:tc>
        <w:tc>
          <w:tcPr>
            <w:tcW w:w="2694" w:type="dxa"/>
            <w:vAlign w:val="center"/>
          </w:tcPr>
          <w:p w14:paraId="264CEFC3" w14:textId="07B3A85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NE.Ref.{FEEB03BA-B82B-443C-B6E5-5594E2388507}</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7096DA4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641298A" w14:textId="28A0ADAF"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NE.Ref.{5C7E3C38-9AE6-47D7-B35D-95699DE055A3}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6CE37942" w14:textId="77777777" w:rsidR="0099272D" w:rsidRPr="00306736" w:rsidRDefault="0099272D" w:rsidP="00915F6E">
            <w:pPr>
              <w:spacing w:line="312" w:lineRule="auto"/>
              <w:rPr>
                <w:sz w:val="21"/>
                <w:szCs w:val="21"/>
              </w:rPr>
            </w:pPr>
          </w:p>
        </w:tc>
      </w:tr>
      <w:tr w:rsidR="0099272D" w:rsidRPr="00306736" w14:paraId="02311968" w14:textId="77777777" w:rsidTr="004F69A5">
        <w:trPr>
          <w:jc w:val="center"/>
        </w:trPr>
        <w:tc>
          <w:tcPr>
            <w:tcW w:w="4253" w:type="dxa"/>
            <w:vAlign w:val="center"/>
          </w:tcPr>
          <w:p w14:paraId="0BBBC79A" w14:textId="26F3F1BA" w:rsidR="0099272D" w:rsidRPr="00306736" w:rsidRDefault="00B61F6A" w:rsidP="00915F6E">
            <w:pPr>
              <w:spacing w:line="312" w:lineRule="auto"/>
              <w:rPr>
                <w:color w:val="0D0D0D" w:themeColor="text1" w:themeTint="F2"/>
                <w:sz w:val="21"/>
                <w:szCs w:val="21"/>
              </w:rPr>
            </w:pPr>
            <w:r w:rsidRPr="00306736">
              <w:rPr>
                <w:color w:val="000000"/>
                <w:sz w:val="21"/>
                <w:szCs w:val="21"/>
              </w:rPr>
              <w:fldChar w:fldCharType="begin"/>
            </w:r>
            <w:r w:rsidRPr="00306736">
              <w:rPr>
                <w:color w:val="000000"/>
                <w:sz w:val="21"/>
                <w:szCs w:val="21"/>
              </w:rPr>
              <w:instrText xml:space="preserve"> ADDIN NE.Ref.{311B2858-6401-4A75-BCDF-7E5A7C23A540}</w:instrText>
            </w:r>
            <w:r w:rsidRPr="00306736">
              <w:rPr>
                <w:color w:val="000000"/>
                <w:sz w:val="21"/>
                <w:szCs w:val="21"/>
              </w:rPr>
              <w:fldChar w:fldCharType="separate"/>
            </w:r>
            <w:r w:rsidRPr="00306736">
              <w:rPr>
                <w:color w:val="000000"/>
                <w:kern w:val="0"/>
                <w:sz w:val="21"/>
                <w:szCs w:val="21"/>
              </w:rPr>
              <w:t>Gu &amp; Chen(2020)</w:t>
            </w:r>
            <w:r w:rsidRPr="00306736">
              <w:rPr>
                <w:color w:val="000000"/>
                <w:sz w:val="21"/>
                <w:szCs w:val="21"/>
              </w:rPr>
              <w:fldChar w:fldCharType="end"/>
            </w:r>
            <w:r w:rsidRPr="00306736">
              <w:rPr>
                <w:color w:val="000000"/>
                <w:sz w:val="21"/>
                <w:szCs w:val="21"/>
              </w:rPr>
              <w:t xml:space="preserve"> </w:t>
            </w:r>
            <w:r w:rsidRPr="00306736">
              <w:rPr>
                <w:sz w:val="21"/>
                <w:szCs w:val="21"/>
              </w:rPr>
              <w:t>self-designed questionnaire</w:t>
            </w:r>
            <w:r w:rsidRPr="00306736">
              <w:rPr>
                <w:rFonts w:hint="eastAsia"/>
                <w:sz w:val="21"/>
                <w:szCs w:val="21"/>
              </w:rPr>
              <w:t xml:space="preserve"> </w:t>
            </w:r>
            <w:r w:rsidRPr="00306736">
              <w:rPr>
                <w:sz w:val="21"/>
                <w:szCs w:val="21"/>
              </w:rPr>
              <w:t>(</w:t>
            </w:r>
            <w:r w:rsidR="0099272D" w:rsidRPr="00306736">
              <w:rPr>
                <w:sz w:val="21"/>
                <w:szCs w:val="21"/>
              </w:rPr>
              <w:t>Gu_2020</w:t>
            </w:r>
            <w:r w:rsidRPr="00306736">
              <w:rPr>
                <w:sz w:val="21"/>
                <w:szCs w:val="21"/>
              </w:rPr>
              <w:t>)</w:t>
            </w:r>
          </w:p>
        </w:tc>
        <w:tc>
          <w:tcPr>
            <w:tcW w:w="2694" w:type="dxa"/>
            <w:vAlign w:val="center"/>
          </w:tcPr>
          <w:p w14:paraId="3DE50589" w14:textId="77777777" w:rsidR="0099272D" w:rsidRPr="00306736" w:rsidRDefault="0099272D" w:rsidP="00915F6E">
            <w:pPr>
              <w:spacing w:line="312" w:lineRule="auto"/>
              <w:jc w:val="center"/>
              <w:rPr>
                <w:sz w:val="21"/>
                <w:szCs w:val="21"/>
              </w:rPr>
            </w:pPr>
          </w:p>
        </w:tc>
        <w:tc>
          <w:tcPr>
            <w:tcW w:w="2126" w:type="dxa"/>
            <w:vAlign w:val="center"/>
          </w:tcPr>
          <w:p w14:paraId="16122127"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508E9A7A" w14:textId="5D2B426E" w:rsidR="0099272D" w:rsidRPr="00306736" w:rsidRDefault="0099272D" w:rsidP="00915F6E">
            <w:pPr>
              <w:ind w:firstLineChars="400" w:firstLine="840"/>
              <w:rPr>
                <w:sz w:val="21"/>
                <w:szCs w:val="21"/>
              </w:rPr>
            </w:pPr>
            <w:r w:rsidRPr="00306736">
              <w:rPr>
                <w:color w:val="000000"/>
                <w:sz w:val="21"/>
                <w:szCs w:val="21"/>
              </w:rPr>
              <w:fldChar w:fldCharType="begin"/>
            </w:r>
            <w:r w:rsidR="00B1204C">
              <w:rPr>
                <w:color w:val="000000"/>
                <w:sz w:val="21"/>
                <w:szCs w:val="21"/>
              </w:rPr>
              <w:instrText xml:space="preserve"> ADDIN NE.Ref.{4D3E1FB6-D01D-44F7-9665-9C871A643F9E}</w:instrText>
            </w:r>
            <w:r w:rsidRPr="00306736">
              <w:rPr>
                <w:color w:val="000000"/>
                <w:sz w:val="21"/>
                <w:szCs w:val="21"/>
              </w:rPr>
              <w:fldChar w:fldCharType="separate"/>
            </w:r>
            <w:r w:rsidR="00873325" w:rsidRPr="00306736">
              <w:rPr>
                <w:color w:val="000000"/>
                <w:kern w:val="0"/>
                <w:sz w:val="21"/>
                <w:szCs w:val="21"/>
              </w:rPr>
              <w:t>Gu &amp; Chen(2020)</w:t>
            </w:r>
            <w:r w:rsidRPr="00306736">
              <w:rPr>
                <w:color w:val="000000"/>
                <w:sz w:val="21"/>
                <w:szCs w:val="21"/>
              </w:rPr>
              <w:fldChar w:fldCharType="end"/>
            </w:r>
            <w:r w:rsidRPr="00306736">
              <w:rPr>
                <w:color w:val="000000"/>
                <w:sz w:val="21"/>
                <w:szCs w:val="21"/>
              </w:rPr>
              <w:t>1</w:t>
            </w:r>
            <w:r w:rsidRPr="00306736">
              <w:rPr>
                <w:rFonts w:hint="eastAsia"/>
                <w:color w:val="000000"/>
                <w:sz w:val="21"/>
                <w:szCs w:val="21"/>
              </w:rPr>
              <w:t>题</w:t>
            </w:r>
          </w:p>
        </w:tc>
        <w:tc>
          <w:tcPr>
            <w:tcW w:w="3522" w:type="dxa"/>
          </w:tcPr>
          <w:p w14:paraId="09C914D6" w14:textId="71C53F21" w:rsidR="0099272D" w:rsidRPr="00306736" w:rsidRDefault="00BC6158" w:rsidP="00915F6E">
            <w:pPr>
              <w:ind w:firstLineChars="200" w:firstLine="420"/>
              <w:rPr>
                <w:sz w:val="21"/>
                <w:szCs w:val="21"/>
              </w:rPr>
            </w:pPr>
            <w:r w:rsidRPr="00306736">
              <w:rPr>
                <w:rFonts w:hint="eastAsia"/>
                <w:sz w:val="21"/>
                <w:szCs w:val="21"/>
              </w:rPr>
              <w:t>与</w:t>
            </w:r>
            <w:r w:rsidRPr="00306736">
              <w:rPr>
                <w:color w:val="2A2B2E"/>
                <w:sz w:val="21"/>
                <w:szCs w:val="21"/>
                <w:shd w:val="clear" w:color="auto" w:fill="FFFFFF"/>
              </w:rPr>
              <w:t>（</w:t>
            </w:r>
            <w:r w:rsidRPr="00306736">
              <w:rPr>
                <w:color w:val="2A2B2E"/>
                <w:sz w:val="21"/>
                <w:szCs w:val="21"/>
                <w:shd w:val="clear" w:color="auto" w:fill="FFFFFF"/>
              </w:rPr>
              <w:t>Ji_2007</w:t>
            </w:r>
            <w:r w:rsidRPr="00306736">
              <w:rPr>
                <w:color w:val="2A2B2E"/>
                <w:sz w:val="21"/>
                <w:szCs w:val="21"/>
                <w:shd w:val="clear" w:color="auto" w:fill="FFFFFF"/>
              </w:rPr>
              <w:t>）</w:t>
            </w:r>
            <w:r w:rsidRPr="00306736">
              <w:rPr>
                <w:rFonts w:hint="eastAsia"/>
                <w:color w:val="2A2B2E"/>
                <w:sz w:val="21"/>
                <w:szCs w:val="21"/>
                <w:shd w:val="clear" w:color="auto" w:fill="FFFFFF"/>
              </w:rPr>
              <w:t>合并</w:t>
            </w:r>
          </w:p>
        </w:tc>
      </w:tr>
      <w:tr w:rsidR="0099272D" w:rsidRPr="00306736" w14:paraId="05EA64AD" w14:textId="77777777" w:rsidTr="004F69A5">
        <w:trPr>
          <w:jc w:val="center"/>
        </w:trPr>
        <w:tc>
          <w:tcPr>
            <w:tcW w:w="4253" w:type="dxa"/>
            <w:vAlign w:val="center"/>
          </w:tcPr>
          <w:p w14:paraId="30A85F15" w14:textId="6B030383" w:rsidR="0099272D" w:rsidRPr="00306736" w:rsidRDefault="004F69A5" w:rsidP="00915F6E">
            <w:pPr>
              <w:rPr>
                <w:color w:val="000000"/>
                <w:sz w:val="21"/>
                <w:szCs w:val="21"/>
              </w:rPr>
            </w:pPr>
            <w:r w:rsidRPr="00306736">
              <w:rPr>
                <w:color w:val="000000"/>
                <w:sz w:val="21"/>
                <w:szCs w:val="21"/>
              </w:rPr>
              <w:t>Hospital Anxiety and Depression Scale</w:t>
            </w:r>
            <w:r w:rsidRPr="00306736">
              <w:rPr>
                <w:rFonts w:hint="eastAsia"/>
                <w:color w:val="000000"/>
                <w:sz w:val="21"/>
                <w:szCs w:val="21"/>
              </w:rPr>
              <w:t xml:space="preserve"> </w:t>
            </w:r>
            <w:r w:rsidR="00B61F6A" w:rsidRPr="00306736">
              <w:rPr>
                <w:rFonts w:hint="eastAsia"/>
                <w:color w:val="000000"/>
                <w:sz w:val="21"/>
                <w:szCs w:val="21"/>
              </w:rPr>
              <w:t>(</w:t>
            </w:r>
            <w:r w:rsidR="0099272D" w:rsidRPr="00306736">
              <w:rPr>
                <w:color w:val="000000"/>
                <w:sz w:val="21"/>
                <w:szCs w:val="21"/>
              </w:rPr>
              <w:t>HADS</w:t>
            </w:r>
            <w:r w:rsidR="00B61F6A" w:rsidRPr="00306736">
              <w:rPr>
                <w:color w:val="000000"/>
                <w:sz w:val="21"/>
                <w:szCs w:val="21"/>
              </w:rPr>
              <w:t>)</w:t>
            </w:r>
          </w:p>
          <w:p w14:paraId="46547A3A" w14:textId="77777777" w:rsidR="0099272D" w:rsidRPr="00306736" w:rsidRDefault="0099272D" w:rsidP="00915F6E">
            <w:pPr>
              <w:spacing w:line="312" w:lineRule="auto"/>
              <w:rPr>
                <w:sz w:val="21"/>
                <w:szCs w:val="21"/>
              </w:rPr>
            </w:pPr>
          </w:p>
        </w:tc>
        <w:tc>
          <w:tcPr>
            <w:tcW w:w="2694" w:type="dxa"/>
            <w:vAlign w:val="center"/>
          </w:tcPr>
          <w:p w14:paraId="31E1EC7F" w14:textId="167906DF" w:rsidR="0099272D" w:rsidRPr="00306736" w:rsidRDefault="0099272D" w:rsidP="00915F6E">
            <w:pPr>
              <w:spacing w:line="312" w:lineRule="auto"/>
              <w:jc w:val="center"/>
              <w:rPr>
                <w:sz w:val="21"/>
                <w:szCs w:val="21"/>
              </w:rPr>
            </w:pPr>
            <w:r w:rsidRPr="00306736">
              <w:rPr>
                <w:color w:val="000000"/>
                <w:sz w:val="21"/>
                <w:szCs w:val="21"/>
              </w:rPr>
              <w:fldChar w:fldCharType="begin"/>
            </w:r>
            <w:r w:rsidR="00873325" w:rsidRPr="00306736">
              <w:rPr>
                <w:color w:val="000000"/>
                <w:sz w:val="21"/>
                <w:szCs w:val="21"/>
              </w:rPr>
              <w:instrText xml:space="preserve"> ADDIN NE.Ref.{6D91E4A1-220F-4F53-BBD2-95A637B93D51}</w:instrText>
            </w:r>
            <w:r w:rsidRPr="00306736">
              <w:rPr>
                <w:color w:val="000000"/>
                <w:sz w:val="21"/>
                <w:szCs w:val="21"/>
              </w:rPr>
              <w:fldChar w:fldCharType="separate"/>
            </w:r>
            <w:r w:rsidR="00873325" w:rsidRPr="00306736">
              <w:rPr>
                <w:color w:val="000000"/>
                <w:kern w:val="0"/>
                <w:sz w:val="21"/>
                <w:szCs w:val="21"/>
              </w:rPr>
              <w:t>Zigmond &amp; Snaith(1983)</w:t>
            </w:r>
            <w:r w:rsidRPr="00306736">
              <w:rPr>
                <w:color w:val="000000"/>
                <w:sz w:val="21"/>
                <w:szCs w:val="21"/>
              </w:rPr>
              <w:fldChar w:fldCharType="end"/>
            </w:r>
            <w:r w:rsidRPr="00306736">
              <w:rPr>
                <w:color w:val="000000"/>
                <w:sz w:val="21"/>
                <w:szCs w:val="21"/>
              </w:rPr>
              <w:t>1</w:t>
            </w:r>
            <w:r w:rsidRPr="00306736">
              <w:rPr>
                <w:color w:val="000000"/>
                <w:sz w:val="21"/>
                <w:szCs w:val="21"/>
              </w:rPr>
              <w:t>篇</w:t>
            </w:r>
          </w:p>
        </w:tc>
        <w:tc>
          <w:tcPr>
            <w:tcW w:w="2126" w:type="dxa"/>
            <w:vAlign w:val="center"/>
          </w:tcPr>
          <w:p w14:paraId="433A8D6B"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8500E13" w14:textId="020892D9"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NE.Ref.{1516FACA-5D31-4A48-A452-1AD22C5F0DCA}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color w:val="000000"/>
                <w:sz w:val="21"/>
                <w:szCs w:val="21"/>
              </w:rPr>
              <w:t>7</w:t>
            </w:r>
            <w:r w:rsidRPr="00306736">
              <w:rPr>
                <w:rFonts w:hint="eastAsia"/>
                <w:color w:val="000000"/>
                <w:sz w:val="21"/>
                <w:szCs w:val="21"/>
              </w:rPr>
              <w:t>题</w:t>
            </w:r>
          </w:p>
        </w:tc>
        <w:tc>
          <w:tcPr>
            <w:tcW w:w="3522" w:type="dxa"/>
          </w:tcPr>
          <w:p w14:paraId="7238BE53" w14:textId="77777777" w:rsidR="0099272D" w:rsidRPr="00306736" w:rsidRDefault="0099272D" w:rsidP="00915F6E">
            <w:pPr>
              <w:ind w:firstLineChars="200" w:firstLine="420"/>
              <w:rPr>
                <w:sz w:val="21"/>
                <w:szCs w:val="21"/>
              </w:rPr>
            </w:pPr>
          </w:p>
        </w:tc>
      </w:tr>
      <w:tr w:rsidR="0099272D" w:rsidRPr="00306736" w14:paraId="14968CC2" w14:textId="77777777" w:rsidTr="004F69A5">
        <w:trPr>
          <w:jc w:val="center"/>
        </w:trPr>
        <w:tc>
          <w:tcPr>
            <w:tcW w:w="4253" w:type="dxa"/>
            <w:vAlign w:val="center"/>
          </w:tcPr>
          <w:p w14:paraId="0C24F154" w14:textId="059238DF" w:rsidR="0099272D" w:rsidRPr="00306736" w:rsidRDefault="004F69A5" w:rsidP="00915F6E">
            <w:pPr>
              <w:rPr>
                <w:color w:val="000000"/>
                <w:sz w:val="21"/>
                <w:szCs w:val="21"/>
              </w:rPr>
            </w:pPr>
            <w:r w:rsidRPr="00306736">
              <w:rPr>
                <w:color w:val="000000"/>
                <w:sz w:val="21"/>
                <w:szCs w:val="21"/>
              </w:rPr>
              <w:t xml:space="preserve">Hamilton Depression Rating Scale for Depression </w:t>
            </w:r>
            <w:r w:rsidRPr="00306736">
              <w:rPr>
                <w:rFonts w:hint="eastAsia"/>
                <w:color w:val="000000"/>
                <w:sz w:val="21"/>
                <w:szCs w:val="21"/>
              </w:rPr>
              <w:t>(</w:t>
            </w:r>
            <w:r w:rsidR="0099272D" w:rsidRPr="00306736">
              <w:rPr>
                <w:color w:val="000000"/>
                <w:sz w:val="21"/>
                <w:szCs w:val="21"/>
              </w:rPr>
              <w:t>HAMD</w:t>
            </w:r>
            <w:r w:rsidRPr="00306736">
              <w:rPr>
                <w:color w:val="000000"/>
                <w:sz w:val="21"/>
                <w:szCs w:val="21"/>
              </w:rPr>
              <w:t>)</w:t>
            </w:r>
          </w:p>
        </w:tc>
        <w:tc>
          <w:tcPr>
            <w:tcW w:w="2694" w:type="dxa"/>
            <w:vAlign w:val="center"/>
          </w:tcPr>
          <w:p w14:paraId="004AEB00" w14:textId="77777777" w:rsidR="0099272D" w:rsidRPr="00306736" w:rsidRDefault="0099272D" w:rsidP="00915F6E">
            <w:pPr>
              <w:spacing w:line="312" w:lineRule="auto"/>
              <w:jc w:val="center"/>
              <w:rPr>
                <w:color w:val="000000"/>
                <w:sz w:val="21"/>
                <w:szCs w:val="21"/>
              </w:rPr>
            </w:pPr>
          </w:p>
        </w:tc>
        <w:tc>
          <w:tcPr>
            <w:tcW w:w="2126" w:type="dxa"/>
            <w:vAlign w:val="center"/>
          </w:tcPr>
          <w:p w14:paraId="55261D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243511D" w14:textId="03D53E1E" w:rsidR="0099272D" w:rsidRPr="00306736" w:rsidRDefault="0099272D" w:rsidP="00915F6E">
            <w:pPr>
              <w:ind w:firstLineChars="400" w:firstLine="840"/>
              <w:rPr>
                <w:color w:val="000000"/>
                <w:sz w:val="21"/>
                <w:szCs w:val="21"/>
              </w:rPr>
            </w:pPr>
            <w:r w:rsidRPr="00306736">
              <w:rPr>
                <w:color w:val="000000"/>
                <w:sz w:val="21"/>
                <w:szCs w:val="21"/>
              </w:rPr>
              <w:fldChar w:fldCharType="begin"/>
            </w:r>
            <w:r w:rsidR="00873325" w:rsidRPr="00306736">
              <w:rPr>
                <w:color w:val="000000"/>
                <w:sz w:val="21"/>
                <w:szCs w:val="21"/>
              </w:rPr>
              <w:instrText xml:space="preserve"> ADDIN NE.Ref.{10390D60-FF15-4843-8838-8D8B81888D9E}</w:instrText>
            </w:r>
            <w:r w:rsidRPr="00306736">
              <w:rPr>
                <w:color w:val="000000"/>
                <w:sz w:val="21"/>
                <w:szCs w:val="21"/>
              </w:rPr>
              <w:fldChar w:fldCharType="separate"/>
            </w:r>
            <w:r w:rsidR="00873325" w:rsidRPr="00306736">
              <w:rPr>
                <w:color w:val="000000"/>
                <w:kern w:val="0"/>
                <w:sz w:val="21"/>
                <w:szCs w:val="21"/>
              </w:rPr>
              <w:t>汤毓华和张明园</w:t>
            </w:r>
            <w:r w:rsidR="00873325" w:rsidRPr="00306736">
              <w:rPr>
                <w:color w:val="000000"/>
                <w:kern w:val="0"/>
                <w:sz w:val="21"/>
                <w:szCs w:val="21"/>
              </w:rPr>
              <w:t>(1984)</w:t>
            </w:r>
            <w:r w:rsidRPr="00306736">
              <w:rPr>
                <w:color w:val="000000"/>
                <w:sz w:val="21"/>
                <w:szCs w:val="21"/>
              </w:rPr>
              <w:fldChar w:fldCharType="end"/>
            </w:r>
            <w:r w:rsidRPr="00306736">
              <w:rPr>
                <w:color w:val="000000"/>
                <w:sz w:val="21"/>
                <w:szCs w:val="21"/>
              </w:rPr>
              <w:t>24</w:t>
            </w:r>
            <w:r w:rsidRPr="00306736">
              <w:rPr>
                <w:rFonts w:hint="eastAsia"/>
                <w:color w:val="000000"/>
                <w:sz w:val="21"/>
                <w:szCs w:val="21"/>
              </w:rPr>
              <w:t>题</w:t>
            </w:r>
          </w:p>
        </w:tc>
        <w:tc>
          <w:tcPr>
            <w:tcW w:w="3522" w:type="dxa"/>
          </w:tcPr>
          <w:p w14:paraId="5B8B9316" w14:textId="77777777" w:rsidR="0099272D" w:rsidRPr="00306736" w:rsidRDefault="0099272D" w:rsidP="00915F6E">
            <w:pPr>
              <w:ind w:firstLineChars="200" w:firstLine="420"/>
              <w:rPr>
                <w:sz w:val="21"/>
                <w:szCs w:val="21"/>
              </w:rPr>
            </w:pPr>
          </w:p>
        </w:tc>
      </w:tr>
      <w:tr w:rsidR="0099272D" w:rsidRPr="00306736" w14:paraId="3F81D8E7" w14:textId="77777777" w:rsidTr="004F69A5">
        <w:trPr>
          <w:jc w:val="center"/>
        </w:trPr>
        <w:tc>
          <w:tcPr>
            <w:tcW w:w="4253" w:type="dxa"/>
            <w:vAlign w:val="center"/>
          </w:tcPr>
          <w:p w14:paraId="6EA2B92D" w14:textId="1616B7B5" w:rsidR="0099272D" w:rsidRPr="00306736" w:rsidRDefault="004F69A5" w:rsidP="00915F6E">
            <w:pPr>
              <w:rPr>
                <w:color w:val="000000"/>
                <w:sz w:val="21"/>
                <w:szCs w:val="21"/>
              </w:rPr>
            </w:pPr>
            <w:r w:rsidRPr="00306736">
              <w:rPr>
                <w:sz w:val="21"/>
                <w:szCs w:val="21"/>
              </w:rPr>
              <w:t>Comprehensive Survey Report on Health-Related/Risk Behaviors among Chinese Adolescents. (</w:t>
            </w:r>
            <w:r w:rsidR="0099272D" w:rsidRPr="00306736">
              <w:rPr>
                <w:color w:val="2A2B2E"/>
                <w:sz w:val="21"/>
                <w:szCs w:val="21"/>
                <w:shd w:val="clear" w:color="auto" w:fill="FFFFFF"/>
              </w:rPr>
              <w:t>Ji_2007</w:t>
            </w:r>
            <w:r w:rsidRPr="00306736">
              <w:rPr>
                <w:rFonts w:hint="eastAsia"/>
                <w:color w:val="2A2B2E"/>
                <w:sz w:val="21"/>
                <w:szCs w:val="21"/>
                <w:shd w:val="clear" w:color="auto" w:fill="FFFFFF"/>
              </w:rPr>
              <w:t>)</w:t>
            </w:r>
          </w:p>
        </w:tc>
        <w:tc>
          <w:tcPr>
            <w:tcW w:w="2694" w:type="dxa"/>
            <w:vAlign w:val="center"/>
          </w:tcPr>
          <w:p w14:paraId="73A6F738" w14:textId="3D5DFEAD" w:rsidR="0099272D" w:rsidRPr="00306736" w:rsidRDefault="0099272D" w:rsidP="00915F6E">
            <w:pPr>
              <w:spacing w:line="312" w:lineRule="auto"/>
              <w:jc w:val="center"/>
              <w:rPr>
                <w:color w:val="000000"/>
                <w:sz w:val="21"/>
                <w:szCs w:val="21"/>
              </w:rPr>
            </w:pPr>
            <w:r w:rsidRPr="00306736">
              <w:rPr>
                <w:sz w:val="21"/>
                <w:szCs w:val="21"/>
              </w:rPr>
              <w:fldChar w:fldCharType="begin"/>
            </w:r>
            <w:r w:rsidR="00873325" w:rsidRPr="00306736">
              <w:rPr>
                <w:sz w:val="21"/>
                <w:szCs w:val="21"/>
              </w:rPr>
              <w:instrText xml:space="preserve"> ADDIN NE.Ref.{5C41246E-DA2C-4404-83DC-C9FCC32B4525}</w:instrText>
            </w:r>
            <w:r w:rsidRPr="00306736">
              <w:rPr>
                <w:sz w:val="21"/>
                <w:szCs w:val="21"/>
              </w:rPr>
              <w:fldChar w:fldCharType="separate"/>
            </w:r>
            <w:r w:rsidR="00873325" w:rsidRPr="00306736">
              <w:rPr>
                <w:color w:val="000000"/>
                <w:kern w:val="0"/>
                <w:sz w:val="21"/>
                <w:szCs w:val="21"/>
              </w:rPr>
              <w:t>季成叶</w:t>
            </w:r>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767138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866244C" w14:textId="55F1F00B"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NE.Ref.{5EF5B27A-C911-46C9-8D6D-3B3D298AB3E4}</w:instrText>
            </w:r>
            <w:r w:rsidRPr="00306736">
              <w:rPr>
                <w:sz w:val="21"/>
                <w:szCs w:val="21"/>
              </w:rPr>
              <w:fldChar w:fldCharType="separate"/>
            </w:r>
            <w:r w:rsidR="00873325" w:rsidRPr="00306736">
              <w:rPr>
                <w:color w:val="000000"/>
                <w:kern w:val="0"/>
                <w:sz w:val="21"/>
                <w:szCs w:val="21"/>
              </w:rPr>
              <w:t>季成叶</w:t>
            </w:r>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rFonts w:hint="eastAsia"/>
                <w:sz w:val="21"/>
                <w:szCs w:val="21"/>
              </w:rPr>
              <w:t>题</w:t>
            </w:r>
          </w:p>
        </w:tc>
        <w:tc>
          <w:tcPr>
            <w:tcW w:w="3522" w:type="dxa"/>
          </w:tcPr>
          <w:p w14:paraId="018B5F2A" w14:textId="77777777" w:rsidR="0099272D" w:rsidRPr="00306736" w:rsidRDefault="0099272D" w:rsidP="00915F6E">
            <w:pPr>
              <w:spacing w:line="312" w:lineRule="auto"/>
              <w:rPr>
                <w:sz w:val="21"/>
                <w:szCs w:val="21"/>
              </w:rPr>
            </w:pPr>
          </w:p>
          <w:p w14:paraId="5ACE82EE" w14:textId="77777777" w:rsidR="0099272D" w:rsidRPr="00306736" w:rsidRDefault="0099272D" w:rsidP="00915F6E">
            <w:pPr>
              <w:ind w:firstLineChars="200" w:firstLine="420"/>
              <w:rPr>
                <w:sz w:val="21"/>
                <w:szCs w:val="21"/>
              </w:rPr>
            </w:pPr>
          </w:p>
        </w:tc>
      </w:tr>
      <w:tr w:rsidR="0099272D" w:rsidRPr="00306736" w14:paraId="7A4EF18F" w14:textId="77777777" w:rsidTr="004F69A5">
        <w:trPr>
          <w:jc w:val="center"/>
        </w:trPr>
        <w:tc>
          <w:tcPr>
            <w:tcW w:w="4253" w:type="dxa"/>
            <w:vAlign w:val="center"/>
          </w:tcPr>
          <w:p w14:paraId="736ADF32" w14:textId="6A6D117E" w:rsidR="0099272D" w:rsidRPr="00306736" w:rsidRDefault="004F69A5" w:rsidP="004F69A5">
            <w:pPr>
              <w:rPr>
                <w:sz w:val="21"/>
                <w:szCs w:val="21"/>
              </w:rPr>
            </w:pPr>
            <w:r w:rsidRPr="00306736">
              <w:rPr>
                <w:color w:val="000000"/>
                <w:sz w:val="21"/>
                <w:szCs w:val="21"/>
              </w:rPr>
              <w:t xml:space="preserve">Kutcher Adolescent Depression Scale </w:t>
            </w:r>
            <w:r w:rsidR="0099272D" w:rsidRPr="00306736">
              <w:rPr>
                <w:color w:val="000000"/>
                <w:sz w:val="21"/>
                <w:szCs w:val="21"/>
              </w:rPr>
              <w:t>(KADS-11)</w:t>
            </w:r>
          </w:p>
        </w:tc>
        <w:tc>
          <w:tcPr>
            <w:tcW w:w="2694" w:type="dxa"/>
            <w:vAlign w:val="center"/>
          </w:tcPr>
          <w:p w14:paraId="660173BA" w14:textId="51E27C4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NE.Ref.{825FC76D-0ADE-40D8-9E1A-2DFF1CC341E3}</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0C19C6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E9B1D72" w14:textId="7299BD88" w:rsidR="0099272D" w:rsidRPr="00306736" w:rsidRDefault="0099272D" w:rsidP="00284D00">
            <w:pPr>
              <w:ind w:firstLineChars="400" w:firstLine="840"/>
              <w:rPr>
                <w:sz w:val="21"/>
                <w:szCs w:val="21"/>
              </w:rPr>
            </w:pPr>
            <w:r w:rsidRPr="00306736">
              <w:rPr>
                <w:sz w:val="21"/>
                <w:szCs w:val="21"/>
              </w:rPr>
              <w:fldChar w:fldCharType="begin"/>
            </w:r>
            <w:r w:rsidR="00873325" w:rsidRPr="00306736">
              <w:rPr>
                <w:sz w:val="21"/>
                <w:szCs w:val="21"/>
              </w:rPr>
              <w:instrText xml:space="preserve"> ADDIN NE.Ref.{9381AB81-4EDF-47D3-9DFB-0CB52C2DF369}</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11</w:t>
            </w:r>
            <w:r w:rsidRPr="00306736">
              <w:rPr>
                <w:rFonts w:hint="eastAsia"/>
                <w:sz w:val="21"/>
                <w:szCs w:val="21"/>
              </w:rPr>
              <w:t>题</w:t>
            </w:r>
          </w:p>
        </w:tc>
        <w:tc>
          <w:tcPr>
            <w:tcW w:w="3522" w:type="dxa"/>
          </w:tcPr>
          <w:p w14:paraId="1FC5976D" w14:textId="7676027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NE.Ref.{5FA46BD9-13FA-484F-B805-E942FE7B99B9}</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192E5072" w14:textId="77777777" w:rsidTr="004F69A5">
        <w:trPr>
          <w:jc w:val="center"/>
        </w:trPr>
        <w:tc>
          <w:tcPr>
            <w:tcW w:w="4253" w:type="dxa"/>
            <w:vAlign w:val="center"/>
          </w:tcPr>
          <w:p w14:paraId="4195E74C" w14:textId="2C60163A" w:rsidR="0099272D" w:rsidRPr="00306736" w:rsidRDefault="004F69A5" w:rsidP="00915F6E">
            <w:pPr>
              <w:rPr>
                <w:sz w:val="21"/>
                <w:szCs w:val="21"/>
              </w:rPr>
            </w:pPr>
            <w:r w:rsidRPr="00306736">
              <w:rPr>
                <w:sz w:val="21"/>
                <w:szCs w:val="21"/>
              </w:rPr>
              <w:fldChar w:fldCharType="begin"/>
            </w:r>
            <w:r w:rsidRPr="00306736">
              <w:rPr>
                <w:sz w:val="21"/>
                <w:szCs w:val="21"/>
              </w:rPr>
              <w:instrText xml:space="preserve"> ADDIN NE.Ref.{1DDF9A6A-FB6B-4416-B7A3-BAEA2F8E7263}</w:instrText>
            </w:r>
            <w:r w:rsidRPr="00306736">
              <w:rPr>
                <w:sz w:val="21"/>
                <w:szCs w:val="21"/>
              </w:rPr>
              <w:fldChar w:fldCharType="separate"/>
            </w:r>
            <w:r w:rsidRPr="00306736">
              <w:rPr>
                <w:color w:val="000000"/>
                <w:kern w:val="0"/>
                <w:sz w:val="21"/>
                <w:szCs w:val="21"/>
              </w:rPr>
              <w:t>Sakuma et al.(2010)</w:t>
            </w:r>
            <w:r w:rsidRPr="00306736">
              <w:rPr>
                <w:sz w:val="21"/>
                <w:szCs w:val="21"/>
              </w:rPr>
              <w:fldChar w:fldCharType="end"/>
            </w:r>
            <w:r w:rsidRPr="00306736">
              <w:rPr>
                <w:sz w:val="21"/>
                <w:szCs w:val="21"/>
              </w:rPr>
              <w:t xml:space="preserve"> self-designed questionnaire</w:t>
            </w:r>
            <w:r w:rsidR="0099272D" w:rsidRPr="00306736">
              <w:rPr>
                <w:sz w:val="21"/>
                <w:szCs w:val="21"/>
              </w:rPr>
              <w:t xml:space="preserve"> (Sakuma_2010)</w:t>
            </w:r>
          </w:p>
          <w:p w14:paraId="2ED71B43"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0D3DAC37" w14:textId="5EA13BE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NE.Ref.{67C59963-7062-4840-B6CA-E37487EDB114}</w:instrText>
            </w:r>
            <w:r w:rsidRPr="00306736">
              <w:rPr>
                <w:sz w:val="21"/>
                <w:szCs w:val="21"/>
              </w:rPr>
              <w:fldChar w:fldCharType="separate"/>
            </w:r>
            <w:r w:rsidR="00873325" w:rsidRPr="00306736">
              <w:rPr>
                <w:color w:val="000000"/>
                <w:kern w:val="0"/>
                <w:sz w:val="21"/>
                <w:szCs w:val="21"/>
              </w:rPr>
              <w:t>Sakuma et al.(2010)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20469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E4CBA29" w14:textId="241C7D68" w:rsidR="0099272D" w:rsidRPr="00306736" w:rsidRDefault="0099272D" w:rsidP="00284D00">
            <w:pPr>
              <w:ind w:firstLineChars="200" w:firstLine="420"/>
              <w:rPr>
                <w:sz w:val="21"/>
                <w:szCs w:val="21"/>
              </w:rPr>
            </w:pPr>
            <w:r w:rsidRPr="00306736">
              <w:rPr>
                <w:sz w:val="21"/>
                <w:szCs w:val="21"/>
              </w:rPr>
              <w:fldChar w:fldCharType="begin"/>
            </w:r>
            <w:r w:rsidR="00B1204C">
              <w:rPr>
                <w:sz w:val="21"/>
                <w:szCs w:val="21"/>
              </w:rPr>
              <w:instrText xml:space="preserve"> ADDIN NE.Ref.{E1CF8626-93B8-40FA-A09B-2373227E8A9C}</w:instrText>
            </w:r>
            <w:r w:rsidRPr="00306736">
              <w:rPr>
                <w:sz w:val="21"/>
                <w:szCs w:val="21"/>
              </w:rPr>
              <w:fldChar w:fldCharType="separate"/>
            </w:r>
            <w:r w:rsidR="00873325" w:rsidRPr="00306736">
              <w:rPr>
                <w:color w:val="000000"/>
                <w:kern w:val="0"/>
                <w:sz w:val="21"/>
                <w:szCs w:val="21"/>
              </w:rPr>
              <w:t>Sakuma et al.(2010)</w:t>
            </w:r>
            <w:r w:rsidRPr="00306736">
              <w:rPr>
                <w:sz w:val="21"/>
                <w:szCs w:val="21"/>
              </w:rPr>
              <w:fldChar w:fldCharType="end"/>
            </w:r>
            <w:r w:rsidRPr="00306736">
              <w:rPr>
                <w:sz w:val="21"/>
                <w:szCs w:val="21"/>
              </w:rPr>
              <w:t>4</w:t>
            </w:r>
            <w:r w:rsidRPr="00306736">
              <w:rPr>
                <w:rFonts w:hint="eastAsia"/>
                <w:sz w:val="21"/>
                <w:szCs w:val="21"/>
              </w:rPr>
              <w:t>题</w:t>
            </w:r>
          </w:p>
        </w:tc>
        <w:tc>
          <w:tcPr>
            <w:tcW w:w="3522" w:type="dxa"/>
          </w:tcPr>
          <w:p w14:paraId="708E88A3" w14:textId="77777777" w:rsidR="0099272D" w:rsidRPr="00306736" w:rsidRDefault="0099272D" w:rsidP="00915F6E">
            <w:pPr>
              <w:ind w:firstLineChars="200" w:firstLine="420"/>
              <w:rPr>
                <w:sz w:val="21"/>
                <w:szCs w:val="21"/>
              </w:rPr>
            </w:pPr>
            <w:r w:rsidRPr="00306736">
              <w:rPr>
                <w:sz w:val="21"/>
                <w:szCs w:val="21"/>
              </w:rPr>
              <w:t xml:space="preserve"> </w:t>
            </w:r>
          </w:p>
          <w:p w14:paraId="271CDBF0" w14:textId="77777777" w:rsidR="0099272D" w:rsidRPr="00306736" w:rsidRDefault="0099272D" w:rsidP="00915F6E">
            <w:pPr>
              <w:ind w:firstLineChars="400" w:firstLine="840"/>
              <w:rPr>
                <w:sz w:val="21"/>
                <w:szCs w:val="21"/>
              </w:rPr>
            </w:pPr>
            <w:r w:rsidRPr="00306736">
              <w:rPr>
                <w:sz w:val="21"/>
                <w:szCs w:val="21"/>
              </w:rPr>
              <w:t xml:space="preserve"> </w:t>
            </w:r>
            <w:r w:rsidRPr="00306736">
              <w:rPr>
                <w:sz w:val="21"/>
                <w:szCs w:val="21"/>
              </w:rPr>
              <w:t>自编</w:t>
            </w:r>
          </w:p>
        </w:tc>
      </w:tr>
      <w:tr w:rsidR="0099272D" w:rsidRPr="00306736" w14:paraId="6023B70C" w14:textId="77777777" w:rsidTr="004F69A5">
        <w:trPr>
          <w:jc w:val="center"/>
        </w:trPr>
        <w:tc>
          <w:tcPr>
            <w:tcW w:w="4253" w:type="dxa"/>
            <w:vAlign w:val="center"/>
          </w:tcPr>
          <w:p w14:paraId="20D0D91E" w14:textId="645C7513" w:rsidR="0099272D" w:rsidRPr="00306736" w:rsidRDefault="004F69A5" w:rsidP="00915F6E">
            <w:pPr>
              <w:spacing w:line="312" w:lineRule="auto"/>
              <w:rPr>
                <w:color w:val="0D0D0D" w:themeColor="text1" w:themeTint="F2"/>
                <w:sz w:val="21"/>
                <w:szCs w:val="21"/>
              </w:rPr>
            </w:pPr>
            <w:r w:rsidRPr="00306736">
              <w:rPr>
                <w:color w:val="0D0D0D" w:themeColor="text1" w:themeTint="F2"/>
                <w:sz w:val="21"/>
                <w:szCs w:val="21"/>
              </w:rPr>
              <w:t xml:space="preserve">Short Mood and Feelings Questionnaire </w:t>
            </w:r>
            <w:r w:rsidR="0099272D" w:rsidRPr="00306736">
              <w:rPr>
                <w:color w:val="0D0D0D" w:themeColor="text1" w:themeTint="F2"/>
                <w:sz w:val="21"/>
                <w:szCs w:val="21"/>
              </w:rPr>
              <w:t>(SMFQ)</w:t>
            </w:r>
          </w:p>
        </w:tc>
        <w:tc>
          <w:tcPr>
            <w:tcW w:w="2694" w:type="dxa"/>
            <w:vAlign w:val="center"/>
          </w:tcPr>
          <w:p w14:paraId="0726141E" w14:textId="6B3418B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NE.Ref.{F13BC521-03D7-401F-8A87-3F3CC37A0ED7}</w:instrText>
            </w:r>
            <w:r w:rsidRPr="00306736">
              <w:rPr>
                <w:sz w:val="21"/>
                <w:szCs w:val="21"/>
              </w:rPr>
              <w:fldChar w:fldCharType="separate"/>
            </w:r>
            <w:r w:rsidR="00873325" w:rsidRPr="00306736">
              <w:rPr>
                <w:color w:val="000000"/>
                <w:kern w:val="0"/>
                <w:sz w:val="21"/>
                <w:szCs w:val="21"/>
              </w:rPr>
              <w:t>程培霞等</w:t>
            </w:r>
            <w:r w:rsidR="00873325" w:rsidRPr="00306736">
              <w:rPr>
                <w:color w:val="000000"/>
                <w:kern w:val="0"/>
                <w:sz w:val="21"/>
                <w:szCs w:val="21"/>
              </w:rPr>
              <w:t>(2009)</w:t>
            </w:r>
            <w:r w:rsidRPr="00306736">
              <w:rPr>
                <w:sz w:val="21"/>
                <w:szCs w:val="21"/>
              </w:rPr>
              <w:fldChar w:fldCharType="end"/>
            </w:r>
          </w:p>
        </w:tc>
        <w:tc>
          <w:tcPr>
            <w:tcW w:w="2126" w:type="dxa"/>
            <w:vAlign w:val="center"/>
          </w:tcPr>
          <w:p w14:paraId="5ADE698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18488AA" w14:textId="2EDFC783" w:rsidR="0099272D" w:rsidRPr="00306736" w:rsidRDefault="0099272D" w:rsidP="00284D00">
            <w:pPr>
              <w:ind w:firstLineChars="200" w:firstLine="420"/>
              <w:rPr>
                <w:sz w:val="21"/>
                <w:szCs w:val="21"/>
              </w:rPr>
            </w:pPr>
            <w:r w:rsidRPr="00306736">
              <w:rPr>
                <w:sz w:val="21"/>
                <w:szCs w:val="21"/>
              </w:rPr>
              <w:fldChar w:fldCharType="begin"/>
            </w:r>
            <w:r w:rsidR="00873325" w:rsidRPr="00306736">
              <w:rPr>
                <w:sz w:val="21"/>
                <w:szCs w:val="21"/>
              </w:rPr>
              <w:instrText xml:space="preserve"> ADDIN NE.Ref.{EFD60719-E4A8-4FA0-A191-0C5C8919D10B}</w:instrText>
            </w:r>
            <w:r w:rsidRPr="00306736">
              <w:rPr>
                <w:sz w:val="21"/>
                <w:szCs w:val="21"/>
              </w:rPr>
              <w:fldChar w:fldCharType="separate"/>
            </w:r>
            <w:r w:rsidR="00873325" w:rsidRPr="00306736">
              <w:rPr>
                <w:color w:val="000000"/>
                <w:kern w:val="0"/>
                <w:sz w:val="21"/>
                <w:szCs w:val="21"/>
              </w:rPr>
              <w:t>程培霞等</w:t>
            </w:r>
            <w:r w:rsidR="00873325" w:rsidRPr="00306736">
              <w:rPr>
                <w:color w:val="000000"/>
                <w:kern w:val="0"/>
                <w:sz w:val="21"/>
                <w:szCs w:val="21"/>
              </w:rPr>
              <w:t>(2009)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47BA2F1" w14:textId="77777777" w:rsidR="0099272D" w:rsidRPr="00306736" w:rsidRDefault="0099272D" w:rsidP="00915F6E">
            <w:pPr>
              <w:ind w:firstLineChars="200" w:firstLine="420"/>
              <w:rPr>
                <w:sz w:val="21"/>
                <w:szCs w:val="21"/>
              </w:rPr>
            </w:pPr>
          </w:p>
          <w:p w14:paraId="4626F8CD" w14:textId="77777777" w:rsidR="0099272D" w:rsidRPr="00306736" w:rsidRDefault="0099272D" w:rsidP="00915F6E">
            <w:pPr>
              <w:ind w:firstLineChars="100" w:firstLine="210"/>
              <w:rPr>
                <w:sz w:val="21"/>
                <w:szCs w:val="21"/>
              </w:rPr>
            </w:pPr>
          </w:p>
        </w:tc>
      </w:tr>
      <w:tr w:rsidR="0099272D" w:rsidRPr="00306736" w14:paraId="0479BC9E" w14:textId="77777777" w:rsidTr="004F69A5">
        <w:trPr>
          <w:jc w:val="center"/>
        </w:trPr>
        <w:tc>
          <w:tcPr>
            <w:tcW w:w="4253" w:type="dxa"/>
            <w:vAlign w:val="center"/>
          </w:tcPr>
          <w:p w14:paraId="55323ABF" w14:textId="5BAD7F93" w:rsidR="0099272D" w:rsidRPr="00306736" w:rsidRDefault="004F69A5" w:rsidP="00915F6E">
            <w:pPr>
              <w:spacing w:line="312" w:lineRule="auto"/>
              <w:rPr>
                <w:color w:val="0D0D0D" w:themeColor="text1" w:themeTint="F2"/>
                <w:sz w:val="21"/>
                <w:szCs w:val="21"/>
              </w:rPr>
            </w:pPr>
            <w:r w:rsidRPr="00306736">
              <w:rPr>
                <w:color w:val="000000"/>
                <w:sz w:val="21"/>
                <w:szCs w:val="21"/>
              </w:rPr>
              <w:t xml:space="preserve">University Personality Inventory </w:t>
            </w:r>
            <w:r w:rsidRPr="00306736">
              <w:rPr>
                <w:rFonts w:hint="eastAsia"/>
                <w:color w:val="000000"/>
                <w:sz w:val="21"/>
                <w:szCs w:val="21"/>
              </w:rPr>
              <w:t>(</w:t>
            </w:r>
            <w:r w:rsidR="0099272D" w:rsidRPr="00306736">
              <w:rPr>
                <w:color w:val="000000"/>
                <w:sz w:val="21"/>
                <w:szCs w:val="21"/>
              </w:rPr>
              <w:t>UPI</w:t>
            </w:r>
            <w:r w:rsidRPr="00306736">
              <w:rPr>
                <w:color w:val="000000"/>
                <w:sz w:val="21"/>
                <w:szCs w:val="21"/>
              </w:rPr>
              <w:t>)</w:t>
            </w:r>
          </w:p>
        </w:tc>
        <w:tc>
          <w:tcPr>
            <w:tcW w:w="2694" w:type="dxa"/>
            <w:vAlign w:val="center"/>
          </w:tcPr>
          <w:p w14:paraId="0304A71A" w14:textId="53BDAF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NE.Ref.{B5A8BF25-9C43-43AA-B20B-018970596207}</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48B51A2"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FC78EBE" w14:textId="494CD865" w:rsidR="0099272D" w:rsidRPr="00306736" w:rsidRDefault="0099272D" w:rsidP="00284D00">
            <w:pPr>
              <w:ind w:firstLineChars="200" w:firstLine="420"/>
              <w:rPr>
                <w:sz w:val="21"/>
                <w:szCs w:val="21"/>
              </w:rPr>
            </w:pPr>
            <w:r w:rsidRPr="00306736">
              <w:rPr>
                <w:color w:val="000000"/>
                <w:sz w:val="21"/>
                <w:szCs w:val="21"/>
              </w:rPr>
              <w:fldChar w:fldCharType="begin"/>
            </w:r>
            <w:r w:rsidR="00873325" w:rsidRPr="00306736">
              <w:rPr>
                <w:color w:val="000000"/>
                <w:sz w:val="21"/>
                <w:szCs w:val="21"/>
              </w:rPr>
              <w:instrText xml:space="preserve"> ADDIN NE.Ref.{5229BE3F-F91B-4583-B1F8-D92B2F5CC7A4}</w:instrText>
            </w:r>
            <w:r w:rsidRPr="00306736">
              <w:rPr>
                <w:color w:val="000000"/>
                <w:sz w:val="21"/>
                <w:szCs w:val="21"/>
              </w:rPr>
              <w:fldChar w:fldCharType="separate"/>
            </w:r>
            <w:r w:rsidR="00873325" w:rsidRPr="00306736">
              <w:rPr>
                <w:color w:val="000000"/>
                <w:kern w:val="0"/>
                <w:sz w:val="21"/>
                <w:szCs w:val="21"/>
              </w:rPr>
              <w:t>Huang et al.(2020)</w:t>
            </w:r>
            <w:r w:rsidRPr="00306736">
              <w:rPr>
                <w:color w:val="000000"/>
                <w:sz w:val="21"/>
                <w:szCs w:val="21"/>
              </w:rPr>
              <w:fldChar w:fldCharType="end"/>
            </w:r>
            <w:r w:rsidRPr="00306736">
              <w:rPr>
                <w:color w:val="000000"/>
                <w:sz w:val="21"/>
                <w:szCs w:val="21"/>
              </w:rPr>
              <w:t>12</w:t>
            </w:r>
            <w:r w:rsidRPr="00306736">
              <w:rPr>
                <w:rFonts w:hint="eastAsia"/>
                <w:color w:val="000000"/>
                <w:sz w:val="21"/>
                <w:szCs w:val="21"/>
              </w:rPr>
              <w:t>题</w:t>
            </w:r>
          </w:p>
        </w:tc>
        <w:tc>
          <w:tcPr>
            <w:tcW w:w="3522" w:type="dxa"/>
          </w:tcPr>
          <w:p w14:paraId="35BBE62A" w14:textId="7493862A" w:rsidR="0099272D" w:rsidRPr="00306736" w:rsidRDefault="0099272D" w:rsidP="003C088B">
            <w:pPr>
              <w:rPr>
                <w:sz w:val="21"/>
                <w:szCs w:val="21"/>
              </w:rPr>
            </w:pPr>
            <w:r w:rsidRPr="00306736">
              <w:rPr>
                <w:sz w:val="21"/>
                <w:szCs w:val="21"/>
              </w:rPr>
              <w:fldChar w:fldCharType="begin"/>
            </w:r>
            <w:r w:rsidR="00873325" w:rsidRPr="00306736">
              <w:rPr>
                <w:sz w:val="21"/>
                <w:szCs w:val="21"/>
              </w:rPr>
              <w:instrText xml:space="preserve"> ADDIN NE.Ref.{15E161C4-29EB-41BF-B3A1-1BACF6B4786D}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未能获得</w:t>
            </w:r>
            <w:r w:rsidR="0035265F" w:rsidRPr="00306736">
              <w:rPr>
                <w:rFonts w:hint="eastAsia"/>
                <w:sz w:val="21"/>
                <w:szCs w:val="21"/>
              </w:rPr>
              <w:t>全文</w:t>
            </w:r>
            <w:r w:rsidRPr="00306736">
              <w:rPr>
                <w:sz w:val="21"/>
                <w:szCs w:val="21"/>
              </w:rPr>
              <w:t>，</w:t>
            </w:r>
            <w:r w:rsidRPr="00306736">
              <w:rPr>
                <w:color w:val="000000"/>
                <w:sz w:val="21"/>
                <w:szCs w:val="21"/>
              </w:rPr>
              <w:fldChar w:fldCharType="begin"/>
            </w:r>
            <w:r w:rsidR="00873325" w:rsidRPr="00306736">
              <w:rPr>
                <w:color w:val="000000"/>
                <w:sz w:val="21"/>
                <w:szCs w:val="21"/>
              </w:rPr>
              <w:instrText xml:space="preserve"> ADDIN NE.Ref.{DA539258-6DC8-44B2-8B5A-FA366412340F}</w:instrText>
            </w:r>
            <w:r w:rsidRPr="00306736">
              <w:rPr>
                <w:color w:val="000000"/>
                <w:sz w:val="21"/>
                <w:szCs w:val="21"/>
              </w:rPr>
              <w:fldChar w:fldCharType="separate"/>
            </w:r>
            <w:r w:rsidR="00873325" w:rsidRPr="00306736">
              <w:rPr>
                <w:color w:val="000000"/>
                <w:kern w:val="0"/>
                <w:sz w:val="21"/>
                <w:szCs w:val="21"/>
              </w:rPr>
              <w:t>Huang et al.(2020)</w:t>
            </w:r>
            <w:r w:rsidRPr="00306736">
              <w:rPr>
                <w:color w:val="000000"/>
                <w:sz w:val="21"/>
                <w:szCs w:val="21"/>
              </w:rPr>
              <w:fldChar w:fldCharType="end"/>
            </w:r>
            <w:r w:rsidRPr="00306736">
              <w:rPr>
                <w:color w:val="000000"/>
                <w:sz w:val="21"/>
                <w:szCs w:val="21"/>
              </w:rPr>
              <w:t>直接提供了题目，但引用的是</w:t>
            </w:r>
            <w:r w:rsidRPr="00306736">
              <w:rPr>
                <w:sz w:val="21"/>
                <w:szCs w:val="21"/>
              </w:rPr>
              <w:fldChar w:fldCharType="begin"/>
            </w:r>
            <w:r w:rsidR="00873325" w:rsidRPr="00306736">
              <w:rPr>
                <w:sz w:val="21"/>
                <w:szCs w:val="21"/>
              </w:rPr>
              <w:instrText xml:space="preserve"> ADDIN NE.Ref.{814FC5EF-58A2-4B31-9396-E34D21C6642D}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p>
        </w:tc>
      </w:tr>
      <w:tr w:rsidR="00116B2C" w:rsidRPr="00306736" w14:paraId="776D4EDD" w14:textId="77777777" w:rsidTr="004F69A5">
        <w:trPr>
          <w:jc w:val="center"/>
        </w:trPr>
        <w:tc>
          <w:tcPr>
            <w:tcW w:w="4253" w:type="dxa"/>
            <w:vAlign w:val="center"/>
          </w:tcPr>
          <w:p w14:paraId="7E5AD178" w14:textId="620D4FDC" w:rsidR="00116B2C" w:rsidRPr="00306736" w:rsidRDefault="0003543C" w:rsidP="00116B2C">
            <w:pPr>
              <w:rPr>
                <w:color w:val="000000" w:themeColor="text1"/>
                <w:sz w:val="21"/>
                <w:szCs w:val="21"/>
              </w:rPr>
            </w:pPr>
            <w:r w:rsidRPr="00306736">
              <w:rPr>
                <w:color w:val="000000" w:themeColor="text1"/>
                <w:sz w:val="21"/>
                <w:szCs w:val="21"/>
              </w:rPr>
              <w:lastRenderedPageBreak/>
              <w:t>Chinese College Student Mental Health Scale (</w:t>
            </w:r>
            <w:r w:rsidR="00116B2C" w:rsidRPr="00306736">
              <w:rPr>
                <w:color w:val="000000" w:themeColor="text1"/>
                <w:sz w:val="21"/>
                <w:szCs w:val="21"/>
              </w:rPr>
              <w:t>CCSMHS</w:t>
            </w:r>
            <w:r w:rsidRPr="00306736">
              <w:rPr>
                <w:color w:val="000000" w:themeColor="text1"/>
                <w:sz w:val="21"/>
                <w:szCs w:val="21"/>
              </w:rPr>
              <w:t>)</w:t>
            </w:r>
          </w:p>
          <w:p w14:paraId="11029322" w14:textId="77777777" w:rsidR="00116B2C" w:rsidRPr="00306736" w:rsidRDefault="00116B2C" w:rsidP="00116B2C">
            <w:pPr>
              <w:spacing w:line="312" w:lineRule="auto"/>
              <w:rPr>
                <w:color w:val="000000"/>
                <w:sz w:val="21"/>
                <w:szCs w:val="21"/>
              </w:rPr>
            </w:pPr>
          </w:p>
        </w:tc>
        <w:tc>
          <w:tcPr>
            <w:tcW w:w="2694" w:type="dxa"/>
            <w:vAlign w:val="center"/>
          </w:tcPr>
          <w:p w14:paraId="2AD337ED" w14:textId="77777777" w:rsidR="00116B2C" w:rsidRPr="00306736" w:rsidRDefault="00116B2C" w:rsidP="00116B2C">
            <w:pPr>
              <w:spacing w:line="312" w:lineRule="auto"/>
              <w:jc w:val="center"/>
              <w:rPr>
                <w:sz w:val="21"/>
                <w:szCs w:val="21"/>
              </w:rPr>
            </w:pPr>
          </w:p>
        </w:tc>
        <w:tc>
          <w:tcPr>
            <w:tcW w:w="2126" w:type="dxa"/>
            <w:vAlign w:val="center"/>
          </w:tcPr>
          <w:p w14:paraId="041537E6" w14:textId="7D22E0C6" w:rsidR="00116B2C" w:rsidRPr="00306736" w:rsidRDefault="00116B2C" w:rsidP="00116B2C">
            <w:pPr>
              <w:spacing w:line="312" w:lineRule="auto"/>
              <w:jc w:val="center"/>
              <w:rPr>
                <w:sz w:val="21"/>
                <w:szCs w:val="21"/>
              </w:rPr>
            </w:pPr>
            <w:r w:rsidRPr="00306736">
              <w:rPr>
                <w:color w:val="000000" w:themeColor="text1"/>
                <w:sz w:val="21"/>
                <w:szCs w:val="21"/>
              </w:rPr>
              <w:t>1</w:t>
            </w:r>
          </w:p>
        </w:tc>
        <w:tc>
          <w:tcPr>
            <w:tcW w:w="3566" w:type="dxa"/>
            <w:vAlign w:val="center"/>
          </w:tcPr>
          <w:p w14:paraId="3D0E19E4" w14:textId="3E16199F" w:rsidR="00116B2C" w:rsidRPr="00306736" w:rsidRDefault="00116B2C" w:rsidP="00116B2C">
            <w:pPr>
              <w:ind w:firstLineChars="200" w:firstLine="420"/>
              <w:rPr>
                <w:color w:val="000000"/>
                <w:sz w:val="21"/>
                <w:szCs w:val="21"/>
              </w:rPr>
            </w:pPr>
            <w:r w:rsidRPr="00306736">
              <w:rPr>
                <w:color w:val="000000" w:themeColor="text1"/>
                <w:sz w:val="21"/>
                <w:szCs w:val="21"/>
              </w:rPr>
              <w:fldChar w:fldCharType="begin"/>
            </w:r>
            <w:r w:rsidRPr="00306736">
              <w:rPr>
                <w:color w:val="000000" w:themeColor="text1"/>
                <w:sz w:val="21"/>
                <w:szCs w:val="21"/>
              </w:rPr>
              <w:instrText xml:space="preserve"> ADDIN NE.Ref.{E9B621E5-C85F-4B89-9434-4A29D33D7630}</w:instrText>
            </w:r>
            <w:r w:rsidRPr="00306736">
              <w:rPr>
                <w:color w:val="000000" w:themeColor="text1"/>
                <w:sz w:val="21"/>
                <w:szCs w:val="21"/>
              </w:rPr>
              <w:fldChar w:fldCharType="separate"/>
            </w:r>
            <w:r w:rsidRPr="00306736">
              <w:rPr>
                <w:color w:val="000000"/>
                <w:kern w:val="0"/>
                <w:sz w:val="21"/>
                <w:szCs w:val="21"/>
              </w:rPr>
              <w:t>张华</w:t>
            </w:r>
            <w:r w:rsidRPr="00306736">
              <w:rPr>
                <w:color w:val="000000"/>
                <w:kern w:val="0"/>
                <w:sz w:val="21"/>
                <w:szCs w:val="21"/>
              </w:rPr>
              <w:t>(2021)</w:t>
            </w:r>
            <w:r w:rsidRPr="00306736">
              <w:rPr>
                <w:color w:val="000000" w:themeColor="text1"/>
                <w:sz w:val="21"/>
                <w:szCs w:val="21"/>
              </w:rPr>
              <w:fldChar w:fldCharType="end"/>
            </w:r>
            <w:r w:rsidRPr="00306736">
              <w:rPr>
                <w:rFonts w:hint="eastAsia"/>
                <w:color w:val="000000" w:themeColor="text1"/>
                <w:sz w:val="21"/>
                <w:szCs w:val="21"/>
              </w:rPr>
              <w:t>8</w:t>
            </w:r>
            <w:r w:rsidRPr="00306736">
              <w:rPr>
                <w:rFonts w:hint="eastAsia"/>
                <w:color w:val="000000" w:themeColor="text1"/>
                <w:sz w:val="21"/>
                <w:szCs w:val="21"/>
              </w:rPr>
              <w:t>题</w:t>
            </w:r>
          </w:p>
        </w:tc>
        <w:tc>
          <w:tcPr>
            <w:tcW w:w="3522" w:type="dxa"/>
          </w:tcPr>
          <w:p w14:paraId="61042787" w14:textId="77777777" w:rsidR="00116B2C" w:rsidRPr="00306736" w:rsidRDefault="00116B2C" w:rsidP="00116B2C">
            <w:pPr>
              <w:rPr>
                <w:sz w:val="21"/>
                <w:szCs w:val="21"/>
              </w:rPr>
            </w:pPr>
          </w:p>
        </w:tc>
      </w:tr>
      <w:tr w:rsidR="00116B2C" w:rsidRPr="00306736" w14:paraId="55111FE0" w14:textId="77777777" w:rsidTr="004F69A5">
        <w:trPr>
          <w:jc w:val="center"/>
        </w:trPr>
        <w:tc>
          <w:tcPr>
            <w:tcW w:w="4253" w:type="dxa"/>
            <w:vAlign w:val="center"/>
          </w:tcPr>
          <w:p w14:paraId="4D45A754" w14:textId="04053CDB" w:rsidR="00116B2C" w:rsidRPr="00306736" w:rsidRDefault="00116B2C" w:rsidP="00116B2C">
            <w:pPr>
              <w:spacing w:line="312" w:lineRule="auto"/>
              <w:rPr>
                <w:sz w:val="21"/>
                <w:szCs w:val="21"/>
              </w:rPr>
            </w:pPr>
            <w:r w:rsidRPr="00306736">
              <w:rPr>
                <w:sz w:val="21"/>
                <w:szCs w:val="21"/>
              </w:rPr>
              <w:t>Mini International Neuropsychiatric Interview for children and adolescents (Mini-KID)</w:t>
            </w:r>
          </w:p>
        </w:tc>
        <w:tc>
          <w:tcPr>
            <w:tcW w:w="2694" w:type="dxa"/>
            <w:vAlign w:val="center"/>
          </w:tcPr>
          <w:p w14:paraId="0431289F" w14:textId="5494B00F" w:rsidR="00116B2C" w:rsidRPr="00306736" w:rsidRDefault="00116B2C" w:rsidP="00116B2C">
            <w:pPr>
              <w:spacing w:line="312" w:lineRule="auto"/>
              <w:jc w:val="center"/>
              <w:rPr>
                <w:sz w:val="21"/>
                <w:szCs w:val="21"/>
              </w:rPr>
            </w:pPr>
            <w:r w:rsidRPr="00306736">
              <w:rPr>
                <w:sz w:val="21"/>
                <w:szCs w:val="21"/>
              </w:rPr>
              <w:t xml:space="preserve"> </w:t>
            </w:r>
            <w:r w:rsidRPr="00306736">
              <w:rPr>
                <w:sz w:val="21"/>
                <w:szCs w:val="21"/>
              </w:rPr>
              <w:fldChar w:fldCharType="begin"/>
            </w:r>
            <w:r w:rsidRPr="00306736">
              <w:rPr>
                <w:sz w:val="21"/>
                <w:szCs w:val="21"/>
              </w:rPr>
              <w:instrText xml:space="preserve"> ADDIN NE.Ref.{8C9E51A7-02AA-43EC-B062-9AE1FF2F4CA4}</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NE.Ref.{D1160274-6565-4A5C-B77A-5680541A0DCB}</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p>
        </w:tc>
        <w:tc>
          <w:tcPr>
            <w:tcW w:w="2126" w:type="dxa"/>
            <w:vAlign w:val="center"/>
          </w:tcPr>
          <w:p w14:paraId="6CF00CD6" w14:textId="77777777" w:rsidR="00116B2C" w:rsidRPr="00306736" w:rsidRDefault="00116B2C" w:rsidP="00116B2C">
            <w:pPr>
              <w:spacing w:line="312" w:lineRule="auto"/>
              <w:jc w:val="center"/>
              <w:rPr>
                <w:sz w:val="21"/>
                <w:szCs w:val="21"/>
              </w:rPr>
            </w:pPr>
            <w:r w:rsidRPr="00306736">
              <w:rPr>
                <w:sz w:val="21"/>
                <w:szCs w:val="21"/>
              </w:rPr>
              <w:t>2</w:t>
            </w:r>
          </w:p>
        </w:tc>
        <w:tc>
          <w:tcPr>
            <w:tcW w:w="3566" w:type="dxa"/>
            <w:vAlign w:val="center"/>
          </w:tcPr>
          <w:p w14:paraId="50296CF8" w14:textId="77777777" w:rsidR="00116B2C" w:rsidRPr="00306736" w:rsidRDefault="00116B2C" w:rsidP="00116B2C">
            <w:pPr>
              <w:spacing w:line="312" w:lineRule="auto"/>
              <w:ind w:firstLineChars="500" w:firstLine="1050"/>
              <w:rPr>
                <w:sz w:val="21"/>
                <w:szCs w:val="21"/>
              </w:rPr>
            </w:pPr>
          </w:p>
          <w:p w14:paraId="6046506A" w14:textId="77777777" w:rsidR="00116B2C" w:rsidRPr="00306736" w:rsidRDefault="00116B2C" w:rsidP="00116B2C">
            <w:pPr>
              <w:spacing w:line="312" w:lineRule="auto"/>
              <w:ind w:firstLineChars="500" w:firstLine="1050"/>
              <w:rPr>
                <w:sz w:val="21"/>
                <w:szCs w:val="21"/>
              </w:rPr>
            </w:pPr>
            <w:r w:rsidRPr="00306736">
              <w:rPr>
                <w:sz w:val="21"/>
                <w:szCs w:val="21"/>
              </w:rPr>
              <w:t>未获得</w:t>
            </w:r>
          </w:p>
          <w:p w14:paraId="0487E90C" w14:textId="77777777" w:rsidR="00116B2C" w:rsidRPr="00306736" w:rsidRDefault="00116B2C" w:rsidP="00116B2C">
            <w:pPr>
              <w:spacing w:line="312" w:lineRule="auto"/>
              <w:rPr>
                <w:sz w:val="21"/>
                <w:szCs w:val="21"/>
              </w:rPr>
            </w:pPr>
          </w:p>
        </w:tc>
        <w:tc>
          <w:tcPr>
            <w:tcW w:w="3522" w:type="dxa"/>
          </w:tcPr>
          <w:p w14:paraId="6D043278" w14:textId="1EF60A6A"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NE.Ref.{822C37FD-08C0-4339-940B-E08CD4D4FCB9}</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NE.Ref.{4453A356-9B0A-49BB-9043-3C3D3EEAEBE8}</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0F1096DC" w14:textId="77777777" w:rsidTr="004F69A5">
        <w:trPr>
          <w:jc w:val="center"/>
        </w:trPr>
        <w:tc>
          <w:tcPr>
            <w:tcW w:w="4253" w:type="dxa"/>
            <w:vAlign w:val="center"/>
          </w:tcPr>
          <w:p w14:paraId="0D00BF00" w14:textId="102A7531" w:rsidR="00116B2C" w:rsidRPr="00306736" w:rsidRDefault="0003543C" w:rsidP="00116B2C">
            <w:pPr>
              <w:spacing w:line="312" w:lineRule="auto"/>
              <w:rPr>
                <w:sz w:val="21"/>
                <w:szCs w:val="21"/>
              </w:rPr>
            </w:pPr>
            <w:r w:rsidRPr="00306736">
              <w:rPr>
                <w:sz w:val="21"/>
                <w:szCs w:val="21"/>
              </w:rPr>
              <w:t>Beck Depression Inventory, Zhang Yuxin Revised Edition</w:t>
            </w:r>
          </w:p>
        </w:tc>
        <w:tc>
          <w:tcPr>
            <w:tcW w:w="2694" w:type="dxa"/>
            <w:vAlign w:val="center"/>
          </w:tcPr>
          <w:p w14:paraId="70AC28AE" w14:textId="77777777" w:rsidR="00116B2C" w:rsidRPr="00306736" w:rsidRDefault="00116B2C" w:rsidP="00116B2C">
            <w:pPr>
              <w:spacing w:line="312" w:lineRule="auto"/>
              <w:jc w:val="center"/>
              <w:rPr>
                <w:sz w:val="21"/>
                <w:szCs w:val="21"/>
              </w:rPr>
            </w:pPr>
          </w:p>
        </w:tc>
        <w:tc>
          <w:tcPr>
            <w:tcW w:w="2126" w:type="dxa"/>
            <w:vAlign w:val="center"/>
          </w:tcPr>
          <w:p w14:paraId="17A1989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2D66C82C"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vAlign w:val="center"/>
          </w:tcPr>
          <w:p w14:paraId="5B19FD20" w14:textId="77777777" w:rsidR="00116B2C" w:rsidRPr="00306736" w:rsidRDefault="00116B2C" w:rsidP="00116B2C">
            <w:pPr>
              <w:spacing w:line="312" w:lineRule="auto"/>
              <w:rPr>
                <w:sz w:val="21"/>
                <w:szCs w:val="21"/>
              </w:rPr>
            </w:pPr>
            <w:r w:rsidRPr="00306736">
              <w:rPr>
                <w:sz w:val="21"/>
                <w:szCs w:val="21"/>
              </w:rPr>
              <w:t>没有具体引用的文章名，但在附录有题目。</w:t>
            </w:r>
          </w:p>
        </w:tc>
      </w:tr>
      <w:tr w:rsidR="00116B2C" w:rsidRPr="00306736" w14:paraId="02A9E59E" w14:textId="77777777" w:rsidTr="004F69A5">
        <w:trPr>
          <w:jc w:val="center"/>
        </w:trPr>
        <w:tc>
          <w:tcPr>
            <w:tcW w:w="4253" w:type="dxa"/>
            <w:vAlign w:val="center"/>
          </w:tcPr>
          <w:p w14:paraId="0A782E6C" w14:textId="37B8C935" w:rsidR="00116B2C" w:rsidRPr="00306736" w:rsidRDefault="0003543C" w:rsidP="00116B2C">
            <w:pPr>
              <w:rPr>
                <w:sz w:val="21"/>
                <w:szCs w:val="21"/>
              </w:rPr>
            </w:pPr>
            <w:r w:rsidRPr="00306736">
              <w:rPr>
                <w:sz w:val="21"/>
                <w:szCs w:val="21"/>
              </w:rPr>
              <w:t>Short Depression Scale</w:t>
            </w:r>
          </w:p>
          <w:p w14:paraId="3F999710" w14:textId="77777777" w:rsidR="00116B2C" w:rsidRPr="00306736" w:rsidRDefault="00116B2C" w:rsidP="00116B2C">
            <w:pPr>
              <w:rPr>
                <w:sz w:val="21"/>
                <w:szCs w:val="21"/>
              </w:rPr>
            </w:pPr>
          </w:p>
        </w:tc>
        <w:tc>
          <w:tcPr>
            <w:tcW w:w="2694" w:type="dxa"/>
            <w:vAlign w:val="center"/>
          </w:tcPr>
          <w:p w14:paraId="024512A3" w14:textId="77777777" w:rsidR="00116B2C" w:rsidRPr="00306736" w:rsidRDefault="00116B2C" w:rsidP="00116B2C">
            <w:pPr>
              <w:spacing w:line="312" w:lineRule="auto"/>
              <w:jc w:val="center"/>
              <w:rPr>
                <w:sz w:val="21"/>
                <w:szCs w:val="21"/>
              </w:rPr>
            </w:pPr>
          </w:p>
        </w:tc>
        <w:tc>
          <w:tcPr>
            <w:tcW w:w="2126" w:type="dxa"/>
            <w:vAlign w:val="center"/>
          </w:tcPr>
          <w:p w14:paraId="2EE8B82E"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30EE82B3"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tcPr>
          <w:p w14:paraId="79D53046" w14:textId="276FCD62" w:rsidR="00116B2C" w:rsidRPr="00306736" w:rsidRDefault="00116B2C" w:rsidP="00116B2C">
            <w:pPr>
              <w:spacing w:line="312" w:lineRule="auto"/>
              <w:rPr>
                <w:sz w:val="21"/>
                <w:szCs w:val="21"/>
              </w:rPr>
            </w:pPr>
            <w:r w:rsidRPr="00306736">
              <w:rPr>
                <w:rFonts w:hint="eastAsia"/>
                <w:sz w:val="21"/>
                <w:szCs w:val="21"/>
              </w:rPr>
              <w:t>作者未提供</w:t>
            </w:r>
            <w:r w:rsidRPr="00306736">
              <w:rPr>
                <w:sz w:val="21"/>
                <w:szCs w:val="21"/>
              </w:rPr>
              <w:t>简式抑郁量表</w:t>
            </w:r>
            <w:r w:rsidRPr="00306736">
              <w:rPr>
                <w:sz w:val="21"/>
                <w:szCs w:val="21"/>
              </w:rPr>
              <w:t>(</w:t>
            </w:r>
            <w:r w:rsidRPr="00306736">
              <w:rPr>
                <w:rFonts w:hint="eastAsia"/>
                <w:sz w:val="21"/>
                <w:szCs w:val="21"/>
              </w:rPr>
              <w:t>Andrensen (1994)</w:t>
            </w:r>
            <w:r w:rsidRPr="00306736">
              <w:rPr>
                <w:rFonts w:hint="eastAsia"/>
                <w:sz w:val="21"/>
                <w:szCs w:val="21"/>
              </w:rPr>
              <w:t>具体的引文，自行搜索应为</w:t>
            </w:r>
            <w:r w:rsidRPr="00306736">
              <w:rPr>
                <w:sz w:val="21"/>
                <w:szCs w:val="21"/>
              </w:rPr>
              <w:fldChar w:fldCharType="begin"/>
            </w:r>
            <w:r w:rsidRPr="00306736">
              <w:rPr>
                <w:sz w:val="21"/>
                <w:szCs w:val="21"/>
              </w:rPr>
              <w:instrText xml:space="preserve"> ADDIN NE.Ref.{8ED0DF00-5311-4A1D-922A-494C6538B2BE}</w:instrText>
            </w:r>
            <w:r w:rsidRPr="00306736">
              <w:rPr>
                <w:sz w:val="21"/>
                <w:szCs w:val="21"/>
              </w:rPr>
              <w:fldChar w:fldCharType="separate"/>
            </w:r>
            <w:r w:rsidRPr="00306736">
              <w:rPr>
                <w:color w:val="000000"/>
                <w:kern w:val="0"/>
                <w:sz w:val="21"/>
                <w:szCs w:val="21"/>
              </w:rPr>
              <w:t>Andresen et al.(1994)</w:t>
            </w:r>
            <w:r w:rsidRPr="00306736">
              <w:rPr>
                <w:sz w:val="21"/>
                <w:szCs w:val="21"/>
              </w:rPr>
              <w:fldChar w:fldCharType="end"/>
            </w:r>
            <w:r w:rsidRPr="00306736">
              <w:rPr>
                <w:rFonts w:hint="eastAsia"/>
                <w:sz w:val="21"/>
                <w:szCs w:val="21"/>
              </w:rPr>
              <w:t>一文，题目完全摘自</w:t>
            </w:r>
            <w:r w:rsidRPr="00306736">
              <w:rPr>
                <w:rFonts w:hint="eastAsia"/>
                <w:sz w:val="21"/>
                <w:szCs w:val="21"/>
              </w:rPr>
              <w:t>CES-D</w:t>
            </w:r>
            <w:r w:rsidRPr="00306736">
              <w:rPr>
                <w:rFonts w:hint="eastAsia"/>
                <w:sz w:val="21"/>
                <w:szCs w:val="21"/>
              </w:rPr>
              <w:t>，因此排除</w:t>
            </w:r>
          </w:p>
        </w:tc>
      </w:tr>
      <w:tr w:rsidR="00116B2C" w:rsidRPr="00306736" w14:paraId="0F80BACB" w14:textId="77777777" w:rsidTr="004F69A5">
        <w:trPr>
          <w:jc w:val="center"/>
        </w:trPr>
        <w:tc>
          <w:tcPr>
            <w:tcW w:w="4253" w:type="dxa"/>
            <w:vAlign w:val="center"/>
          </w:tcPr>
          <w:p w14:paraId="4ADA9F5C" w14:textId="059D809D" w:rsidR="00116B2C" w:rsidRPr="00306736" w:rsidRDefault="0003543C" w:rsidP="00116B2C">
            <w:pPr>
              <w:rPr>
                <w:sz w:val="21"/>
                <w:szCs w:val="21"/>
              </w:rPr>
            </w:pPr>
            <w:r w:rsidRPr="00306736">
              <w:rPr>
                <w:sz w:val="21"/>
                <w:szCs w:val="21"/>
              </w:rPr>
              <w:t xml:space="preserve">WHO-CIDI 3.0 </w:t>
            </w:r>
            <w:r w:rsidR="00116B2C" w:rsidRPr="00306736">
              <w:rPr>
                <w:sz w:val="21"/>
                <w:szCs w:val="21"/>
              </w:rPr>
              <w:t>(WHO-CIDI 3.0)</w:t>
            </w:r>
          </w:p>
        </w:tc>
        <w:tc>
          <w:tcPr>
            <w:tcW w:w="2694" w:type="dxa"/>
            <w:vAlign w:val="center"/>
          </w:tcPr>
          <w:p w14:paraId="402078C5" w14:textId="005AC677"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NE.Ref.{50467A06-34DD-4281-9040-4A4FEA22F3E1}</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8C6011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1F23F1C6" w14:textId="77777777" w:rsidR="00116B2C" w:rsidRPr="00306736" w:rsidRDefault="00116B2C" w:rsidP="00116B2C">
            <w:pPr>
              <w:spacing w:line="312" w:lineRule="auto"/>
              <w:ind w:firstLineChars="500" w:firstLine="1050"/>
              <w:rPr>
                <w:sz w:val="21"/>
                <w:szCs w:val="21"/>
              </w:rPr>
            </w:pPr>
            <w:r w:rsidRPr="00306736">
              <w:rPr>
                <w:sz w:val="21"/>
                <w:szCs w:val="21"/>
              </w:rPr>
              <w:t>未获得</w:t>
            </w:r>
          </w:p>
        </w:tc>
        <w:tc>
          <w:tcPr>
            <w:tcW w:w="3522" w:type="dxa"/>
          </w:tcPr>
          <w:p w14:paraId="40FEF16D" w14:textId="072C072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NE.Ref.{5BD4B508-392A-4069-9EA5-9701FDD54595}</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5AEACBA8" w14:textId="77777777" w:rsidTr="004F69A5">
        <w:trPr>
          <w:jc w:val="center"/>
        </w:trPr>
        <w:tc>
          <w:tcPr>
            <w:tcW w:w="4253" w:type="dxa"/>
            <w:vAlign w:val="center"/>
          </w:tcPr>
          <w:p w14:paraId="588AA934" w14:textId="5C2C5B44" w:rsidR="00116B2C" w:rsidRPr="00306736" w:rsidRDefault="0003543C" w:rsidP="00116B2C">
            <w:pPr>
              <w:rPr>
                <w:sz w:val="21"/>
                <w:szCs w:val="21"/>
              </w:rPr>
            </w:pPr>
            <w:r w:rsidRPr="00306736">
              <w:rPr>
                <w:kern w:val="0"/>
                <w:sz w:val="21"/>
                <w:szCs w:val="21"/>
                <w:lang w:val="zh-CN"/>
              </w:rPr>
              <w:t>Psycho</w:t>
            </w:r>
            <w:r w:rsidR="00471002">
              <w:rPr>
                <w:rFonts w:hint="eastAsia"/>
                <w:kern w:val="0"/>
                <w:sz w:val="21"/>
                <w:szCs w:val="21"/>
                <w:lang w:val="zh-CN"/>
              </w:rPr>
              <w:t>l</w:t>
            </w:r>
            <w:r w:rsidRPr="00306736">
              <w:rPr>
                <w:kern w:val="0"/>
                <w:sz w:val="21"/>
                <w:szCs w:val="21"/>
                <w:lang w:val="zh-CN"/>
              </w:rPr>
              <w:t xml:space="preserve">ogical Health Inventory </w:t>
            </w:r>
            <w:r w:rsidRPr="00306736">
              <w:rPr>
                <w:rFonts w:hint="eastAsia"/>
                <w:kern w:val="0"/>
                <w:sz w:val="21"/>
                <w:szCs w:val="21"/>
                <w:lang w:val="zh-CN"/>
              </w:rPr>
              <w:t>(</w:t>
            </w:r>
            <w:r w:rsidR="00116B2C" w:rsidRPr="00306736">
              <w:rPr>
                <w:sz w:val="21"/>
                <w:szCs w:val="21"/>
              </w:rPr>
              <w:t>PHI</w:t>
            </w:r>
            <w:r w:rsidRPr="00306736">
              <w:rPr>
                <w:rFonts w:hint="eastAsia"/>
                <w:sz w:val="21"/>
                <w:szCs w:val="21"/>
              </w:rPr>
              <w:t>)</w:t>
            </w:r>
          </w:p>
        </w:tc>
        <w:bookmarkStart w:id="173" w:name="OLE_LINK3"/>
        <w:tc>
          <w:tcPr>
            <w:tcW w:w="2694" w:type="dxa"/>
            <w:vAlign w:val="center"/>
          </w:tcPr>
          <w:p w14:paraId="5A8A1737" w14:textId="009FF932"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NE.Ref.{D5B8F3AF-5BE0-4670-84CB-B98E20AABAB9}</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bookmarkEnd w:id="173"/>
            <w:r w:rsidRPr="00306736">
              <w:rPr>
                <w:sz w:val="21"/>
                <w:szCs w:val="21"/>
              </w:rPr>
              <w:t>1</w:t>
            </w:r>
            <w:r w:rsidRPr="00306736">
              <w:rPr>
                <w:sz w:val="21"/>
                <w:szCs w:val="21"/>
              </w:rPr>
              <w:t>篇</w:t>
            </w:r>
          </w:p>
        </w:tc>
        <w:tc>
          <w:tcPr>
            <w:tcW w:w="2126" w:type="dxa"/>
            <w:vAlign w:val="center"/>
          </w:tcPr>
          <w:p w14:paraId="7EA98553"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486CB404"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0D42E8D4" w14:textId="7B0EE28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NE.Ref.{0EBC6A8C-D001-411B-AB22-0C1CDDE809F4}</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r w:rsidRPr="00306736">
              <w:rPr>
                <w:sz w:val="21"/>
                <w:szCs w:val="21"/>
              </w:rPr>
              <w:t>未获得</w:t>
            </w:r>
            <w:r w:rsidRPr="00306736">
              <w:rPr>
                <w:rFonts w:hint="eastAsia"/>
                <w:sz w:val="21"/>
                <w:szCs w:val="21"/>
              </w:rPr>
              <w:t>全文</w:t>
            </w:r>
          </w:p>
        </w:tc>
      </w:tr>
      <w:tr w:rsidR="00116B2C" w:rsidRPr="00306736" w14:paraId="4D86840A" w14:textId="77777777" w:rsidTr="004F69A5">
        <w:trPr>
          <w:jc w:val="center"/>
        </w:trPr>
        <w:tc>
          <w:tcPr>
            <w:tcW w:w="4253" w:type="dxa"/>
            <w:vAlign w:val="center"/>
          </w:tcPr>
          <w:p w14:paraId="215D09C3" w14:textId="02C0C100" w:rsidR="00116B2C" w:rsidRPr="00306736" w:rsidRDefault="0003543C" w:rsidP="00116B2C">
            <w:pPr>
              <w:rPr>
                <w:sz w:val="21"/>
                <w:szCs w:val="21"/>
              </w:rPr>
            </w:pPr>
            <w:r w:rsidRPr="00306736">
              <w:rPr>
                <w:rFonts w:hint="eastAsia"/>
                <w:sz w:val="21"/>
                <w:szCs w:val="21"/>
              </w:rPr>
              <w:t>S</w:t>
            </w:r>
            <w:r w:rsidRPr="00306736">
              <w:rPr>
                <w:sz w:val="21"/>
                <w:szCs w:val="21"/>
              </w:rPr>
              <w:t>ymptom Checklist 45 (</w:t>
            </w:r>
            <w:r w:rsidR="00116B2C" w:rsidRPr="00306736">
              <w:rPr>
                <w:rFonts w:hint="eastAsia"/>
                <w:sz w:val="21"/>
                <w:szCs w:val="21"/>
              </w:rPr>
              <w:t>S</w:t>
            </w:r>
            <w:r w:rsidR="00116B2C" w:rsidRPr="00306736">
              <w:rPr>
                <w:sz w:val="21"/>
                <w:szCs w:val="21"/>
              </w:rPr>
              <w:t>CL-45</w:t>
            </w:r>
            <w:r w:rsidRPr="00306736">
              <w:rPr>
                <w:sz w:val="21"/>
                <w:szCs w:val="21"/>
              </w:rPr>
              <w:t>)</w:t>
            </w:r>
          </w:p>
        </w:tc>
        <w:tc>
          <w:tcPr>
            <w:tcW w:w="2694" w:type="dxa"/>
            <w:vAlign w:val="center"/>
          </w:tcPr>
          <w:p w14:paraId="094C5416" w14:textId="77777777" w:rsidR="00116B2C" w:rsidRPr="00306736" w:rsidRDefault="00116B2C" w:rsidP="00116B2C">
            <w:pPr>
              <w:spacing w:line="312" w:lineRule="auto"/>
              <w:jc w:val="center"/>
              <w:rPr>
                <w:sz w:val="21"/>
                <w:szCs w:val="21"/>
              </w:rPr>
            </w:pPr>
          </w:p>
        </w:tc>
        <w:tc>
          <w:tcPr>
            <w:tcW w:w="2126" w:type="dxa"/>
            <w:vAlign w:val="center"/>
          </w:tcPr>
          <w:p w14:paraId="50428617" w14:textId="77777777" w:rsidR="00116B2C" w:rsidRPr="00306736" w:rsidRDefault="00116B2C" w:rsidP="00116B2C">
            <w:pPr>
              <w:spacing w:line="312" w:lineRule="auto"/>
              <w:jc w:val="center"/>
              <w:rPr>
                <w:sz w:val="21"/>
                <w:szCs w:val="21"/>
              </w:rPr>
            </w:pPr>
            <w:r w:rsidRPr="00306736">
              <w:rPr>
                <w:rFonts w:hint="eastAsia"/>
                <w:sz w:val="21"/>
                <w:szCs w:val="21"/>
              </w:rPr>
              <w:t>1</w:t>
            </w:r>
          </w:p>
        </w:tc>
        <w:tc>
          <w:tcPr>
            <w:tcW w:w="3566" w:type="dxa"/>
            <w:vAlign w:val="center"/>
          </w:tcPr>
          <w:p w14:paraId="231EFFBE"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7745D843" w14:textId="6A1B4337" w:rsidR="00116B2C" w:rsidRPr="00306736" w:rsidRDefault="00116B2C" w:rsidP="00116B2C">
            <w:pPr>
              <w:spacing w:line="312" w:lineRule="auto"/>
              <w:rPr>
                <w:sz w:val="21"/>
                <w:szCs w:val="21"/>
              </w:rPr>
            </w:pPr>
            <w:r w:rsidRPr="00306736">
              <w:rPr>
                <w:rFonts w:hint="eastAsia"/>
                <w:sz w:val="21"/>
                <w:szCs w:val="21"/>
              </w:rPr>
              <w:t>附录有题目，但无法得知用于测量抑郁的条目。</w:t>
            </w:r>
          </w:p>
        </w:tc>
      </w:tr>
    </w:tbl>
    <w:p w14:paraId="4C03AD4C" w14:textId="1C1E98D0" w:rsidR="00BB1AA1" w:rsidRPr="0099272D" w:rsidRDefault="00BB1AA1" w:rsidP="00A758AD">
      <w:pPr>
        <w:widowControl/>
        <w:spacing w:line="312" w:lineRule="auto"/>
        <w:jc w:val="left"/>
        <w:rPr>
          <w:kern w:val="0"/>
          <w:szCs w:val="24"/>
        </w:rPr>
        <w:sectPr w:rsidR="00BB1AA1" w:rsidRPr="0099272D" w:rsidSect="00B90BB8">
          <w:pgSz w:w="16838" w:h="11906" w:orient="landscape"/>
          <w:pgMar w:top="1797" w:right="1440" w:bottom="1797" w:left="1440" w:header="851" w:footer="992" w:gutter="0"/>
          <w:cols w:space="720"/>
          <w:docGrid w:linePitch="381"/>
        </w:sectPr>
      </w:pPr>
    </w:p>
    <w:p w14:paraId="0A953886" w14:textId="4DC606F7" w:rsidR="00A758AD" w:rsidRPr="00792D2A" w:rsidDel="009D6F4D" w:rsidRDefault="00A758AD" w:rsidP="009D6F4D">
      <w:pPr>
        <w:pStyle w:val="Heading2"/>
        <w:rPr>
          <w:del w:id="174" w:author="Hu Chuan-Peng" w:date="2023-09-09T10:33:00Z"/>
          <w:szCs w:val="28"/>
        </w:rPr>
        <w:pPrChange w:id="175" w:author="Hu Chuan-Peng" w:date="2023-09-09T10:34:00Z">
          <w:pPr>
            <w:pStyle w:val="Heading1"/>
          </w:pPr>
        </w:pPrChange>
      </w:pPr>
      <w:r w:rsidRPr="00792D2A">
        <w:rPr>
          <w:szCs w:val="28"/>
        </w:rPr>
        <w:lastRenderedPageBreak/>
        <w:t>2.</w:t>
      </w:r>
      <w:ins w:id="176" w:author="Hu Chuan-Peng" w:date="2023-09-09T10:33:00Z">
        <w:r w:rsidR="009D6F4D">
          <w:rPr>
            <w:szCs w:val="28"/>
          </w:rPr>
          <w:t>3</w:t>
        </w:r>
      </w:ins>
      <w:del w:id="177" w:author="Hu Chuan-Peng" w:date="2023-09-09T10:33:00Z">
        <w:r w:rsidRPr="00792D2A" w:rsidDel="009D6F4D">
          <w:rPr>
            <w:szCs w:val="28"/>
          </w:rPr>
          <w:delText>2</w:delText>
        </w:r>
      </w:del>
      <w:r w:rsidRPr="00792D2A">
        <w:rPr>
          <w:szCs w:val="28"/>
        </w:rPr>
        <w:t xml:space="preserve"> </w:t>
      </w:r>
      <w:del w:id="178" w:author="Hu Chuan-Peng" w:date="2023-09-09T10:33:00Z">
        <w:r w:rsidR="00873325" w:rsidDel="009D6F4D">
          <w:delText>C</w:delText>
        </w:r>
        <w:r w:rsidR="00873325" w:rsidRPr="00586A1B" w:rsidDel="009D6F4D">
          <w:delText>ontent analysis</w:delText>
        </w:r>
      </w:del>
    </w:p>
    <w:p w14:paraId="67883239" w14:textId="20C2C888" w:rsidR="00703D41" w:rsidDel="009D6F4D" w:rsidRDefault="00A758AD" w:rsidP="009D6F4D">
      <w:pPr>
        <w:pStyle w:val="Heading2"/>
        <w:rPr>
          <w:del w:id="179" w:author="Hu Chuan-Peng" w:date="2023-09-09T10:33:00Z"/>
          <w:szCs w:val="24"/>
        </w:rPr>
        <w:pPrChange w:id="180" w:author="Hu Chuan-Peng" w:date="2023-09-09T10:34:00Z">
          <w:pPr/>
        </w:pPrChange>
      </w:pPr>
      <w:del w:id="181" w:author="Hu Chuan-Peng" w:date="2023-09-09T10:33:00Z">
        <w:r w:rsidDel="009D6F4D">
          <w:rPr>
            <w:szCs w:val="24"/>
          </w:rPr>
          <w:tab/>
        </w:r>
        <w:bookmarkStart w:id="182" w:name="OLE_LINK8"/>
        <w:bookmarkStart w:id="183" w:name="OLE_LINK9"/>
      </w:del>
    </w:p>
    <w:p w14:paraId="17711615" w14:textId="56700013" w:rsidR="00A758AD" w:rsidDel="009D6F4D" w:rsidRDefault="00586A1B" w:rsidP="009D6F4D">
      <w:pPr>
        <w:pStyle w:val="Heading2"/>
        <w:rPr>
          <w:del w:id="184" w:author="Hu Chuan-Peng" w:date="2023-09-09T10:33:00Z"/>
          <w:szCs w:val="24"/>
        </w:rPr>
        <w:pPrChange w:id="185" w:author="Hu Chuan-Peng" w:date="2023-09-09T10:34:00Z">
          <w:pPr>
            <w:ind w:firstLineChars="200" w:firstLine="480"/>
          </w:pPr>
        </w:pPrChange>
      </w:pPr>
      <w:del w:id="186" w:author="Hu Chuan-Peng" w:date="2023-09-09T10:33:00Z">
        <w:r w:rsidRPr="00586A1B" w:rsidDel="009D6F4D">
          <w:rPr>
            <w:szCs w:val="24"/>
          </w:rPr>
          <w:delText>The content analysis of symptoms was conducted following the method described by</w:delText>
        </w:r>
        <w:r w:rsidDel="009D6F4D">
          <w:rPr>
            <w:szCs w:val="24"/>
          </w:rPr>
          <w:delText xml:space="preserve"> </w:delText>
        </w:r>
        <w:r w:rsidR="007A48C0" w:rsidDel="009D6F4D">
          <w:rPr>
            <w:szCs w:val="24"/>
          </w:rPr>
          <w:fldChar w:fldCharType="begin"/>
        </w:r>
        <w:r w:rsidR="00873325" w:rsidDel="009D6F4D">
          <w:rPr>
            <w:szCs w:val="24"/>
          </w:rPr>
          <w:delInstrText xml:space="preserve"> ADDIN NE.Ref.{F4A3818F-8137-4043-AA94-F4C8A98B8E0B}</w:delInstrText>
        </w:r>
        <w:r w:rsidR="007A48C0" w:rsidDel="009D6F4D">
          <w:rPr>
            <w:szCs w:val="24"/>
          </w:rPr>
          <w:fldChar w:fldCharType="separate"/>
        </w:r>
        <w:r w:rsidR="00873325" w:rsidDel="009D6F4D">
          <w:rPr>
            <w:color w:val="000000"/>
            <w:kern w:val="0"/>
            <w:szCs w:val="24"/>
          </w:rPr>
          <w:delText>Fried(2017)</w:delText>
        </w:r>
        <w:r w:rsidR="007A48C0" w:rsidDel="009D6F4D">
          <w:rPr>
            <w:szCs w:val="24"/>
          </w:rPr>
          <w:fldChar w:fldCharType="end"/>
        </w:r>
        <w:r w:rsidDel="009D6F4D">
          <w:rPr>
            <w:rFonts w:hint="eastAsia"/>
            <w:szCs w:val="24"/>
          </w:rPr>
          <w:delText>.</w:delText>
        </w:r>
        <w:bookmarkEnd w:id="182"/>
        <w:r w:rsidR="00873325" w:rsidDel="009D6F4D">
          <w:delText xml:space="preserve"> </w:delText>
        </w:r>
        <w:r w:rsidR="00873325" w:rsidRPr="00873325" w:rsidDel="009D6F4D">
          <w:rPr>
            <w:szCs w:val="24"/>
          </w:rPr>
          <w:delText>Initially, similar symptoms within each questionnaire were consolidated, and subsequently, the symptoms from different questionnaires were compared to identify overlaps.</w:delText>
        </w:r>
      </w:del>
    </w:p>
    <w:bookmarkEnd w:id="183"/>
    <w:p w14:paraId="6868E231" w14:textId="6DFA6899" w:rsidR="00A758AD" w:rsidRDefault="00372FDC" w:rsidP="009D6F4D">
      <w:pPr>
        <w:pStyle w:val="Heading2"/>
      </w:pPr>
      <w:del w:id="187" w:author="Hu Chuan-Peng" w:date="2023-09-09T10:33:00Z">
        <w:r w:rsidDel="009D6F4D">
          <w:rPr>
            <w:rFonts w:hint="eastAsia"/>
          </w:rPr>
          <w:delText>2</w:delText>
        </w:r>
        <w:r w:rsidDel="009D6F4D">
          <w:delText>.2.1</w:delText>
        </w:r>
        <w:r w:rsidR="00873325" w:rsidRPr="00873325" w:rsidDel="009D6F4D">
          <w:delText xml:space="preserve"> </w:delText>
        </w:r>
      </w:del>
      <w:del w:id="188" w:author="Hu Chuan-Peng" w:date="2023-09-09T10:35:00Z">
        <w:r w:rsidR="00873325" w:rsidRPr="00873325" w:rsidDel="009D6F4D">
          <w:delText>Consolidate</w:delText>
        </w:r>
      </w:del>
      <w:ins w:id="189" w:author="Hu Chuan-Peng" w:date="2023-09-09T10:35:00Z">
        <w:r w:rsidR="009D6F4D">
          <w:t>Merge</w:t>
        </w:r>
      </w:ins>
      <w:r w:rsidR="00873325" w:rsidRPr="00873325">
        <w:t xml:space="preserve"> the items </w:t>
      </w:r>
      <w:ins w:id="190" w:author="Hu Chuan-Peng" w:date="2023-09-09T10:35:00Z">
        <w:r w:rsidR="009D6F4D">
          <w:t>as symptoms</w:t>
        </w:r>
      </w:ins>
      <w:del w:id="191" w:author="Hu Chuan-Peng" w:date="2023-09-09T10:35:00Z">
        <w:r w:rsidR="00873325" w:rsidRPr="00873325" w:rsidDel="009D6F4D">
          <w:delText>in the questionnaire</w:delText>
        </w:r>
      </w:del>
      <w:r w:rsidR="00873325" w:rsidRPr="00873325">
        <w:t>.</w:t>
      </w:r>
    </w:p>
    <w:p w14:paraId="5183E235" w14:textId="0B621B78" w:rsidR="00BB18A6" w:rsidRDefault="00BB18A6" w:rsidP="00B91AB3">
      <w:pPr>
        <w:ind w:firstLine="420"/>
        <w:rPr>
          <w:rFonts w:hint="eastAsia"/>
          <w:szCs w:val="24"/>
        </w:rPr>
      </w:pPr>
      <w:bookmarkStart w:id="192" w:name="OLE_LINK11"/>
      <w:ins w:id="193" w:author="Hu Chuan-Peng" w:date="2023-09-09T10:41:00Z">
        <w:r>
          <w:rPr>
            <w:rFonts w:hint="eastAsia"/>
            <w:szCs w:val="24"/>
          </w:rPr>
          <w:t>In</w:t>
        </w:r>
        <w:r>
          <w:rPr>
            <w:szCs w:val="24"/>
          </w:rPr>
          <w:t xml:space="preserve"> this step, we merged items that </w:t>
        </w:r>
      </w:ins>
      <w:del w:id="194" w:author="Hu Chuan-Peng" w:date="2023-09-09T10:41:00Z">
        <w:r w:rsidRPr="00873325" w:rsidDel="00BB18A6">
          <w:rPr>
            <w:szCs w:val="24"/>
          </w:rPr>
          <w:delText>Items assessing</w:delText>
        </w:r>
      </w:del>
      <w:ins w:id="195" w:author="Hu Chuan-Peng" w:date="2023-09-09T10:41:00Z">
        <w:r>
          <w:rPr>
            <w:szCs w:val="24"/>
          </w:rPr>
          <w:t>assess the</w:t>
        </w:r>
      </w:ins>
      <w:r w:rsidRPr="00873325">
        <w:rPr>
          <w:szCs w:val="24"/>
        </w:rPr>
        <w:t xml:space="preserve"> identical or similar symptom</w:t>
      </w:r>
      <w:ins w:id="196" w:author="Hu Chuan-Peng" w:date="2023-09-09T10:41:00Z">
        <w:r>
          <w:rPr>
            <w:szCs w:val="24"/>
          </w:rPr>
          <w:t xml:space="preserve"> as a single symptom</w:t>
        </w:r>
      </w:ins>
      <w:del w:id="197" w:author="Hu Chuan-Peng" w:date="2023-09-09T10:41:00Z">
        <w:r w:rsidRPr="00873325" w:rsidDel="00BB18A6">
          <w:rPr>
            <w:szCs w:val="24"/>
          </w:rPr>
          <w:delText>s</w:delText>
        </w:r>
      </w:del>
      <w:r w:rsidRPr="00873325">
        <w:rPr>
          <w:szCs w:val="24"/>
        </w:rPr>
        <w:t xml:space="preserve"> within </w:t>
      </w:r>
      <w:ins w:id="198" w:author="Hu Chuan-Peng" w:date="2023-09-09T10:34:00Z">
        <w:r>
          <w:rPr>
            <w:szCs w:val="24"/>
          </w:rPr>
          <w:t>each scale</w:t>
        </w:r>
      </w:ins>
      <w:del w:id="199" w:author="Hu Chuan-Peng" w:date="2023-09-09T10:34:00Z">
        <w:r w:rsidRPr="00873325" w:rsidDel="009D6F4D">
          <w:rPr>
            <w:szCs w:val="24"/>
          </w:rPr>
          <w:delText xml:space="preserve">the questionnaire </w:delText>
        </w:r>
      </w:del>
      <w:del w:id="200" w:author="Hu Chuan-Peng" w:date="2023-09-09T10:41:00Z">
        <w:r w:rsidRPr="00873325" w:rsidDel="00BB18A6">
          <w:rPr>
            <w:szCs w:val="24"/>
          </w:rPr>
          <w:delText>were consolidated</w:delText>
        </w:r>
      </w:del>
      <w:r w:rsidRPr="00873325">
        <w:rPr>
          <w:szCs w:val="24"/>
        </w:rPr>
        <w:t>.</w:t>
      </w:r>
      <w:r w:rsidRPr="009F0CCD">
        <w:t xml:space="preserve"> </w:t>
      </w:r>
      <w:r w:rsidRPr="009F0CCD">
        <w:rPr>
          <w:szCs w:val="24"/>
        </w:rPr>
        <w:t xml:space="preserve">Four trained coders independently </w:t>
      </w:r>
      <w:del w:id="201" w:author="Hu Chuan-Peng" w:date="2023-09-09T10:42:00Z">
        <w:r w:rsidRPr="009F0CCD" w:rsidDel="00BB18A6">
          <w:rPr>
            <w:szCs w:val="24"/>
          </w:rPr>
          <w:delText>completed the combination of</w:delText>
        </w:r>
      </w:del>
      <w:ins w:id="202" w:author="Hu Chuan-Peng" w:date="2023-09-09T10:42:00Z">
        <w:r>
          <w:rPr>
            <w:szCs w:val="24"/>
          </w:rPr>
          <w:t>merged</w:t>
        </w:r>
      </w:ins>
      <w:r w:rsidRPr="009F0CCD">
        <w:rPr>
          <w:szCs w:val="24"/>
        </w:rPr>
        <w:t xml:space="preserve"> items </w:t>
      </w:r>
      <w:del w:id="203" w:author="Hu Chuan-Peng" w:date="2023-09-09T10:42:00Z">
        <w:r w:rsidRPr="009F0CCD" w:rsidDel="00BB18A6">
          <w:rPr>
            <w:szCs w:val="24"/>
          </w:rPr>
          <w:delText>in each questionnaire</w:delText>
        </w:r>
      </w:del>
      <w:ins w:id="204" w:author="Hu Chuan-Peng" w:date="2023-09-09T10:42:00Z">
        <w:r>
          <w:rPr>
            <w:szCs w:val="24"/>
          </w:rPr>
          <w:t>for each scale</w:t>
        </w:r>
      </w:ins>
      <w:ins w:id="205" w:author="Hu Chuan-Peng" w:date="2023-09-09T10:43:00Z">
        <w:r>
          <w:rPr>
            <w:szCs w:val="24"/>
          </w:rPr>
          <w:t>. Four code</w:t>
        </w:r>
      </w:ins>
      <w:ins w:id="206" w:author="Hu Chuan-Peng" w:date="2023-09-09T10:44:00Z">
        <w:r>
          <w:rPr>
            <w:szCs w:val="24"/>
          </w:rPr>
          <w:t>rs</w:t>
        </w:r>
      </w:ins>
      <w:ins w:id="207" w:author="Hu Chuan-Peng" w:date="2023-09-09T10:43:00Z">
        <w:r>
          <w:rPr>
            <w:szCs w:val="24"/>
          </w:rPr>
          <w:t xml:space="preserve"> were then grouped into two pairs and </w:t>
        </w:r>
      </w:ins>
      <w:del w:id="208" w:author="Hu Chuan-Peng" w:date="2023-09-09T10:43:00Z">
        <w:r w:rsidRPr="009F0CCD" w:rsidDel="00BB18A6">
          <w:rPr>
            <w:szCs w:val="24"/>
          </w:rPr>
          <w:delText xml:space="preserve">, </w:delText>
        </w:r>
      </w:del>
      <w:del w:id="209" w:author="Hu Chuan-Peng" w:date="2023-09-09T10:42:00Z">
        <w:r w:rsidRPr="009F0CCD" w:rsidDel="00BB18A6">
          <w:rPr>
            <w:szCs w:val="24"/>
          </w:rPr>
          <w:delText>which was then assessed</w:delText>
        </w:r>
      </w:del>
      <w:ins w:id="210" w:author="Hu Chuan-Peng" w:date="2023-09-09T10:42:00Z">
        <w:r>
          <w:rPr>
            <w:szCs w:val="24"/>
          </w:rPr>
          <w:t xml:space="preserve">discussed </w:t>
        </w:r>
      </w:ins>
      <w:ins w:id="211" w:author="Hu Chuan-Peng" w:date="2023-09-09T10:43:00Z">
        <w:r>
          <w:rPr>
            <w:szCs w:val="24"/>
          </w:rPr>
          <w:t>check th</w:t>
        </w:r>
      </w:ins>
      <w:ins w:id="212" w:author="Hu Chuan-Peng" w:date="2023-09-09T10:44:00Z">
        <w:r>
          <w:rPr>
            <w:szCs w:val="24"/>
          </w:rPr>
          <w:t>eir results and resolve discrepancies</w:t>
        </w:r>
      </w:ins>
      <w:del w:id="213" w:author="Hu Chuan-Peng" w:date="2023-09-09T10:42:00Z">
        <w:r w:rsidRPr="009F0CCD" w:rsidDel="00BB18A6">
          <w:rPr>
            <w:szCs w:val="24"/>
          </w:rPr>
          <w:delText xml:space="preserve"> in </w:delText>
        </w:r>
      </w:del>
      <w:del w:id="214" w:author="Hu Chuan-Peng" w:date="2023-09-09T10:43:00Z">
        <w:r w:rsidRPr="009F0CCD" w:rsidDel="00BB18A6">
          <w:rPr>
            <w:szCs w:val="24"/>
          </w:rPr>
          <w:delText>two</w:delText>
        </w:r>
      </w:del>
      <w:del w:id="215" w:author="Hu Chuan-Peng" w:date="2023-09-09T10:42:00Z">
        <w:r w:rsidRPr="009F0CCD" w:rsidDel="00BB18A6">
          <w:rPr>
            <w:szCs w:val="24"/>
          </w:rPr>
          <w:delText xml:space="preserve"> separate</w:delText>
        </w:r>
      </w:del>
      <w:del w:id="216" w:author="Hu Chuan-Peng" w:date="2023-09-09T10:43:00Z">
        <w:r w:rsidRPr="009F0CCD" w:rsidDel="00BB18A6">
          <w:rPr>
            <w:szCs w:val="24"/>
          </w:rPr>
          <w:delText xml:space="preserve"> groups</w:delText>
        </w:r>
      </w:del>
      <w:r w:rsidRPr="009F0CCD">
        <w:rPr>
          <w:szCs w:val="24"/>
        </w:rPr>
        <w:t xml:space="preserve">. Subsequently, the two groups </w:t>
      </w:r>
      <w:ins w:id="217" w:author="Hu Chuan-Peng" w:date="2023-09-09T10:45:00Z">
        <w:r>
          <w:rPr>
            <w:szCs w:val="24"/>
          </w:rPr>
          <w:t xml:space="preserve">and the corresponding author </w:t>
        </w:r>
      </w:ins>
      <w:del w:id="218" w:author="Hu Chuan-Peng" w:date="2023-09-09T10:44:00Z">
        <w:r w:rsidRPr="009F0CCD" w:rsidDel="00BB18A6">
          <w:rPr>
            <w:szCs w:val="24"/>
          </w:rPr>
          <w:delText xml:space="preserve">collaborated </w:delText>
        </w:r>
      </w:del>
      <w:ins w:id="219" w:author="Hu Chuan-Peng" w:date="2023-09-09T10:44:00Z">
        <w:r>
          <w:rPr>
            <w:szCs w:val="24"/>
          </w:rPr>
          <w:t>together</w:t>
        </w:r>
        <w:r w:rsidRPr="009F0CCD">
          <w:rPr>
            <w:szCs w:val="24"/>
          </w:rPr>
          <w:t xml:space="preserve"> </w:t>
        </w:r>
      </w:ins>
      <w:del w:id="220" w:author="Hu Chuan-Peng" w:date="2023-09-09T10:44:00Z">
        <w:r w:rsidRPr="009F0CCD" w:rsidDel="00BB18A6">
          <w:rPr>
            <w:szCs w:val="24"/>
          </w:rPr>
          <w:delText>to form a</w:delText>
        </w:r>
      </w:del>
      <w:ins w:id="221" w:author="Hu Chuan-Peng" w:date="2023-09-09T10:44:00Z">
        <w:r>
          <w:rPr>
            <w:szCs w:val="24"/>
          </w:rPr>
          <w:t xml:space="preserve">resolve the discrepancies (if there were any) and crated a </w:t>
        </w:r>
      </w:ins>
      <w:ins w:id="222" w:author="Hu Chuan-Peng" w:date="2023-09-09T10:58:00Z">
        <w:r w:rsidR="00D17E59">
          <w:rPr>
            <w:szCs w:val="24"/>
          </w:rPr>
          <w:t xml:space="preserve">unified </w:t>
        </w:r>
      </w:ins>
      <w:ins w:id="223" w:author="Hu Chuan-Peng" w:date="2023-09-09T10:44:00Z">
        <w:r>
          <w:rPr>
            <w:rFonts w:hint="eastAsia"/>
            <w:szCs w:val="24"/>
          </w:rPr>
          <w:t>v</w:t>
        </w:r>
        <w:r>
          <w:rPr>
            <w:szCs w:val="24"/>
          </w:rPr>
          <w:t>ersion</w:t>
        </w:r>
      </w:ins>
      <w:del w:id="224" w:author="Hu Chuan-Peng" w:date="2023-09-09T10:44:00Z">
        <w:r w:rsidRPr="009F0CCD" w:rsidDel="00BB18A6">
          <w:rPr>
            <w:szCs w:val="24"/>
          </w:rPr>
          <w:delText xml:space="preserve"> unified combined plan, which was further reviewed</w:delText>
        </w:r>
      </w:del>
      <w:ins w:id="225" w:author="Hu Chuan-Peng" w:date="2023-09-09T10:59:00Z">
        <w:r w:rsidR="00D17E59">
          <w:t>, which was then verified by a</w:t>
        </w:r>
      </w:ins>
      <w:del w:id="226" w:author="Hu Chuan-Peng" w:date="2023-09-09T10:59:00Z">
        <w:r w:rsidRPr="009F0CCD" w:rsidDel="00D17E59">
          <w:rPr>
            <w:szCs w:val="24"/>
          </w:rPr>
          <w:delText>.</w:delText>
        </w:r>
      </w:del>
      <w:del w:id="227" w:author="Hu Chuan-Peng" w:date="2023-09-09T10:58:00Z">
        <w:r w:rsidRPr="00B91AB3" w:rsidDel="00D17E59">
          <w:delText xml:space="preserve"> </w:delText>
        </w:r>
      </w:del>
      <w:del w:id="228" w:author="Hu Chuan-Peng" w:date="2023-09-09T10:45:00Z">
        <w:r w:rsidRPr="00B91AB3" w:rsidDel="00BB18A6">
          <w:rPr>
            <w:szCs w:val="24"/>
          </w:rPr>
          <w:delText xml:space="preserve">Discrepancies in the combination schemes of the two groups were resolved through discussions involving the four coders and the corresponding author. </w:delText>
        </w:r>
      </w:del>
      <w:del w:id="229" w:author="Hu Chuan-Peng" w:date="2023-09-09T10:59:00Z">
        <w:r w:rsidRPr="00B91AB3" w:rsidDel="00D17E59">
          <w:rPr>
            <w:szCs w:val="24"/>
          </w:rPr>
          <w:delText>A</w:delText>
        </w:r>
      </w:del>
      <w:r w:rsidRPr="00B91AB3">
        <w:rPr>
          <w:szCs w:val="24"/>
        </w:rPr>
        <w:t xml:space="preserve"> clinically</w:t>
      </w:r>
      <w:ins w:id="230" w:author="Hu Chuan-Peng" w:date="2023-09-09T11:04:00Z">
        <w:r w:rsidR="00D17E59">
          <w:rPr>
            <w:szCs w:val="24"/>
          </w:rPr>
          <w:t xml:space="preserve"> certificated </w:t>
        </w:r>
      </w:ins>
      <w:del w:id="231" w:author="Hu Chuan-Peng" w:date="2023-09-09T11:04:00Z">
        <w:r w:rsidRPr="00B91AB3" w:rsidDel="00D17E59">
          <w:rPr>
            <w:szCs w:val="24"/>
          </w:rPr>
          <w:delText xml:space="preserve"> trained physician </w:delText>
        </w:r>
      </w:del>
      <w:ins w:id="232" w:author="Hu Chuan-Peng" w:date="2023-09-09T11:04:00Z">
        <w:r w:rsidR="00D17E59">
          <w:rPr>
            <w:szCs w:val="24"/>
          </w:rPr>
          <w:t>doctor</w:t>
        </w:r>
        <w:r w:rsidR="00D17E59" w:rsidRPr="00B91AB3">
          <w:rPr>
            <w:szCs w:val="24"/>
          </w:rPr>
          <w:t xml:space="preserve"> </w:t>
        </w:r>
      </w:ins>
      <w:r w:rsidRPr="00B91AB3">
        <w:rPr>
          <w:szCs w:val="24"/>
        </w:rPr>
        <w:t xml:space="preserve">(co-author ***) </w:t>
      </w:r>
      <w:del w:id="233" w:author="Hu Chuan-Peng" w:date="2023-09-09T10:58:00Z">
        <w:r w:rsidRPr="00B91AB3" w:rsidDel="00D17E59">
          <w:rPr>
            <w:szCs w:val="24"/>
          </w:rPr>
          <w:delText xml:space="preserve">provided </w:delText>
        </w:r>
      </w:del>
      <w:ins w:id="234" w:author="Hu Chuan-Peng" w:date="2023-09-09T10:59:00Z">
        <w:r w:rsidR="00D17E59">
          <w:rPr>
            <w:szCs w:val="24"/>
          </w:rPr>
          <w:t>and revised accordingly</w:t>
        </w:r>
      </w:ins>
      <w:del w:id="235" w:author="Hu Chuan-Peng" w:date="2023-09-09T10:59:00Z">
        <w:r w:rsidRPr="00B91AB3" w:rsidDel="00D17E59">
          <w:rPr>
            <w:szCs w:val="24"/>
          </w:rPr>
          <w:delText xml:space="preserve">the final </w:delText>
        </w:r>
      </w:del>
      <w:del w:id="236" w:author="Hu Chuan-Peng" w:date="2023-09-09T10:58:00Z">
        <w:r w:rsidRPr="00B91AB3" w:rsidDel="00D17E59">
          <w:rPr>
            <w:szCs w:val="24"/>
          </w:rPr>
          <w:delText>verification</w:delText>
        </w:r>
      </w:del>
      <w:r w:rsidRPr="00B91AB3">
        <w:rPr>
          <w:szCs w:val="24"/>
        </w:rPr>
        <w:t>.</w:t>
      </w:r>
    </w:p>
    <w:bookmarkEnd w:id="192"/>
    <w:p w14:paraId="42F34ADD" w14:textId="4318AB5A" w:rsidR="00760683" w:rsidRDefault="00372FDC" w:rsidP="00703D41">
      <w:pPr>
        <w:pStyle w:val="Heading2"/>
      </w:pPr>
      <w:r>
        <w:rPr>
          <w:rFonts w:hint="eastAsia"/>
        </w:rPr>
        <w:t>2</w:t>
      </w:r>
      <w:r>
        <w:t>.</w:t>
      </w:r>
      <w:ins w:id="237" w:author="Hu Chuan-Peng" w:date="2023-09-09T10:33:00Z">
        <w:r w:rsidR="009D6F4D">
          <w:t>4</w:t>
        </w:r>
      </w:ins>
      <w:del w:id="238" w:author="Hu Chuan-Peng" w:date="2023-09-09T10:33:00Z">
        <w:r w:rsidDel="009D6F4D">
          <w:delText>2.2</w:delText>
        </w:r>
      </w:del>
      <w:r w:rsidR="00B91AB3" w:rsidRPr="00B91AB3">
        <w:t xml:space="preserve"> </w:t>
      </w:r>
      <w:r w:rsidR="00B91AB3" w:rsidRPr="009D6F4D">
        <w:rPr>
          <w:rPrChange w:id="239" w:author="Hu Chuan-Peng" w:date="2023-09-09T10:35:00Z">
            <w:rPr>
              <w:i/>
              <w:iCs/>
            </w:rPr>
          </w:rPrChange>
        </w:rPr>
        <w:t>Compa</w:t>
      </w:r>
      <w:ins w:id="240" w:author="Hu Chuan-Peng" w:date="2023-09-09T10:34:00Z">
        <w:r w:rsidR="009D6F4D" w:rsidRPr="009D6F4D">
          <w:rPr>
            <w:rPrChange w:id="241" w:author="Hu Chuan-Peng" w:date="2023-09-09T10:35:00Z">
              <w:rPr>
                <w:i/>
                <w:iCs/>
              </w:rPr>
            </w:rPrChange>
          </w:rPr>
          <w:t xml:space="preserve">re </w:t>
        </w:r>
      </w:ins>
      <w:del w:id="242" w:author="Hu Chuan-Peng" w:date="2023-09-09T10:34:00Z">
        <w:r w:rsidR="00B91AB3" w:rsidRPr="009D6F4D" w:rsidDel="009D6F4D">
          <w:rPr>
            <w:rPrChange w:id="243" w:author="Hu Chuan-Peng" w:date="2023-09-09T10:35:00Z">
              <w:rPr>
                <w:i/>
                <w:iCs/>
              </w:rPr>
            </w:rPrChange>
          </w:rPr>
          <w:delText xml:space="preserve">rative analysis of </w:delText>
        </w:r>
      </w:del>
      <w:r w:rsidR="00B91AB3" w:rsidRPr="009D6F4D">
        <w:rPr>
          <w:rPrChange w:id="244" w:author="Hu Chuan-Peng" w:date="2023-09-09T10:35:00Z">
            <w:rPr>
              <w:i/>
              <w:iCs/>
            </w:rPr>
          </w:rPrChange>
        </w:rPr>
        <w:t>symptoms across different questionnaires.</w:t>
      </w:r>
    </w:p>
    <w:p w14:paraId="3FC1F248" w14:textId="512302CA" w:rsidR="00D17E59" w:rsidRDefault="00D17E59" w:rsidP="00B1204C">
      <w:pPr>
        <w:ind w:firstLineChars="200" w:firstLine="480"/>
      </w:pPr>
      <w:bookmarkStart w:id="245" w:name="OLE_LINK10"/>
      <w:bookmarkStart w:id="246" w:name="OLE_LINK12"/>
      <w:bookmarkStart w:id="247" w:name="OLE_LINK14"/>
      <w:ins w:id="248" w:author="Hu Chuan-Peng" w:date="2023-09-09T11:00:00Z">
        <w:r>
          <w:rPr>
            <w:rFonts w:hint="eastAsia"/>
            <w:szCs w:val="24"/>
          </w:rPr>
          <w:t>In</w:t>
        </w:r>
        <w:r>
          <w:rPr>
            <w:szCs w:val="24"/>
          </w:rPr>
          <w:t xml:space="preserve"> this step, </w:t>
        </w:r>
      </w:ins>
      <w:del w:id="249" w:author="Hu Chuan-Peng" w:date="2023-09-09T10:35:00Z">
        <w:r w:rsidRPr="003D3430" w:rsidDel="009D6F4D">
          <w:rPr>
            <w:szCs w:val="24"/>
          </w:rPr>
          <w:delText>This study compares</w:delText>
        </w:r>
      </w:del>
      <w:ins w:id="250" w:author="Hu Chuan-Peng" w:date="2023-09-09T11:00:00Z">
        <w:r>
          <w:rPr>
            <w:szCs w:val="24"/>
          </w:rPr>
          <w:t>w</w:t>
        </w:r>
      </w:ins>
      <w:ins w:id="251" w:author="Hu Chuan-Peng" w:date="2023-09-09T10:35:00Z">
        <w:r>
          <w:rPr>
            <w:szCs w:val="24"/>
          </w:rPr>
          <w:t xml:space="preserve">e </w:t>
        </w:r>
      </w:ins>
      <w:ins w:id="252" w:author="Hu Chuan-Peng" w:date="2023-09-09T11:05:00Z">
        <w:r>
          <w:rPr>
            <w:szCs w:val="24"/>
          </w:rPr>
          <w:t>conducted</w:t>
        </w:r>
      </w:ins>
      <w:r w:rsidRPr="003D3430">
        <w:rPr>
          <w:szCs w:val="24"/>
        </w:rPr>
        <w:t xml:space="preserve"> </w:t>
      </w:r>
      <w:del w:id="253" w:author="Hu Chuan-Peng" w:date="2023-09-09T10:35:00Z">
        <w:r w:rsidRPr="003D3430" w:rsidDel="009D6F4D">
          <w:rPr>
            <w:szCs w:val="24"/>
          </w:rPr>
          <w:delText xml:space="preserve">the measurement of depressive </w:delText>
        </w:r>
      </w:del>
      <w:r w:rsidRPr="003D3430">
        <w:rPr>
          <w:szCs w:val="24"/>
        </w:rPr>
        <w:t>symptoms</w:t>
      </w:r>
      <w:ins w:id="254" w:author="Hu Chuan-Peng" w:date="2023-09-09T11:05:00Z">
        <w:r>
          <w:rPr>
            <w:szCs w:val="24"/>
          </w:rPr>
          <w:t xml:space="preserve"> comparison</w:t>
        </w:r>
      </w:ins>
      <w:r w:rsidRPr="003D3430">
        <w:rPr>
          <w:szCs w:val="24"/>
        </w:rPr>
        <w:t xml:space="preserve"> </w:t>
      </w:r>
      <w:del w:id="255" w:author="Hu Chuan-Peng" w:date="2023-09-09T10:35:00Z">
        <w:r w:rsidRPr="003D3430" w:rsidDel="009D6F4D">
          <w:rPr>
            <w:szCs w:val="24"/>
          </w:rPr>
          <w:delText xml:space="preserve">among </w:delText>
        </w:r>
      </w:del>
      <w:del w:id="256" w:author="Hu Chuan-Peng" w:date="2023-09-09T11:01:00Z">
        <w:r w:rsidRPr="003D3430" w:rsidDel="00D17E59">
          <w:rPr>
            <w:szCs w:val="24"/>
          </w:rPr>
          <w:delText>various questionnaires</w:delText>
        </w:r>
      </w:del>
      <w:ins w:id="257" w:author="Hu Chuan-Peng" w:date="2023-09-09T11:02:00Z">
        <w:r>
          <w:rPr>
            <w:szCs w:val="24"/>
          </w:rPr>
          <w:t xml:space="preserve">to </w:t>
        </w:r>
      </w:ins>
      <w:ins w:id="258" w:author="Hu Chuan-Peng" w:date="2023-09-09T11:01:00Z">
        <w:r>
          <w:rPr>
            <w:szCs w:val="24"/>
          </w:rPr>
          <w:t>determine the overlapping symptoms</w:t>
        </w:r>
      </w:ins>
      <w:ins w:id="259" w:author="Hu Chuan-Peng" w:date="2023-09-09T11:02:00Z">
        <w:r>
          <w:rPr>
            <w:szCs w:val="24"/>
          </w:rPr>
          <w:t xml:space="preserve"> </w:t>
        </w:r>
        <w:r>
          <w:rPr>
            <w:szCs w:val="24"/>
          </w:rPr>
          <w:t>across</w:t>
        </w:r>
        <w:r w:rsidRPr="003D3430">
          <w:rPr>
            <w:szCs w:val="24"/>
          </w:rPr>
          <w:t xml:space="preserve"> </w:t>
        </w:r>
        <w:r>
          <w:rPr>
            <w:szCs w:val="24"/>
          </w:rPr>
          <w:t>all scale</w:t>
        </w:r>
        <w:r>
          <w:rPr>
            <w:szCs w:val="24"/>
          </w:rPr>
          <w:t>s</w:t>
        </w:r>
      </w:ins>
      <w:ins w:id="260" w:author="Hu Chuan-Peng" w:date="2023-09-09T11:05:00Z">
        <w:r>
          <w:rPr>
            <w:szCs w:val="24"/>
          </w:rPr>
          <w:t>, as in Fried (2017)</w:t>
        </w:r>
      </w:ins>
      <w:del w:id="261" w:author="Hu Chuan-Peng" w:date="2023-09-09T10:35:00Z">
        <w:r w:rsidRPr="003D3430" w:rsidDel="009D6F4D">
          <w:rPr>
            <w:szCs w:val="24"/>
          </w:rPr>
          <w:delText xml:space="preserve"> after merging them</w:delText>
        </w:r>
      </w:del>
      <w:r w:rsidRPr="003D3430">
        <w:rPr>
          <w:szCs w:val="24"/>
        </w:rPr>
        <w:t xml:space="preserve">. </w:t>
      </w:r>
      <w:del w:id="262" w:author="Hu Chuan-Peng" w:date="2023-09-09T11:02:00Z">
        <w:r w:rsidRPr="003D3430" w:rsidDel="00D17E59">
          <w:rPr>
            <w:szCs w:val="24"/>
          </w:rPr>
          <w:delText xml:space="preserve">It also aims to understand the degree of overlap in measuring depressive symptoms between different depression </w:delText>
        </w:r>
      </w:del>
      <w:del w:id="263" w:author="Hu Chuan-Peng" w:date="2023-09-09T10:36:00Z">
        <w:r w:rsidRPr="003D3430" w:rsidDel="00C6324C">
          <w:rPr>
            <w:szCs w:val="24"/>
          </w:rPr>
          <w:delText>questionnaires</w:delText>
        </w:r>
      </w:del>
      <w:del w:id="264" w:author="Hu Chuan-Peng" w:date="2023-09-09T11:02:00Z">
        <w:r w:rsidRPr="003D3430" w:rsidDel="00D17E59">
          <w:rPr>
            <w:szCs w:val="24"/>
          </w:rPr>
          <w:delText>.</w:delText>
        </w:r>
        <w:bookmarkEnd w:id="245"/>
        <w:r w:rsidRPr="003D3430" w:rsidDel="00D17E59">
          <w:delText xml:space="preserve"> </w:delText>
        </w:r>
      </w:del>
      <w:r w:rsidRPr="003D3430">
        <w:rPr>
          <w:szCs w:val="24"/>
        </w:rPr>
        <w:t xml:space="preserve">The process </w:t>
      </w:r>
      <w:del w:id="265" w:author="Hu Chuan-Peng" w:date="2023-09-09T11:02:00Z">
        <w:r w:rsidRPr="003D3430" w:rsidDel="00D17E59">
          <w:rPr>
            <w:rFonts w:hint="eastAsia"/>
            <w:szCs w:val="24"/>
          </w:rPr>
          <w:delText xml:space="preserve">is </w:delText>
        </w:r>
      </w:del>
      <w:ins w:id="266" w:author="Hu Chuan-Peng" w:date="2023-09-09T11:02:00Z">
        <w:r>
          <w:rPr>
            <w:szCs w:val="24"/>
          </w:rPr>
          <w:t>was also</w:t>
        </w:r>
      </w:ins>
      <w:ins w:id="267" w:author="Hu Chuan-Peng" w:date="2023-09-09T11:03:00Z">
        <w:r>
          <w:rPr>
            <w:szCs w:val="24"/>
          </w:rPr>
          <w:t xml:space="preserve"> finished by the following procedure: individual comparision, separate discussion by pairs, </w:t>
        </w:r>
      </w:ins>
      <w:ins w:id="268" w:author="Hu Chuan-Peng" w:date="2023-09-09T11:04:00Z">
        <w:r>
          <w:rPr>
            <w:szCs w:val="24"/>
          </w:rPr>
          <w:t>group disccusion with all coders and corresponding author, and verification by the author with clinically certificated doctor.</w:t>
        </w:r>
      </w:ins>
      <w:del w:id="269" w:author="Hu Chuan-Peng" w:date="2023-09-09T11:05:00Z">
        <w:r w:rsidRPr="003D3430" w:rsidDel="00D17E59">
          <w:rPr>
            <w:szCs w:val="24"/>
          </w:rPr>
          <w:delText>analyzed in a manner similar to the consolidation of items within each questionnaire.</w:delText>
        </w:r>
        <w:bookmarkEnd w:id="246"/>
        <w:r w:rsidRPr="00831468" w:rsidDel="00D17E59">
          <w:delText xml:space="preserve"> </w:delText>
        </w:r>
      </w:del>
      <w:bookmarkStart w:id="270" w:name="OLE_LINK1"/>
    </w:p>
    <w:p w14:paraId="2EA857D2" w14:textId="43554294" w:rsidR="0058129E" w:rsidRDefault="00D17E59" w:rsidP="00BF1935">
      <w:pPr>
        <w:ind w:firstLineChars="200" w:firstLine="480"/>
        <w:rPr>
          <w:szCs w:val="24"/>
        </w:rPr>
      </w:pPr>
      <w:del w:id="271" w:author="Hu Chuan-Peng" w:date="2023-09-09T11:05:00Z">
        <w:r w:rsidRPr="00831468" w:rsidDel="00D17E59">
          <w:rPr>
            <w:szCs w:val="24"/>
          </w:rPr>
          <w:delText>Unlike</w:delText>
        </w:r>
        <w:r w:rsidDel="00D17E59">
          <w:rPr>
            <w:szCs w:val="24"/>
          </w:rPr>
          <w:delText xml:space="preserve"> </w:delText>
        </w:r>
      </w:del>
      <w:ins w:id="272" w:author="Hu Chuan-Peng" w:date="2023-09-09T11:06:00Z">
        <w:r>
          <w:rPr>
            <w:szCs w:val="24"/>
          </w:rPr>
          <w:t>When deciding whether or not merge symptoms from different scale as one symptom, we employed an approach slightly different from</w:t>
        </w:r>
      </w:ins>
      <w:ins w:id="273" w:author="Hu Chuan-Peng" w:date="2023-09-09T11:05:00Z">
        <w:r>
          <w:rPr>
            <w:szCs w:val="24"/>
          </w:rPr>
          <w:t xml:space="preserve"> </w:t>
        </w:r>
      </w:ins>
      <w:r>
        <w:rPr>
          <w:szCs w:val="24"/>
        </w:rPr>
        <w:fldChar w:fldCharType="begin"/>
      </w:r>
      <w:r>
        <w:rPr>
          <w:szCs w:val="24"/>
        </w:rPr>
        <w:instrText xml:space="preserve"> ADDIN NE.Ref.{53906BD4-83EB-49ED-9A2D-F87EA0F3625E}</w:instrText>
      </w:r>
      <w:r>
        <w:rPr>
          <w:szCs w:val="24"/>
        </w:rPr>
        <w:fldChar w:fldCharType="separate"/>
      </w:r>
      <w:r>
        <w:rPr>
          <w:color w:val="000000"/>
          <w:kern w:val="0"/>
          <w:szCs w:val="24"/>
        </w:rPr>
        <w:t>Fried</w:t>
      </w:r>
      <w:ins w:id="274" w:author="Hu Chuan-Peng" w:date="2023-09-09T10:36:00Z">
        <w:r>
          <w:rPr>
            <w:color w:val="000000"/>
            <w:kern w:val="0"/>
            <w:szCs w:val="24"/>
          </w:rPr>
          <w:t xml:space="preserve"> </w:t>
        </w:r>
      </w:ins>
      <w:r>
        <w:rPr>
          <w:color w:val="000000"/>
          <w:kern w:val="0"/>
          <w:szCs w:val="24"/>
        </w:rPr>
        <w:t>(2017)</w:t>
      </w:r>
      <w:r>
        <w:rPr>
          <w:szCs w:val="24"/>
        </w:rPr>
        <w:fldChar w:fldCharType="end"/>
      </w:r>
      <w:ins w:id="275" w:author="Hu Chuan-Peng" w:date="2023-09-09T11:06:00Z">
        <w:r>
          <w:rPr>
            <w:szCs w:val="24"/>
          </w:rPr>
          <w:t>:</w:t>
        </w:r>
      </w:ins>
      <w:del w:id="276" w:author="Hu Chuan-Peng" w:date="2023-09-09T11:06:00Z">
        <w:r w:rsidRPr="00831468" w:rsidDel="00D17E59">
          <w:rPr>
            <w:szCs w:val="24"/>
          </w:rPr>
          <w:delText>,</w:delText>
        </w:r>
      </w:del>
      <w:r w:rsidRPr="00831468">
        <w:rPr>
          <w:szCs w:val="24"/>
        </w:rPr>
        <w:t xml:space="preserve"> we </w:t>
      </w:r>
      <w:del w:id="277" w:author="Hu Chuan-Peng" w:date="2023-09-09T11:06:00Z">
        <w:r w:rsidRPr="00831468" w:rsidDel="00D17E59">
          <w:rPr>
            <w:szCs w:val="24"/>
          </w:rPr>
          <w:delText xml:space="preserve">endeavored to </w:delText>
        </w:r>
      </w:del>
      <w:ins w:id="278" w:author="Hu Chuan-Peng" w:date="2023-09-09T11:07:00Z">
        <w:r>
          <w:rPr>
            <w:szCs w:val="24"/>
          </w:rPr>
          <w:t>maximize</w:t>
        </w:r>
      </w:ins>
      <w:del w:id="279" w:author="Hu Chuan-Peng" w:date="2023-09-09T11:07:00Z">
        <w:r w:rsidRPr="00831468" w:rsidDel="00D17E59">
          <w:rPr>
            <w:szCs w:val="24"/>
          </w:rPr>
          <w:delText xml:space="preserve">preserve the maximum </w:delText>
        </w:r>
      </w:del>
      <w:ins w:id="280" w:author="Hu Chuan-Peng" w:date="2023-09-09T11:07:00Z">
        <w:r>
          <w:rPr>
            <w:szCs w:val="24"/>
          </w:rPr>
          <w:t xml:space="preserve"> the </w:t>
        </w:r>
      </w:ins>
      <w:r w:rsidRPr="00831468">
        <w:rPr>
          <w:szCs w:val="24"/>
        </w:rPr>
        <w:t xml:space="preserve">amount of </w:t>
      </w:r>
      <w:del w:id="281" w:author="Hu Chuan-Peng" w:date="2023-09-09T11:07:00Z">
        <w:r w:rsidRPr="00831468" w:rsidDel="00D17E59">
          <w:rPr>
            <w:szCs w:val="24"/>
          </w:rPr>
          <w:delText>information</w:delText>
        </w:r>
      </w:del>
      <w:ins w:id="282" w:author="Hu Chuan-Peng" w:date="2023-09-09T11:07:00Z">
        <w:r>
          <w:rPr>
            <w:szCs w:val="24"/>
          </w:rPr>
          <w:t>different symptom</w:t>
        </w:r>
      </w:ins>
      <w:del w:id="283" w:author="Hu Chuan-Peng" w:date="2023-09-09T11:07:00Z">
        <w:r w:rsidRPr="00831468" w:rsidDel="00D17E59">
          <w:rPr>
            <w:szCs w:val="24"/>
          </w:rPr>
          <w:delText xml:space="preserve"> regarding symptoms</w:delText>
        </w:r>
      </w:del>
      <w:r w:rsidRPr="00831468">
        <w:rPr>
          <w:szCs w:val="24"/>
        </w:rPr>
        <w:t>.</w:t>
      </w:r>
      <w:r w:rsidRPr="001E4275">
        <w:rPr>
          <w:szCs w:val="24"/>
        </w:rPr>
        <w:t xml:space="preserve"> </w:t>
      </w:r>
      <w:bookmarkEnd w:id="270"/>
      <w:r>
        <w:rPr>
          <w:szCs w:val="24"/>
        </w:rPr>
        <w:fldChar w:fldCharType="begin"/>
      </w:r>
      <w:r>
        <w:rPr>
          <w:szCs w:val="24"/>
        </w:rPr>
        <w:instrText xml:space="preserve"> ADDIN NE.Ref.{5DC9504C-1EA0-4C88-94EE-55B49215A7E7}</w:instrText>
      </w:r>
      <w:r>
        <w:rPr>
          <w:szCs w:val="24"/>
        </w:rPr>
        <w:fldChar w:fldCharType="separate"/>
      </w:r>
      <w:r>
        <w:rPr>
          <w:color w:val="000000"/>
          <w:kern w:val="0"/>
          <w:szCs w:val="24"/>
        </w:rPr>
        <w:t>Fried</w:t>
      </w:r>
      <w:ins w:id="284" w:author="Hu Chuan-Peng" w:date="2023-09-09T10:36:00Z">
        <w:r>
          <w:rPr>
            <w:color w:val="000000"/>
            <w:kern w:val="0"/>
            <w:szCs w:val="24"/>
          </w:rPr>
          <w:t xml:space="preserve"> </w:t>
        </w:r>
      </w:ins>
      <w:r>
        <w:rPr>
          <w:color w:val="000000"/>
          <w:kern w:val="0"/>
          <w:szCs w:val="24"/>
        </w:rPr>
        <w:t>(2017)</w:t>
      </w:r>
      <w:r>
        <w:rPr>
          <w:szCs w:val="24"/>
        </w:rPr>
        <w:fldChar w:fldCharType="end"/>
      </w:r>
      <w:r w:rsidRPr="001E4275">
        <w:t xml:space="preserve"> </w:t>
      </w:r>
      <w:r w:rsidRPr="001E4275">
        <w:rPr>
          <w:szCs w:val="24"/>
        </w:rPr>
        <w:t>adopted a highly conservative approach, distinguishing between symptoms only when they are clearly different.</w:t>
      </w:r>
      <w:bookmarkStart w:id="285" w:name="OLE_LINK13"/>
      <w:bookmarkEnd w:id="247"/>
      <w:r w:rsidRPr="00887C15">
        <w:t xml:space="preserve"> </w:t>
      </w:r>
      <w:r w:rsidRPr="00887C15">
        <w:rPr>
          <w:szCs w:val="24"/>
        </w:rPr>
        <w:t xml:space="preserve">He </w:t>
      </w:r>
      <w:del w:id="286" w:author="Hu Chuan-Peng" w:date="2023-09-09T10:36:00Z">
        <w:r w:rsidRPr="00887C15" w:rsidDel="0007707A">
          <w:rPr>
            <w:szCs w:val="24"/>
          </w:rPr>
          <w:delText xml:space="preserve">asserted </w:delText>
        </w:r>
      </w:del>
      <w:ins w:id="287" w:author="Hu Chuan-Peng" w:date="2023-09-09T10:36:00Z">
        <w:r>
          <w:rPr>
            <w:szCs w:val="24"/>
          </w:rPr>
          <w:t>suggested</w:t>
        </w:r>
        <w:r w:rsidRPr="00887C15">
          <w:rPr>
            <w:szCs w:val="24"/>
          </w:rPr>
          <w:t xml:space="preserve"> </w:t>
        </w:r>
      </w:ins>
      <w:r w:rsidRPr="00887C15">
        <w:rPr>
          <w:szCs w:val="24"/>
        </w:rPr>
        <w:t xml:space="preserve">that items were considered equivalent if their phrasing exhibited substantial resemblance, for example, </w:t>
      </w:r>
      <w:r w:rsidRPr="00D45802">
        <w:rPr>
          <w:szCs w:val="24"/>
        </w:rPr>
        <w:t>'</w:t>
      </w:r>
      <w:r w:rsidRPr="00887C15">
        <w:rPr>
          <w:szCs w:val="24"/>
        </w:rPr>
        <w:t>feeling sad</w:t>
      </w:r>
      <w:r w:rsidRPr="00D45802">
        <w:rPr>
          <w:szCs w:val="24"/>
        </w:rPr>
        <w:t>'</w:t>
      </w:r>
      <w:r w:rsidRPr="00887C15">
        <w:rPr>
          <w:szCs w:val="24"/>
        </w:rPr>
        <w:t xml:space="preserve"> (</w:t>
      </w:r>
      <w:ins w:id="288" w:author="Hu Chuan-Peng" w:date="2023-09-09T11:07:00Z">
        <w:r>
          <w:rPr>
            <w:szCs w:val="24"/>
          </w:rPr>
          <w:t xml:space="preserve">in </w:t>
        </w:r>
      </w:ins>
      <w:r w:rsidRPr="00887C15">
        <w:rPr>
          <w:szCs w:val="24"/>
        </w:rPr>
        <w:t xml:space="preserve">IDS), </w:t>
      </w:r>
      <w:r w:rsidRPr="00D45802">
        <w:rPr>
          <w:szCs w:val="24"/>
        </w:rPr>
        <w:t>'</w:t>
      </w:r>
      <w:r w:rsidRPr="00887C15">
        <w:rPr>
          <w:szCs w:val="24"/>
        </w:rPr>
        <w:t>feeling depressed</w:t>
      </w:r>
      <w:r w:rsidRPr="00D45802">
        <w:rPr>
          <w:szCs w:val="24"/>
        </w:rPr>
        <w:t>'</w:t>
      </w:r>
      <w:r w:rsidRPr="00887C15">
        <w:rPr>
          <w:szCs w:val="24"/>
        </w:rPr>
        <w:t xml:space="preserve"> (</w:t>
      </w:r>
      <w:ins w:id="289" w:author="Hu Chuan-Peng" w:date="2023-09-09T11:08:00Z">
        <w:r>
          <w:rPr>
            <w:szCs w:val="24"/>
          </w:rPr>
          <w:t xml:space="preserve">in </w:t>
        </w:r>
      </w:ins>
      <w:r w:rsidRPr="00887C15">
        <w:rPr>
          <w:szCs w:val="24"/>
        </w:rPr>
        <w:t xml:space="preserve">HRSD), and </w:t>
      </w:r>
      <w:r w:rsidRPr="00D45802">
        <w:rPr>
          <w:szCs w:val="24"/>
        </w:rPr>
        <w:t>'</w:t>
      </w:r>
      <w:r w:rsidRPr="00887C15">
        <w:rPr>
          <w:szCs w:val="24"/>
        </w:rPr>
        <w:t>feeling blue</w:t>
      </w:r>
      <w:r w:rsidRPr="00D45802">
        <w:rPr>
          <w:szCs w:val="24"/>
        </w:rPr>
        <w:t>'</w:t>
      </w:r>
      <w:r w:rsidRPr="00887C15">
        <w:rPr>
          <w:szCs w:val="24"/>
        </w:rPr>
        <w:t xml:space="preserve"> (</w:t>
      </w:r>
      <w:ins w:id="290" w:author="Hu Chuan-Peng" w:date="2023-09-09T11:08:00Z">
        <w:r>
          <w:rPr>
            <w:szCs w:val="24"/>
          </w:rPr>
          <w:t xml:space="preserve">in </w:t>
        </w:r>
      </w:ins>
      <w:r w:rsidRPr="00887C15">
        <w:rPr>
          <w:szCs w:val="24"/>
        </w:rPr>
        <w:t xml:space="preserve">SDS), or if their phrasing demonstrated marked contrast, as in </w:t>
      </w:r>
      <w:r w:rsidRPr="00D45802">
        <w:rPr>
          <w:szCs w:val="24"/>
        </w:rPr>
        <w:t>'</w:t>
      </w:r>
      <w:r w:rsidRPr="00887C15">
        <w:rPr>
          <w:szCs w:val="24"/>
        </w:rPr>
        <w:t>pessimistic</w:t>
      </w:r>
      <w:r w:rsidRPr="00D45802">
        <w:rPr>
          <w:szCs w:val="24"/>
        </w:rPr>
        <w:t>'</w:t>
      </w:r>
      <w:r w:rsidRPr="00887C15">
        <w:rPr>
          <w:szCs w:val="24"/>
        </w:rPr>
        <w:t xml:space="preserve"> (</w:t>
      </w:r>
      <w:ins w:id="291" w:author="Hu Chuan-Peng" w:date="2023-09-09T11:08:00Z">
        <w:r>
          <w:rPr>
            <w:szCs w:val="24"/>
          </w:rPr>
          <w:t xml:space="preserve">in </w:t>
        </w:r>
      </w:ins>
      <w:r w:rsidRPr="00887C15">
        <w:rPr>
          <w:szCs w:val="24"/>
        </w:rPr>
        <w:t xml:space="preserve">IDS, BDI, </w:t>
      </w:r>
      <w:ins w:id="292" w:author="Hu Chuan-Peng" w:date="2023-09-09T11:08:00Z">
        <w:r>
          <w:rPr>
            <w:szCs w:val="24"/>
          </w:rPr>
          <w:t xml:space="preserve">and </w:t>
        </w:r>
      </w:ins>
      <w:r w:rsidRPr="00887C15">
        <w:rPr>
          <w:szCs w:val="24"/>
        </w:rPr>
        <w:t xml:space="preserve">MADRS) and </w:t>
      </w:r>
      <w:r w:rsidRPr="00D45802">
        <w:rPr>
          <w:szCs w:val="24"/>
        </w:rPr>
        <w:t>'</w:t>
      </w:r>
      <w:r w:rsidRPr="00887C15">
        <w:rPr>
          <w:szCs w:val="24"/>
        </w:rPr>
        <w:t>being hopeful about the</w:t>
      </w:r>
      <w:r>
        <w:rPr>
          <w:rFonts w:hint="eastAsia"/>
          <w:szCs w:val="24"/>
        </w:rPr>
        <w:t xml:space="preserve"> </w:t>
      </w:r>
      <w:r w:rsidRPr="00887C15">
        <w:rPr>
          <w:szCs w:val="24"/>
        </w:rPr>
        <w:t>future</w:t>
      </w:r>
      <w:r w:rsidRPr="00D45802">
        <w:rPr>
          <w:szCs w:val="24"/>
        </w:rPr>
        <w:t>'</w:t>
      </w:r>
      <w:r w:rsidRPr="00887C15">
        <w:rPr>
          <w:szCs w:val="24"/>
        </w:rPr>
        <w:t xml:space="preserve"> (</w:t>
      </w:r>
      <w:ins w:id="293" w:author="Hu Chuan-Peng" w:date="2023-09-09T11:08:00Z">
        <w:r>
          <w:rPr>
            <w:szCs w:val="24"/>
          </w:rPr>
          <w:t xml:space="preserve">in </w:t>
        </w:r>
      </w:ins>
      <w:r w:rsidRPr="00887C15">
        <w:rPr>
          <w:szCs w:val="24"/>
        </w:rPr>
        <w:t>SDS</w:t>
      </w:r>
      <w:ins w:id="294" w:author="Hu Chuan-Peng" w:date="2023-09-09T11:08:00Z">
        <w:r>
          <w:rPr>
            <w:szCs w:val="24"/>
          </w:rPr>
          <w:t xml:space="preserve"> and</w:t>
        </w:r>
      </w:ins>
      <w:del w:id="295" w:author="Hu Chuan-Peng" w:date="2023-09-09T11:08:00Z">
        <w:r w:rsidRPr="00887C15" w:rsidDel="00D17E59">
          <w:rPr>
            <w:szCs w:val="24"/>
          </w:rPr>
          <w:delText>,</w:delText>
        </w:r>
      </w:del>
      <w:r w:rsidRPr="00887C15">
        <w:rPr>
          <w:szCs w:val="24"/>
        </w:rPr>
        <w:t xml:space="preserve"> CES-D).</w:t>
      </w:r>
      <w:r>
        <w:rPr>
          <w:szCs w:val="24"/>
        </w:rPr>
        <w:t xml:space="preserve"> </w:t>
      </w:r>
      <w:bookmarkEnd w:id="285"/>
      <w:del w:id="296" w:author="Hu Chuan-Peng" w:date="2023-09-09T11:08:00Z">
        <w:r w:rsidR="001F1961" w:rsidRPr="001F1961" w:rsidDel="00D17E59">
          <w:rPr>
            <w:szCs w:val="24"/>
          </w:rPr>
          <w:delText xml:space="preserve">In the Chinese context, variations exist in the interpretation of terms such as </w:delText>
        </w:r>
      </w:del>
      <w:ins w:id="297" w:author="Hu Chuan-Peng" w:date="2023-09-09T11:08:00Z">
        <w:r>
          <w:rPr>
            <w:szCs w:val="24"/>
          </w:rPr>
          <w:t xml:space="preserve">As </w:t>
        </w:r>
      </w:ins>
      <w:r w:rsidR="001F1961" w:rsidRPr="001F1961">
        <w:rPr>
          <w:szCs w:val="24"/>
        </w:rPr>
        <w:t>sadness</w:t>
      </w:r>
      <w:ins w:id="298" w:author="Hu Chuan-Peng" w:date="2023-09-09T11:08:00Z">
        <w:r>
          <w:rPr>
            <w:szCs w:val="24"/>
          </w:rPr>
          <w:t xml:space="preserve"> ("XX”)</w:t>
        </w:r>
      </w:ins>
      <w:r w:rsidR="001F1961" w:rsidRPr="001F1961">
        <w:rPr>
          <w:szCs w:val="24"/>
        </w:rPr>
        <w:t>, depression</w:t>
      </w:r>
      <w:ins w:id="299" w:author="Hu Chuan-Peng" w:date="2023-09-09T11:09:00Z">
        <w:r>
          <w:rPr>
            <w:szCs w:val="24"/>
          </w:rPr>
          <w:t xml:space="preserve"> </w:t>
        </w:r>
        <w:r>
          <w:rPr>
            <w:szCs w:val="24"/>
          </w:rPr>
          <w:t>("XX”)</w:t>
        </w:r>
      </w:ins>
      <w:r w:rsidR="001F1961" w:rsidRPr="001F1961">
        <w:rPr>
          <w:szCs w:val="24"/>
        </w:rPr>
        <w:t xml:space="preserve">, and </w:t>
      </w:r>
      <w:r w:rsidR="001F1961">
        <w:rPr>
          <w:rFonts w:hint="eastAsia"/>
          <w:szCs w:val="24"/>
        </w:rPr>
        <w:t>blue</w:t>
      </w:r>
      <w:ins w:id="300" w:author="Hu Chuan-Peng" w:date="2023-09-09T11:09:00Z">
        <w:r>
          <w:rPr>
            <w:szCs w:val="24"/>
          </w:rPr>
          <w:t xml:space="preserve"> </w:t>
        </w:r>
        <w:r>
          <w:rPr>
            <w:szCs w:val="24"/>
          </w:rPr>
          <w:t>("XX”)</w:t>
        </w:r>
        <w:r>
          <w:rPr>
            <w:szCs w:val="24"/>
          </w:rPr>
          <w:t xml:space="preserve"> are clearly different in the Chinese context, we distinguished between them instead of regarding them as the same</w:t>
        </w:r>
      </w:ins>
      <w:r w:rsidR="001F1961" w:rsidRPr="001F1961">
        <w:rPr>
          <w:szCs w:val="24"/>
        </w:rPr>
        <w:t>.</w:t>
      </w:r>
      <w:r w:rsidR="001F1961">
        <w:rPr>
          <w:rFonts w:hint="eastAsia"/>
          <w:szCs w:val="24"/>
        </w:rPr>
        <w:t xml:space="preserve"> </w:t>
      </w:r>
      <w:commentRangeStart w:id="301"/>
      <w:r w:rsidR="001F1961" w:rsidRPr="001F1961">
        <w:rPr>
          <w:szCs w:val="24"/>
        </w:rPr>
        <w:t xml:space="preserve">In this study, the </w:t>
      </w:r>
      <w:r w:rsidR="007C7D54">
        <w:rPr>
          <w:szCs w:val="24"/>
        </w:rPr>
        <w:t xml:space="preserve">compound </w:t>
      </w:r>
      <w:r w:rsidR="001F1961" w:rsidRPr="001F1961">
        <w:rPr>
          <w:szCs w:val="24"/>
        </w:rPr>
        <w:t xml:space="preserve">symptom of </w:t>
      </w:r>
      <w:r w:rsidR="00E622C1" w:rsidRPr="00D45802">
        <w:rPr>
          <w:szCs w:val="24"/>
        </w:rPr>
        <w:t>'</w:t>
      </w:r>
      <w:r w:rsidR="001F1961" w:rsidRPr="001F1961">
        <w:rPr>
          <w:szCs w:val="24"/>
        </w:rPr>
        <w:t>depress</w:t>
      </w:r>
      <w:r w:rsidR="00E622C1">
        <w:rPr>
          <w:szCs w:val="24"/>
        </w:rPr>
        <w:t>ed</w:t>
      </w:r>
      <w:r w:rsidR="001F1961" w:rsidRPr="001F1961">
        <w:rPr>
          <w:szCs w:val="24"/>
        </w:rPr>
        <w:t xml:space="preserve"> mood</w:t>
      </w:r>
      <w:r w:rsidR="00E622C1" w:rsidRPr="00D45802">
        <w:rPr>
          <w:szCs w:val="24"/>
        </w:rPr>
        <w:t>'</w:t>
      </w:r>
      <w:r w:rsidR="001F1961" w:rsidRPr="001F1961">
        <w:rPr>
          <w:szCs w:val="24"/>
        </w:rPr>
        <w:t xml:space="preserve"> comprised</w:t>
      </w:r>
      <w:r w:rsidR="005850F1">
        <w:rPr>
          <w:szCs w:val="24"/>
        </w:rPr>
        <w:t xml:space="preserve"> </w:t>
      </w:r>
      <w:r w:rsidR="00E622C1" w:rsidRPr="00D45802">
        <w:rPr>
          <w:szCs w:val="24"/>
        </w:rPr>
        <w:t>'</w:t>
      </w:r>
      <w:r w:rsidR="005850F1">
        <w:rPr>
          <w:szCs w:val="24"/>
        </w:rPr>
        <w:t>blue</w:t>
      </w:r>
      <w:r w:rsidR="00E622C1" w:rsidRPr="00D45802">
        <w:rPr>
          <w:szCs w:val="24"/>
        </w:rPr>
        <w:t>'</w:t>
      </w:r>
      <w:r w:rsidR="005850F1">
        <w:rPr>
          <w:szCs w:val="24"/>
        </w:rPr>
        <w:t xml:space="preserve">, </w:t>
      </w:r>
      <w:r w:rsidR="00E622C1" w:rsidRPr="00D45802">
        <w:rPr>
          <w:szCs w:val="24"/>
        </w:rPr>
        <w:t>'</w:t>
      </w:r>
      <w:r w:rsidR="001F1961" w:rsidRPr="001F1961">
        <w:rPr>
          <w:szCs w:val="24"/>
        </w:rPr>
        <w:t>low mood</w:t>
      </w:r>
      <w:r w:rsidR="00E622C1" w:rsidRPr="00D45802">
        <w:rPr>
          <w:szCs w:val="24"/>
        </w:rPr>
        <w:t>'</w:t>
      </w:r>
      <w:r w:rsidR="001F1961" w:rsidRPr="001F1961">
        <w:rPr>
          <w:szCs w:val="24"/>
        </w:rPr>
        <w:t xml:space="preserve">, </w:t>
      </w:r>
      <w:r w:rsidR="00E622C1" w:rsidRPr="00D45802">
        <w:rPr>
          <w:szCs w:val="24"/>
        </w:rPr>
        <w:t>'</w:t>
      </w:r>
      <w:r w:rsidR="001F1961" w:rsidRPr="001F1961">
        <w:rPr>
          <w:szCs w:val="24"/>
        </w:rPr>
        <w:t>sad</w:t>
      </w:r>
      <w:r w:rsidR="00E622C1" w:rsidRPr="00D45802">
        <w:rPr>
          <w:szCs w:val="24"/>
        </w:rPr>
        <w:t>'</w:t>
      </w:r>
      <w:r w:rsidR="001F1961" w:rsidRPr="001F1961">
        <w:rPr>
          <w:szCs w:val="24"/>
        </w:rPr>
        <w:t xml:space="preserve">, and </w:t>
      </w:r>
      <w:r w:rsidR="00E622C1" w:rsidRPr="00D45802">
        <w:rPr>
          <w:szCs w:val="24"/>
        </w:rPr>
        <w:t>'</w:t>
      </w:r>
      <w:r w:rsidR="001F1961" w:rsidRPr="001F1961">
        <w:rPr>
          <w:szCs w:val="24"/>
        </w:rPr>
        <w:t>anhedonia</w:t>
      </w:r>
      <w:r w:rsidR="00E622C1" w:rsidRPr="00D45802">
        <w:rPr>
          <w:szCs w:val="24"/>
        </w:rPr>
        <w:t>'</w:t>
      </w:r>
      <w:r w:rsidR="001F1961" w:rsidRPr="001F1961">
        <w:rPr>
          <w:szCs w:val="24"/>
        </w:rPr>
        <w:t>.</w:t>
      </w:r>
      <w:bookmarkStart w:id="302" w:name="OLE_LINK18"/>
      <w:r w:rsidR="00BF1935" w:rsidRPr="00BF1935">
        <w:t xml:space="preserve"> </w:t>
      </w:r>
      <w:r w:rsidR="00BF1935" w:rsidRPr="00BF1935">
        <w:rPr>
          <w:szCs w:val="24"/>
        </w:rPr>
        <w:t>Similarly, within this study, divergent wording in items was deemed indicative of inequality when comparing symptoms across questionnaires.</w:t>
      </w:r>
      <w:commentRangeEnd w:id="301"/>
      <w:r w:rsidR="007B2641">
        <w:rPr>
          <w:rStyle w:val="CommentReference"/>
        </w:rPr>
        <w:commentReference w:id="301"/>
      </w:r>
    </w:p>
    <w:bookmarkEnd w:id="302"/>
    <w:p w14:paraId="14811651" w14:textId="3220AC3C" w:rsidR="00BF1935" w:rsidDel="00A93EC9" w:rsidRDefault="00BF1935" w:rsidP="00BF1935">
      <w:pPr>
        <w:ind w:firstLineChars="200" w:firstLine="480"/>
        <w:rPr>
          <w:del w:id="303" w:author="Hu Chuan-Peng" w:date="2023-09-09T11:36:00Z"/>
          <w:szCs w:val="24"/>
        </w:rPr>
      </w:pPr>
      <w:del w:id="304" w:author="Hu Chuan-Peng" w:date="2023-09-09T11:33:00Z">
        <w:r w:rsidRPr="00BF1935" w:rsidDel="005B2609">
          <w:rPr>
            <w:szCs w:val="24"/>
          </w:rPr>
          <w:delText xml:space="preserve">To present more comprehensive information, this study </w:delText>
        </w:r>
      </w:del>
      <w:del w:id="305" w:author="Hu Chuan-Peng" w:date="2023-09-09T10:37:00Z">
        <w:r w:rsidRPr="00BF1935" w:rsidDel="0007707A">
          <w:rPr>
            <w:szCs w:val="24"/>
          </w:rPr>
          <w:delText xml:space="preserve">simultaneously </w:delText>
        </w:r>
      </w:del>
      <w:ins w:id="306" w:author="Hu Chuan-Peng" w:date="2023-09-09T11:33:00Z">
        <w:r w:rsidR="005B2609">
          <w:rPr>
            <w:rFonts w:hint="eastAsia"/>
            <w:szCs w:val="24"/>
          </w:rPr>
          <w:t>A</w:t>
        </w:r>
      </w:ins>
      <w:ins w:id="307" w:author="Hu Chuan-Peng" w:date="2023-09-09T10:37:00Z">
        <w:r w:rsidR="0007707A">
          <w:rPr>
            <w:szCs w:val="24"/>
          </w:rPr>
          <w:t>lso</w:t>
        </w:r>
      </w:ins>
      <w:ins w:id="308" w:author="Hu Chuan-Peng" w:date="2023-09-09T11:33:00Z">
        <w:r w:rsidR="005B2609">
          <w:rPr>
            <w:szCs w:val="24"/>
          </w:rPr>
          <w:t>, we</w:t>
        </w:r>
      </w:ins>
      <w:ins w:id="309" w:author="Hu Chuan-Peng" w:date="2023-09-09T10:37:00Z">
        <w:r w:rsidR="0007707A" w:rsidRPr="00BF1935">
          <w:rPr>
            <w:szCs w:val="24"/>
          </w:rPr>
          <w:t xml:space="preserve"> </w:t>
        </w:r>
      </w:ins>
      <w:r w:rsidRPr="00BF1935">
        <w:rPr>
          <w:szCs w:val="24"/>
        </w:rPr>
        <w:t>retained</w:t>
      </w:r>
      <w:ins w:id="310" w:author="Hu Chuan-Peng" w:date="2023-09-09T11:33:00Z">
        <w:r w:rsidR="005B2609">
          <w:rPr>
            <w:szCs w:val="24"/>
          </w:rPr>
          <w:t xml:space="preserve"> both</w:t>
        </w:r>
      </w:ins>
      <w:r w:rsidRPr="00BF1935">
        <w:rPr>
          <w:szCs w:val="24"/>
        </w:rPr>
        <w:t xml:space="preserve"> compound symptoms and specific symptoms</w:t>
      </w:r>
      <w:ins w:id="311" w:author="Hu Chuan-Peng" w:date="2023-09-09T11:33:00Z">
        <w:r w:rsidR="005B2609">
          <w:rPr>
            <w:szCs w:val="24"/>
          </w:rPr>
          <w:t>, as in Frie</w:t>
        </w:r>
      </w:ins>
      <w:ins w:id="312" w:author="Hu Chuan-Peng" w:date="2023-09-09T11:34:00Z">
        <w:r w:rsidR="005B2609">
          <w:rPr>
            <w:szCs w:val="24"/>
          </w:rPr>
          <w:t>d (2017)</w:t>
        </w:r>
      </w:ins>
      <w:r w:rsidRPr="00BF1935">
        <w:rPr>
          <w:szCs w:val="24"/>
        </w:rPr>
        <w:t>.</w:t>
      </w:r>
      <w:r w:rsidRPr="00BF1935">
        <w:t xml:space="preserve"> </w:t>
      </w:r>
      <w:r w:rsidRPr="00BF1935">
        <w:rPr>
          <w:szCs w:val="24"/>
        </w:rPr>
        <w:t xml:space="preserve">Compound symptoms </w:t>
      </w:r>
      <w:del w:id="313" w:author="Hu Chuan-Peng" w:date="2023-09-09T11:35:00Z">
        <w:r w:rsidRPr="00BF1935" w:rsidDel="005B2609">
          <w:rPr>
            <w:szCs w:val="24"/>
          </w:rPr>
          <w:delText>encompass a broader and more comprehensive</w:delText>
        </w:r>
      </w:del>
      <w:ins w:id="314" w:author="Hu Chuan-Peng" w:date="2023-09-09T11:35:00Z">
        <w:r w:rsidR="005B2609">
          <w:rPr>
            <w:szCs w:val="24"/>
          </w:rPr>
          <w:t>include a</w:t>
        </w:r>
      </w:ins>
      <w:r w:rsidRPr="00BF1935">
        <w:rPr>
          <w:szCs w:val="24"/>
        </w:rPr>
        <w:t xml:space="preserve"> range of </w:t>
      </w:r>
      <w:del w:id="315" w:author="Hu Chuan-Peng" w:date="2023-09-09T11:34:00Z">
        <w:r w:rsidRPr="00BF1935" w:rsidDel="005B2609">
          <w:rPr>
            <w:szCs w:val="24"/>
          </w:rPr>
          <w:delText>manifestations</w:delText>
        </w:r>
      </w:del>
      <w:ins w:id="316" w:author="Hu Chuan-Peng" w:date="2023-09-09T11:35:00Z">
        <w:r w:rsidR="005B2609">
          <w:rPr>
            <w:szCs w:val="24"/>
          </w:rPr>
          <w:t>related symptoms</w:t>
        </w:r>
      </w:ins>
      <w:r w:rsidRPr="00BF1935">
        <w:rPr>
          <w:szCs w:val="24"/>
        </w:rPr>
        <w:t xml:space="preserve">, whereas specific symptoms </w:t>
      </w:r>
      <w:del w:id="317" w:author="Hu Chuan-Peng" w:date="2023-09-09T11:35:00Z">
        <w:r w:rsidRPr="00BF1935" w:rsidDel="005B2609">
          <w:rPr>
            <w:szCs w:val="24"/>
          </w:rPr>
          <w:delText xml:space="preserve">exhibit </w:delText>
        </w:r>
      </w:del>
      <w:ins w:id="318" w:author="Hu Chuan-Peng" w:date="2023-09-09T11:35:00Z">
        <w:r w:rsidR="005B2609">
          <w:rPr>
            <w:szCs w:val="24"/>
          </w:rPr>
          <w:t>are more</w:t>
        </w:r>
      </w:ins>
      <w:del w:id="319" w:author="Hu Chuan-Peng" w:date="2023-09-09T11:35:00Z">
        <w:r w:rsidRPr="00BF1935" w:rsidDel="005B2609">
          <w:rPr>
            <w:szCs w:val="24"/>
          </w:rPr>
          <w:delText>greater</w:delText>
        </w:r>
      </w:del>
      <w:r w:rsidRPr="00BF1935">
        <w:rPr>
          <w:szCs w:val="24"/>
        </w:rPr>
        <w:t xml:space="preserve"> precision </w:t>
      </w:r>
      <w:del w:id="320" w:author="Hu Chuan-Peng" w:date="2023-09-09T11:35:00Z">
        <w:r w:rsidRPr="00BF1935" w:rsidDel="005B2609">
          <w:rPr>
            <w:szCs w:val="24"/>
          </w:rPr>
          <w:delText>and pertain to a narrower scope</w:delText>
        </w:r>
      </w:del>
      <w:ins w:id="321" w:author="Hu Chuan-Peng" w:date="2023-09-09T11:35:00Z">
        <w:r w:rsidR="005B2609">
          <w:rPr>
            <w:szCs w:val="24"/>
          </w:rPr>
          <w:t>and describe specific patterns</w:t>
        </w:r>
      </w:ins>
      <w:r w:rsidRPr="00BF1935">
        <w:rPr>
          <w:szCs w:val="24"/>
        </w:rPr>
        <w:t xml:space="preserve">. For example, </w:t>
      </w:r>
      <w:r w:rsidR="00E622C1" w:rsidRPr="00D45802">
        <w:rPr>
          <w:szCs w:val="24"/>
        </w:rPr>
        <w:t>'</w:t>
      </w:r>
      <w:r w:rsidRPr="00BF1935">
        <w:rPr>
          <w:szCs w:val="24"/>
        </w:rPr>
        <w:t>appetite changes</w:t>
      </w:r>
      <w:r w:rsidR="00E622C1" w:rsidRPr="00D45802">
        <w:rPr>
          <w:szCs w:val="24"/>
        </w:rPr>
        <w:t>'</w:t>
      </w:r>
      <w:r w:rsidRPr="00BF1935">
        <w:rPr>
          <w:szCs w:val="24"/>
        </w:rPr>
        <w:t xml:space="preserve"> </w:t>
      </w:r>
      <w:del w:id="322" w:author="Hu Chuan-Peng" w:date="2023-09-09T11:36:00Z">
        <w:r w:rsidRPr="00BF1935" w:rsidDel="005B2609">
          <w:rPr>
            <w:szCs w:val="24"/>
          </w:rPr>
          <w:delText>are categorized as</w:delText>
        </w:r>
      </w:del>
      <w:ins w:id="323" w:author="Hu Chuan-Peng" w:date="2023-09-09T11:36:00Z">
        <w:r w:rsidR="005B2609">
          <w:rPr>
            <w:szCs w:val="24"/>
          </w:rPr>
          <w:t>is a</w:t>
        </w:r>
      </w:ins>
      <w:r w:rsidRPr="00BF1935">
        <w:rPr>
          <w:szCs w:val="24"/>
        </w:rPr>
        <w:t xml:space="preserve"> </w:t>
      </w:r>
      <w:r w:rsidR="007C7D54">
        <w:rPr>
          <w:szCs w:val="24"/>
        </w:rPr>
        <w:t xml:space="preserve">compound </w:t>
      </w:r>
      <w:r w:rsidRPr="00BF1935">
        <w:rPr>
          <w:szCs w:val="24"/>
        </w:rPr>
        <w:t>symptom</w:t>
      </w:r>
      <w:del w:id="324" w:author="Hu Chuan-Peng" w:date="2023-09-09T11:36:00Z">
        <w:r w:rsidRPr="00BF1935" w:rsidDel="005B2609">
          <w:rPr>
            <w:szCs w:val="24"/>
          </w:rPr>
          <w:delText>s</w:delText>
        </w:r>
      </w:del>
      <w:r w:rsidRPr="00BF1935">
        <w:rPr>
          <w:szCs w:val="24"/>
        </w:rPr>
        <w:t xml:space="preserve">, whereas </w:t>
      </w:r>
      <w:r w:rsidR="00E622C1" w:rsidRPr="00D45802">
        <w:rPr>
          <w:szCs w:val="24"/>
        </w:rPr>
        <w:t>'</w:t>
      </w:r>
      <w:r w:rsidR="00E622C1" w:rsidRPr="00BF1935">
        <w:rPr>
          <w:szCs w:val="24"/>
        </w:rPr>
        <w:t xml:space="preserve">appetite </w:t>
      </w:r>
      <w:r w:rsidRPr="00BF1935">
        <w:rPr>
          <w:szCs w:val="24"/>
        </w:rPr>
        <w:t>increased</w:t>
      </w:r>
      <w:r w:rsidR="00E622C1" w:rsidRPr="00D45802">
        <w:rPr>
          <w:szCs w:val="24"/>
        </w:rPr>
        <w:t>'</w:t>
      </w:r>
      <w:r w:rsidRPr="00BF1935">
        <w:rPr>
          <w:szCs w:val="24"/>
        </w:rPr>
        <w:t xml:space="preserve"> and </w:t>
      </w:r>
      <w:bookmarkStart w:id="325" w:name="OLE_LINK19"/>
      <w:r w:rsidR="00E622C1" w:rsidRPr="00D45802">
        <w:rPr>
          <w:szCs w:val="24"/>
        </w:rPr>
        <w:t>'</w:t>
      </w:r>
      <w:r w:rsidRPr="00BF1935">
        <w:rPr>
          <w:szCs w:val="24"/>
        </w:rPr>
        <w:t>appetite</w:t>
      </w:r>
      <w:r w:rsidR="00E622C1" w:rsidRPr="00E622C1">
        <w:rPr>
          <w:szCs w:val="24"/>
        </w:rPr>
        <w:t xml:space="preserve"> </w:t>
      </w:r>
      <w:r w:rsidR="00E622C1" w:rsidRPr="00BF1935">
        <w:rPr>
          <w:szCs w:val="24"/>
        </w:rPr>
        <w:t>decreased</w:t>
      </w:r>
      <w:r w:rsidR="00E622C1" w:rsidRPr="00D45802">
        <w:rPr>
          <w:szCs w:val="24"/>
        </w:rPr>
        <w:t>'</w:t>
      </w:r>
      <w:bookmarkEnd w:id="325"/>
      <w:r w:rsidRPr="00BF1935">
        <w:rPr>
          <w:szCs w:val="24"/>
        </w:rPr>
        <w:t xml:space="preserve"> </w:t>
      </w:r>
      <w:ins w:id="326" w:author="Hu Chuan-Peng" w:date="2023-09-09T11:36:00Z">
        <w:r w:rsidR="005B2609">
          <w:rPr>
            <w:szCs w:val="24"/>
          </w:rPr>
          <w:lastRenderedPageBreak/>
          <w:t xml:space="preserve">are two </w:t>
        </w:r>
      </w:ins>
      <w:del w:id="327" w:author="Hu Chuan-Peng" w:date="2023-09-09T11:36:00Z">
        <w:r w:rsidRPr="00BF1935" w:rsidDel="005B2609">
          <w:rPr>
            <w:szCs w:val="24"/>
          </w:rPr>
          <w:delText xml:space="preserve">fall under its </w:delText>
        </w:r>
      </w:del>
      <w:r w:rsidRPr="00BF1935">
        <w:rPr>
          <w:szCs w:val="24"/>
        </w:rPr>
        <w:t>specific symptoms</w:t>
      </w:r>
      <w:ins w:id="328" w:author="Hu Chuan-Peng" w:date="2023-09-09T11:36:00Z">
        <w:r w:rsidR="005B2609">
          <w:rPr>
            <w:szCs w:val="24"/>
          </w:rPr>
          <w:t xml:space="preserve"> of “appetite changes”</w:t>
        </w:r>
      </w:ins>
      <w:r w:rsidRPr="00BF1935">
        <w:rPr>
          <w:szCs w:val="24"/>
        </w:rPr>
        <w:t>.</w:t>
      </w:r>
      <w:ins w:id="329" w:author="Hu Chuan-Peng" w:date="2023-09-09T11:36:00Z">
        <w:r w:rsidR="00A93EC9">
          <w:rPr>
            <w:szCs w:val="24"/>
          </w:rPr>
          <w:t xml:space="preserve"> </w:t>
        </w:r>
      </w:ins>
    </w:p>
    <w:p w14:paraId="306C4A87" w14:textId="2C87525D" w:rsidR="00BF1935" w:rsidRDefault="00A93EC9" w:rsidP="00A93EC9">
      <w:pPr>
        <w:ind w:firstLineChars="200" w:firstLine="480"/>
        <w:rPr>
          <w:szCs w:val="24"/>
        </w:rPr>
      </w:pPr>
      <w:ins w:id="330" w:author="Hu Chuan-Peng" w:date="2023-09-09T11:36:00Z">
        <w:r>
          <w:rPr>
            <w:szCs w:val="24"/>
          </w:rPr>
          <w:t>W</w:t>
        </w:r>
      </w:ins>
      <w:ins w:id="331" w:author="Hu Chuan-Peng" w:date="2023-09-09T11:37:00Z">
        <w:r>
          <w:rPr>
            <w:szCs w:val="24"/>
          </w:rPr>
          <w:t xml:space="preserve">hen </w:t>
        </w:r>
      </w:ins>
      <w:del w:id="332" w:author="Hu Chuan-Peng" w:date="2023-09-09T11:36:00Z">
        <w:r w:rsidR="00BF1935" w:rsidRPr="00BF1935" w:rsidDel="00A93EC9">
          <w:rPr>
            <w:szCs w:val="24"/>
          </w:rPr>
          <w:delText xml:space="preserve">It is important to note that when </w:delText>
        </w:r>
      </w:del>
      <w:r w:rsidR="00BF1935" w:rsidRPr="00BF1935">
        <w:rPr>
          <w:szCs w:val="24"/>
        </w:rPr>
        <w:t xml:space="preserve">distinguishing </w:t>
      </w:r>
      <w:del w:id="333" w:author="Hu Chuan-Peng" w:date="2023-09-09T11:37:00Z">
        <w:r w:rsidR="00BF1935" w:rsidRPr="00BF1935" w:rsidDel="00A93EC9">
          <w:rPr>
            <w:szCs w:val="24"/>
          </w:rPr>
          <w:delText xml:space="preserve">between </w:delText>
        </w:r>
      </w:del>
      <w:r w:rsidR="00BF1935" w:rsidRPr="00BF1935">
        <w:rPr>
          <w:szCs w:val="24"/>
        </w:rPr>
        <w:t>specific and compo</w:t>
      </w:r>
      <w:r w:rsidR="00BF1935">
        <w:rPr>
          <w:rFonts w:hint="eastAsia"/>
          <w:szCs w:val="24"/>
        </w:rPr>
        <w:t>und</w:t>
      </w:r>
      <w:r w:rsidR="00BF1935">
        <w:rPr>
          <w:szCs w:val="24"/>
        </w:rPr>
        <w:t xml:space="preserve"> </w:t>
      </w:r>
      <w:r w:rsidR="00BF1935" w:rsidRPr="00BF1935">
        <w:rPr>
          <w:szCs w:val="24"/>
        </w:rPr>
        <w:t xml:space="preserve">symptoms, </w:t>
      </w:r>
      <w:commentRangeStart w:id="334"/>
      <w:r w:rsidR="00BF1935" w:rsidRPr="00BF1935">
        <w:rPr>
          <w:szCs w:val="24"/>
        </w:rPr>
        <w:t>partial overlap is also recognized if one questionnaire features specific symptoms while the other incorporates compo</w:t>
      </w:r>
      <w:r w:rsidR="00BF1935">
        <w:rPr>
          <w:szCs w:val="24"/>
        </w:rPr>
        <w:t>und</w:t>
      </w:r>
      <w:r w:rsidR="00BF1935" w:rsidRPr="00BF1935">
        <w:rPr>
          <w:szCs w:val="24"/>
        </w:rPr>
        <w:t xml:space="preserve"> symptoms</w:t>
      </w:r>
      <w:commentRangeEnd w:id="334"/>
      <w:r>
        <w:rPr>
          <w:rStyle w:val="CommentReference"/>
        </w:rPr>
        <w:commentReference w:id="334"/>
      </w:r>
      <w:r w:rsidR="00BF1935" w:rsidRPr="00BF1935">
        <w:rPr>
          <w:szCs w:val="24"/>
        </w:rPr>
        <w:t xml:space="preserve">. In the coding process, a score of 2 </w:t>
      </w:r>
      <w:del w:id="335" w:author="Hu Chuan-Peng" w:date="2023-09-09T11:37:00Z">
        <w:r w:rsidR="00BF1935" w:rsidRPr="00BF1935" w:rsidDel="00A93EC9">
          <w:rPr>
            <w:szCs w:val="24"/>
          </w:rPr>
          <w:delText xml:space="preserve">signifies </w:delText>
        </w:r>
      </w:del>
      <w:ins w:id="336" w:author="Hu Chuan-Peng" w:date="2023-09-09T11:37:00Z">
        <w:r>
          <w:rPr>
            <w:szCs w:val="24"/>
          </w:rPr>
          <w:t>means</w:t>
        </w:r>
        <w:r w:rsidRPr="00BF1935">
          <w:rPr>
            <w:szCs w:val="24"/>
          </w:rPr>
          <w:t xml:space="preserve"> </w:t>
        </w:r>
      </w:ins>
      <w:del w:id="337" w:author="Hu Chuan-Peng" w:date="2023-09-09T11:37:00Z">
        <w:r w:rsidR="00BF1935" w:rsidRPr="00BF1935" w:rsidDel="00A93EC9">
          <w:rPr>
            <w:szCs w:val="24"/>
          </w:rPr>
          <w:delText>complete correspondence to</w:delText>
        </w:r>
      </w:del>
      <w:ins w:id="338" w:author="Hu Chuan-Peng" w:date="2023-09-09T11:37:00Z">
        <w:r>
          <w:rPr>
            <w:szCs w:val="24"/>
          </w:rPr>
          <w:t xml:space="preserve">a scale </w:t>
        </w:r>
      </w:ins>
      <w:ins w:id="339" w:author="Hu Chuan-Peng" w:date="2023-09-09T11:38:00Z">
        <w:r>
          <w:rPr>
            <w:szCs w:val="24"/>
          </w:rPr>
          <w:t xml:space="preserve">measures </w:t>
        </w:r>
      </w:ins>
      <w:ins w:id="340" w:author="Hu Chuan-Peng" w:date="2023-09-09T11:37:00Z">
        <w:r>
          <w:rPr>
            <w:szCs w:val="24"/>
          </w:rPr>
          <w:t>the</w:t>
        </w:r>
      </w:ins>
      <w:r w:rsidR="00BF1935" w:rsidRPr="00BF1935">
        <w:rPr>
          <w:szCs w:val="24"/>
        </w:rPr>
        <w:t xml:space="preserve"> compo</w:t>
      </w:r>
      <w:r w:rsidR="00BF1935">
        <w:rPr>
          <w:szCs w:val="24"/>
        </w:rPr>
        <w:t>und</w:t>
      </w:r>
      <w:r w:rsidR="00BF1935" w:rsidRPr="00BF1935">
        <w:rPr>
          <w:szCs w:val="24"/>
        </w:rPr>
        <w:t xml:space="preserve"> symptoms </w:t>
      </w:r>
      <w:del w:id="341" w:author="Hu Chuan-Peng" w:date="2023-09-09T11:38:00Z">
        <w:r w:rsidR="00BF1935" w:rsidRPr="00BF1935" w:rsidDel="00A93EC9">
          <w:rPr>
            <w:szCs w:val="24"/>
          </w:rPr>
          <w:delText>in the questionnaire</w:delText>
        </w:r>
      </w:del>
      <w:ins w:id="342" w:author="Hu Chuan-Peng" w:date="2023-09-09T11:38:00Z">
        <w:r>
          <w:rPr>
            <w:szCs w:val="24"/>
          </w:rPr>
          <w:t>directly</w:t>
        </w:r>
      </w:ins>
      <w:r w:rsidR="00BF1935" w:rsidRPr="00BF1935">
        <w:rPr>
          <w:szCs w:val="24"/>
        </w:rPr>
        <w:t xml:space="preserve">, while a score of 1 </w:t>
      </w:r>
      <w:del w:id="343" w:author="Hu Chuan-Peng" w:date="2023-09-09T11:37:00Z">
        <w:r w:rsidR="00BF1935" w:rsidRPr="00BF1935" w:rsidDel="00A93EC9">
          <w:rPr>
            <w:szCs w:val="24"/>
          </w:rPr>
          <w:delText xml:space="preserve">indicates </w:delText>
        </w:r>
      </w:del>
      <w:ins w:id="344" w:author="Hu Chuan-Peng" w:date="2023-09-09T11:37:00Z">
        <w:r>
          <w:rPr>
            <w:szCs w:val="24"/>
          </w:rPr>
          <w:t>mean</w:t>
        </w:r>
        <w:r w:rsidRPr="00BF1935">
          <w:rPr>
            <w:szCs w:val="24"/>
          </w:rPr>
          <w:t xml:space="preserve"> </w:t>
        </w:r>
      </w:ins>
      <w:ins w:id="345" w:author="Hu Chuan-Peng" w:date="2023-09-09T11:38:00Z">
        <w:r>
          <w:rPr>
            <w:szCs w:val="24"/>
          </w:rPr>
          <w:t xml:space="preserve">one or more </w:t>
        </w:r>
      </w:ins>
      <w:del w:id="346" w:author="Hu Chuan-Peng" w:date="2023-09-09T11:38:00Z">
        <w:r w:rsidR="00BF1935" w:rsidRPr="00BF1935" w:rsidDel="00A93EC9">
          <w:rPr>
            <w:szCs w:val="24"/>
          </w:rPr>
          <w:delText xml:space="preserve">coding for </w:delText>
        </w:r>
      </w:del>
      <w:r w:rsidR="00BF1935" w:rsidRPr="00BF1935">
        <w:rPr>
          <w:szCs w:val="24"/>
        </w:rPr>
        <w:t xml:space="preserve">specific symptoms </w:t>
      </w:r>
      <w:del w:id="347" w:author="Hu Chuan-Peng" w:date="2023-09-09T11:38:00Z">
        <w:r w:rsidR="00BF1935" w:rsidRPr="00BF1935" w:rsidDel="00A93EC9">
          <w:rPr>
            <w:szCs w:val="24"/>
          </w:rPr>
          <w:delText>under compo</w:delText>
        </w:r>
        <w:r w:rsidR="00BF1935" w:rsidDel="00A93EC9">
          <w:rPr>
            <w:szCs w:val="24"/>
          </w:rPr>
          <w:delText>und</w:delText>
        </w:r>
        <w:r w:rsidR="00BF1935" w:rsidRPr="00BF1935" w:rsidDel="00A93EC9">
          <w:rPr>
            <w:szCs w:val="24"/>
          </w:rPr>
          <w:delText xml:space="preserve"> symptoms</w:delText>
        </w:r>
      </w:del>
      <w:ins w:id="348" w:author="Hu Chuan-Peng" w:date="2023-09-09T11:38:00Z">
        <w:r>
          <w:rPr>
            <w:szCs w:val="24"/>
          </w:rPr>
          <w:t>of a compound symptom are measured in a scale</w:t>
        </w:r>
      </w:ins>
      <w:r w:rsidR="00BF1935" w:rsidRPr="00BF1935">
        <w:rPr>
          <w:szCs w:val="24"/>
        </w:rPr>
        <w:t>.</w:t>
      </w:r>
      <w:r w:rsidR="008025F1" w:rsidRPr="008025F1">
        <w:t xml:space="preserve"> </w:t>
      </w:r>
      <w:commentRangeStart w:id="349"/>
      <w:r w:rsidR="008025F1" w:rsidRPr="008025F1">
        <w:rPr>
          <w:szCs w:val="24"/>
        </w:rPr>
        <w:t>For instance,</w:t>
      </w:r>
      <w:ins w:id="350" w:author="Hu Chuan-Peng" w:date="2023-09-09T11:39:00Z">
        <w:r>
          <w:rPr>
            <w:szCs w:val="24"/>
          </w:rPr>
          <w:t xml:space="preserve"> for the 18</w:t>
        </w:r>
        <w:r w:rsidRPr="00A93EC9">
          <w:rPr>
            <w:szCs w:val="24"/>
            <w:vertAlign w:val="superscript"/>
            <w:rPrChange w:id="351" w:author="Hu Chuan-Peng" w:date="2023-09-09T11:39:00Z">
              <w:rPr>
                <w:szCs w:val="24"/>
              </w:rPr>
            </w:rPrChange>
          </w:rPr>
          <w:t>th</w:t>
        </w:r>
        <w:r>
          <w:rPr>
            <w:szCs w:val="24"/>
          </w:rPr>
          <w:t xml:space="preserve"> question of</w:t>
        </w:r>
      </w:ins>
      <w:del w:id="352" w:author="Hu Chuan-Peng" w:date="2023-09-09T11:39:00Z">
        <w:r w:rsidR="008025F1" w:rsidRPr="008025F1" w:rsidDel="00A93EC9">
          <w:rPr>
            <w:szCs w:val="24"/>
          </w:rPr>
          <w:delText xml:space="preserve"> for the</w:delText>
        </w:r>
      </w:del>
      <w:r w:rsidR="008025F1" w:rsidRPr="008025F1">
        <w:rPr>
          <w:szCs w:val="24"/>
        </w:rPr>
        <w:t xml:space="preserve"> CDI</w:t>
      </w:r>
      <w:ins w:id="353" w:author="Hu Chuan-Peng" w:date="2023-09-09T11:39:00Z">
        <w:r>
          <w:rPr>
            <w:szCs w:val="24"/>
          </w:rPr>
          <w:t>, we coded it as “2” on the symptom “</w:t>
        </w:r>
      </w:ins>
      <w:del w:id="354" w:author="Hu Chuan-Peng" w:date="2023-09-09T11:39:00Z">
        <w:r w:rsidR="008025F1" w:rsidRPr="008025F1" w:rsidDel="00A93EC9">
          <w:rPr>
            <w:szCs w:val="24"/>
          </w:rPr>
          <w:delText xml:space="preserve"> </w:delText>
        </w:r>
        <w:r w:rsidR="00E622C1" w:rsidRPr="00D45802" w:rsidDel="00A93EC9">
          <w:rPr>
            <w:szCs w:val="24"/>
          </w:rPr>
          <w:delText>'</w:delText>
        </w:r>
        <w:r w:rsidR="008025F1" w:rsidRPr="008025F1" w:rsidDel="00A93EC9">
          <w:rPr>
            <w:szCs w:val="24"/>
          </w:rPr>
          <w:delText>Q18</w:delText>
        </w:r>
        <w:r w:rsidR="00DB2C37" w:rsidDel="00A93EC9">
          <w:rPr>
            <w:szCs w:val="24"/>
          </w:rPr>
          <w:delText xml:space="preserve">: </w:delText>
        </w:r>
      </w:del>
      <w:r w:rsidR="008025F1" w:rsidRPr="008025F1">
        <w:rPr>
          <w:szCs w:val="24"/>
        </w:rPr>
        <w:t xml:space="preserve">appetite </w:t>
      </w:r>
      <w:del w:id="355" w:author="Hu Chuan-Peng" w:date="2023-09-09T11:39:00Z">
        <w:r w:rsidR="008025F1" w:rsidRPr="008025F1" w:rsidDel="00A93EC9">
          <w:rPr>
            <w:szCs w:val="24"/>
          </w:rPr>
          <w:delText>changes</w:delText>
        </w:r>
        <w:r w:rsidR="00E622C1" w:rsidRPr="00D45802" w:rsidDel="00A93EC9">
          <w:rPr>
            <w:szCs w:val="24"/>
          </w:rPr>
          <w:delText>'</w:delText>
        </w:r>
        <w:r w:rsidR="00E622C1" w:rsidDel="00A93EC9">
          <w:rPr>
            <w:szCs w:val="24"/>
          </w:rPr>
          <w:delText xml:space="preserve"> </w:delText>
        </w:r>
      </w:del>
      <w:ins w:id="356" w:author="Hu Chuan-Peng" w:date="2023-09-09T11:39:00Z">
        <w:r w:rsidRPr="008025F1">
          <w:rPr>
            <w:szCs w:val="24"/>
          </w:rPr>
          <w:t>changes</w:t>
        </w:r>
        <w:r>
          <w:rPr>
            <w:szCs w:val="24"/>
          </w:rPr>
          <w:t>”</w:t>
        </w:r>
      </w:ins>
      <w:del w:id="357" w:author="Hu Chuan-Peng" w:date="2023-09-09T11:40:00Z">
        <w:r w:rsidR="008025F1" w:rsidRPr="008025F1" w:rsidDel="00A93EC9">
          <w:rPr>
            <w:szCs w:val="24"/>
          </w:rPr>
          <w:delText>a score of 2 is assigned under the compo</w:delText>
        </w:r>
        <w:r w:rsidR="008025F1" w:rsidDel="00A93EC9">
          <w:rPr>
            <w:szCs w:val="24"/>
          </w:rPr>
          <w:delText>und</w:delText>
        </w:r>
        <w:r w:rsidR="008025F1" w:rsidRPr="008025F1" w:rsidDel="00A93EC9">
          <w:rPr>
            <w:szCs w:val="24"/>
          </w:rPr>
          <w:delText xml:space="preserve"> symptom </w:delText>
        </w:r>
      </w:del>
      <w:ins w:id="358" w:author="Hu Chuan-Peng" w:date="2023-09-09T11:40:00Z">
        <w:r>
          <w:rPr>
            <w:szCs w:val="24"/>
          </w:rPr>
          <w:t xml:space="preserve">. At the same time, </w:t>
        </w:r>
      </w:ins>
      <w:del w:id="359" w:author="Hu Chuan-Peng" w:date="2023-09-09T11:40:00Z">
        <w:r w:rsidR="00E622C1" w:rsidRPr="00D45802" w:rsidDel="00A93EC9">
          <w:rPr>
            <w:szCs w:val="24"/>
          </w:rPr>
          <w:delText>'</w:delText>
        </w:r>
        <w:r w:rsidR="008025F1" w:rsidRPr="008025F1" w:rsidDel="00A93EC9">
          <w:rPr>
            <w:szCs w:val="24"/>
          </w:rPr>
          <w:delText>appetite changes,</w:delText>
        </w:r>
        <w:r w:rsidR="00E622C1" w:rsidRPr="00D45802" w:rsidDel="00A93EC9">
          <w:rPr>
            <w:szCs w:val="24"/>
          </w:rPr>
          <w:delText>'</w:delText>
        </w:r>
        <w:r w:rsidR="008025F1" w:rsidRPr="008025F1" w:rsidDel="00A93EC9">
          <w:rPr>
            <w:szCs w:val="24"/>
          </w:rPr>
          <w:delText xml:space="preserve"> while a score of 1 is assigned for both specific symptoms </w:delText>
        </w:r>
      </w:del>
      <w:ins w:id="360" w:author="Hu Chuan-Peng" w:date="2023-09-09T11:40:00Z">
        <w:r>
          <w:rPr>
            <w:szCs w:val="24"/>
          </w:rPr>
          <w:t xml:space="preserve">we coded “1” for </w:t>
        </w:r>
      </w:ins>
      <w:r w:rsidR="00E622C1" w:rsidRPr="00D45802">
        <w:rPr>
          <w:szCs w:val="24"/>
        </w:rPr>
        <w:t>'</w:t>
      </w:r>
      <w:r w:rsidR="00E622C1" w:rsidRPr="00BF1935">
        <w:rPr>
          <w:szCs w:val="24"/>
        </w:rPr>
        <w:t>appetite increased</w:t>
      </w:r>
      <w:r w:rsidR="00E622C1" w:rsidRPr="00D45802">
        <w:rPr>
          <w:szCs w:val="24"/>
        </w:rPr>
        <w:t>'</w:t>
      </w:r>
      <w:r w:rsidR="008025F1" w:rsidRPr="008025F1">
        <w:rPr>
          <w:szCs w:val="24"/>
        </w:rPr>
        <w:t xml:space="preserve"> and </w:t>
      </w:r>
      <w:r w:rsidR="00E622C1" w:rsidRPr="00D45802">
        <w:rPr>
          <w:szCs w:val="24"/>
        </w:rPr>
        <w:t>'</w:t>
      </w:r>
      <w:r w:rsidR="00E622C1" w:rsidRPr="00BF1935">
        <w:rPr>
          <w:szCs w:val="24"/>
        </w:rPr>
        <w:t>appetite</w:t>
      </w:r>
      <w:r w:rsidR="00E622C1" w:rsidRPr="00E622C1">
        <w:rPr>
          <w:szCs w:val="24"/>
        </w:rPr>
        <w:t xml:space="preserve"> </w:t>
      </w:r>
      <w:r w:rsidR="00E622C1" w:rsidRPr="00BF1935">
        <w:rPr>
          <w:szCs w:val="24"/>
        </w:rPr>
        <w:t>decreased</w:t>
      </w:r>
      <w:r w:rsidR="00E622C1" w:rsidRPr="00D45802">
        <w:rPr>
          <w:szCs w:val="24"/>
        </w:rPr>
        <w:t>'</w:t>
      </w:r>
      <w:r w:rsidR="008025F1" w:rsidRPr="008025F1">
        <w:rPr>
          <w:szCs w:val="24"/>
        </w:rPr>
        <w:t xml:space="preserve"> (refer to Supplementary Materials for detailed information).</w:t>
      </w:r>
      <w:commentRangeEnd w:id="349"/>
      <w:r>
        <w:rPr>
          <w:rStyle w:val="CommentReference"/>
        </w:rPr>
        <w:commentReference w:id="349"/>
      </w:r>
    </w:p>
    <w:p w14:paraId="0A7B2052" w14:textId="4F3FDB50" w:rsidR="00A758AD" w:rsidRDefault="00A758AD" w:rsidP="00703D41">
      <w:pPr>
        <w:pStyle w:val="Heading2"/>
      </w:pPr>
      <w:r>
        <w:t>2.</w:t>
      </w:r>
      <w:del w:id="361" w:author="Hu Chuan-Peng" w:date="2023-09-09T10:36:00Z">
        <w:r w:rsidDel="00C6324C">
          <w:delText xml:space="preserve">3 </w:delText>
        </w:r>
      </w:del>
      <w:ins w:id="362" w:author="Hu Chuan-Peng" w:date="2023-09-09T10:36:00Z">
        <w:r w:rsidR="00C6324C">
          <w:t>5</w:t>
        </w:r>
        <w:r w:rsidR="00C6324C">
          <w:t xml:space="preserve"> </w:t>
        </w:r>
      </w:ins>
      <w:r w:rsidR="00B1204C">
        <w:t>S</w:t>
      </w:r>
      <w:r w:rsidR="00B1204C" w:rsidRPr="00B1204C">
        <w:t>tatistic analysis</w:t>
      </w:r>
    </w:p>
    <w:p w14:paraId="6E84FCC8" w14:textId="587AF15A" w:rsidR="00B1204C" w:rsidDel="00D34072" w:rsidRDefault="00D34072" w:rsidP="00D34072">
      <w:pPr>
        <w:ind w:firstLineChars="200" w:firstLine="480"/>
        <w:rPr>
          <w:del w:id="363" w:author="Hu Chuan-Peng" w:date="2023-09-09T11:43:00Z"/>
        </w:rPr>
        <w:pPrChange w:id="364" w:author="Hu Chuan-Peng" w:date="2023-09-09T11:43:00Z">
          <w:pPr>
            <w:ind w:firstLineChars="200" w:firstLine="480"/>
          </w:pPr>
        </w:pPrChange>
      </w:pPr>
      <w:ins w:id="365" w:author="Hu Chuan-Peng" w:date="2023-09-09T11:41:00Z">
        <w:r>
          <w:rPr>
            <w:rFonts w:hint="eastAsia"/>
          </w:rPr>
          <w:t>We</w:t>
        </w:r>
        <w:r>
          <w:t xml:space="preserve"> used </w:t>
        </w:r>
      </w:ins>
      <w:r w:rsidR="006605DF" w:rsidRPr="006605DF">
        <w:t xml:space="preserve">Jaccard </w:t>
      </w:r>
      <w:ins w:id="366" w:author="Hu Chuan-Peng" w:date="2023-09-09T11:43:00Z">
        <w:r>
          <w:t>i</w:t>
        </w:r>
      </w:ins>
      <w:del w:id="367" w:author="Hu Chuan-Peng" w:date="2023-09-09T11:43:00Z">
        <w:r w:rsidR="006605DF" w:rsidRPr="006605DF" w:rsidDel="00D34072">
          <w:delText>I</w:delText>
        </w:r>
      </w:del>
      <w:r w:rsidR="006605DF" w:rsidRPr="006605DF">
        <w:t xml:space="preserve">ndex </w:t>
      </w:r>
      <w:del w:id="368" w:author="Hu Chuan-Peng" w:date="2023-09-09T11:41:00Z">
        <w:r w:rsidR="006605DF" w:rsidRPr="006605DF" w:rsidDel="00D34072">
          <w:delText>was used to calculate</w:delText>
        </w:r>
      </w:del>
      <w:ins w:id="369" w:author="Hu Chuan-Peng" w:date="2023-09-09T11:41:00Z">
        <w:r>
          <w:t>for</w:t>
        </w:r>
      </w:ins>
      <w:r w:rsidR="006605DF" w:rsidRPr="006605DF">
        <w:t xml:space="preserve"> the degree of </w:t>
      </w:r>
      <w:del w:id="370" w:author="Hu Chuan-Peng" w:date="2023-09-09T11:41:00Z">
        <w:r w:rsidR="006605DF" w:rsidRPr="006605DF" w:rsidDel="00D34072">
          <w:delText xml:space="preserve">content </w:delText>
        </w:r>
      </w:del>
      <w:r w:rsidR="006605DF" w:rsidRPr="006605DF">
        <w:t xml:space="preserve">overlap between different questionnaires </w:t>
      </w:r>
      <w:r w:rsidR="00B1204C">
        <w:fldChar w:fldCharType="begin"/>
      </w:r>
      <w:r w:rsidR="00B1204C">
        <w:instrText xml:space="preserve"> ADDIN NE.Ref.{0D0D399E-8B2E-45E1-B4AB-F9DD22664B9A}</w:instrText>
      </w:r>
      <w:r w:rsidR="00B1204C">
        <w:fldChar w:fldCharType="separate"/>
      </w:r>
      <w:r w:rsidR="00B1204C">
        <w:rPr>
          <w:color w:val="000000"/>
          <w:kern w:val="0"/>
        </w:rPr>
        <w:t>(Fried, 2017)</w:t>
      </w:r>
      <w:r w:rsidR="00B1204C">
        <w:fldChar w:fldCharType="end"/>
      </w:r>
      <w:r w:rsidR="00D01D9A">
        <w:rPr>
          <w:rFonts w:hint="eastAsia"/>
        </w:rPr>
        <w:t>.</w:t>
      </w:r>
      <w:r w:rsidR="00D01D9A">
        <w:t xml:space="preserve"> </w:t>
      </w:r>
      <w:del w:id="371" w:author="Hu Chuan-Peng" w:date="2023-09-09T11:41:00Z">
        <w:r w:rsidR="00D01D9A" w:rsidRPr="00D01D9A" w:rsidDel="00D34072">
          <w:delText>Overlapping of the index in the range is</w:delText>
        </w:r>
      </w:del>
      <w:del w:id="372" w:author="Hu Chuan-Peng" w:date="2023-09-09T11:42:00Z">
        <w:r w:rsidR="00D01D9A" w:rsidRPr="00D01D9A" w:rsidDel="00D34072">
          <w:delText xml:space="preserve"> 0 (no</w:delText>
        </w:r>
        <w:r w:rsidR="00D01D9A" w:rsidDel="00D34072">
          <w:delText xml:space="preserve"> </w:delText>
        </w:r>
        <w:r w:rsidR="00D01D9A" w:rsidDel="00D34072">
          <w:rPr>
            <w:rFonts w:hint="eastAsia"/>
          </w:rPr>
          <w:delText>o</w:delText>
        </w:r>
        <w:r w:rsidR="00D01D9A" w:rsidDel="00D34072">
          <w:delText>verlap among scales</w:delText>
        </w:r>
        <w:r w:rsidR="00D01D9A" w:rsidRPr="00D01D9A" w:rsidDel="00D34072">
          <w:delText>) to 1 (complete</w:delText>
        </w:r>
        <w:r w:rsidR="00D01D9A" w:rsidDel="00D34072">
          <w:delText xml:space="preserve"> </w:delText>
        </w:r>
        <w:r w:rsidR="00D01D9A" w:rsidRPr="00D01D9A" w:rsidDel="00D34072">
          <w:delText>overlap).</w:delText>
        </w:r>
        <w:r w:rsidR="00D01D9A" w:rsidDel="00D34072">
          <w:delText xml:space="preserve"> </w:delText>
        </w:r>
      </w:del>
      <w:ins w:id="373" w:author="Hu Chuan-Peng" w:date="2023-09-09T11:41:00Z">
        <w:r>
          <w:t>The formal</w:t>
        </w:r>
      </w:ins>
      <w:ins w:id="374" w:author="Hu Chuan-Peng" w:date="2023-09-09T11:42:00Z">
        <w:r>
          <w:t xml:space="preserve"> of</w:t>
        </w:r>
      </w:ins>
      <w:del w:id="375" w:author="Hu Chuan-Peng" w:date="2023-09-09T11:42:00Z">
        <w:r w:rsidR="006605DF" w:rsidRPr="006605DF" w:rsidDel="00D34072">
          <w:delText>The</w:delText>
        </w:r>
      </w:del>
      <w:r w:rsidR="006605DF" w:rsidRPr="006605DF">
        <w:t xml:space="preserve"> Jaccard </w:t>
      </w:r>
      <w:ins w:id="376" w:author="Hu Chuan-Peng" w:date="2023-09-09T11:43:00Z">
        <w:r>
          <w:t>i</w:t>
        </w:r>
      </w:ins>
      <w:del w:id="377" w:author="Hu Chuan-Peng" w:date="2023-09-09T11:43:00Z">
        <w:r w:rsidR="006605DF" w:rsidRPr="006605DF" w:rsidDel="00D34072">
          <w:delText>I</w:delText>
        </w:r>
      </w:del>
      <w:r w:rsidR="006605DF" w:rsidRPr="006605DF">
        <w:t>ndex</w:t>
      </w:r>
      <w:r w:rsidR="006605DF">
        <w:t xml:space="preserve"> </w:t>
      </w:r>
      <w:r w:rsidR="006605DF">
        <w:rPr>
          <w:rFonts w:hint="eastAsia"/>
        </w:rPr>
        <w:t>or</w:t>
      </w:r>
      <w:r w:rsidR="006605DF">
        <w:t xml:space="preserve"> </w:t>
      </w:r>
      <w:r w:rsidR="006605DF" w:rsidRPr="006605DF">
        <w:t xml:space="preserve">Jaccard </w:t>
      </w:r>
      <w:del w:id="378" w:author="Hu Chuan-Peng" w:date="2023-09-09T11:42:00Z">
        <w:r w:rsidR="006605DF" w:rsidRPr="006605DF" w:rsidDel="00D34072">
          <w:delText>similarity coefficient, is computed using the formula</w:delText>
        </w:r>
      </w:del>
      <w:ins w:id="379" w:author="Hu Chuan-Peng" w:date="2023-09-09T11:42:00Z">
        <w:r>
          <w:t>is</w:t>
        </w:r>
      </w:ins>
      <w:r w:rsidR="006605DF" w:rsidRPr="006605DF">
        <w:t xml:space="preserve"> s/(u1 + u2 + s), where "s" represents the number of items shared by two questionnaires, and "u1" and "u2" denote the number of items that are exclusively present in each of the two scales.</w:t>
      </w:r>
      <w:ins w:id="380" w:author="Hu Chuan-Peng" w:date="2023-09-09T11:42:00Z">
        <w:r>
          <w:t xml:space="preserve"> </w:t>
        </w:r>
        <w:r w:rsidRPr="006605DF">
          <w:t xml:space="preserve">Jaccard </w:t>
        </w:r>
      </w:ins>
      <w:ins w:id="381" w:author="Hu Chuan-Peng" w:date="2023-09-09T11:43:00Z">
        <w:r>
          <w:t>i</w:t>
        </w:r>
      </w:ins>
      <w:ins w:id="382" w:author="Hu Chuan-Peng" w:date="2023-09-09T11:42:00Z">
        <w:r w:rsidRPr="006605DF">
          <w:t xml:space="preserve">ndex </w:t>
        </w:r>
        <w:r>
          <w:t>ranges from</w:t>
        </w:r>
        <w:r w:rsidRPr="00D01D9A">
          <w:t xml:space="preserve"> 0 (no</w:t>
        </w:r>
        <w:r>
          <w:t xml:space="preserve"> </w:t>
        </w:r>
        <w:r>
          <w:rPr>
            <w:rFonts w:hint="eastAsia"/>
          </w:rPr>
          <w:t>o</w:t>
        </w:r>
        <w:r>
          <w:t>verlap among scales</w:t>
        </w:r>
        <w:r w:rsidRPr="00D01D9A">
          <w:t>) to 1 (complete</w:t>
        </w:r>
        <w:r>
          <w:t xml:space="preserve"> </w:t>
        </w:r>
        <w:r w:rsidRPr="00D01D9A">
          <w:t>overlap).</w:t>
        </w:r>
        <w:r>
          <w:t xml:space="preserve"> </w:t>
        </w:r>
        <w:r>
          <w:t>We interpreted Ja</w:t>
        </w:r>
      </w:ins>
      <w:ins w:id="383" w:author="Hu Chuan-Peng" w:date="2023-09-09T11:43:00Z">
        <w:r>
          <w:t xml:space="preserve">ccard index as in </w:t>
        </w:r>
      </w:ins>
    </w:p>
    <w:p w14:paraId="30938E6E" w14:textId="527B7AEA" w:rsidR="00A758AD" w:rsidRDefault="00D01D9A" w:rsidP="00D34072">
      <w:pPr>
        <w:ind w:firstLineChars="200" w:firstLine="480"/>
      </w:pPr>
      <w:del w:id="384" w:author="Hu Chuan-Peng" w:date="2023-09-09T11:43:00Z">
        <w:r w:rsidRPr="00D01D9A" w:rsidDel="00D34072">
          <w:delText xml:space="preserve">It is interpreted with reference to the </w:delText>
        </w:r>
      </w:del>
      <w:r>
        <w:fldChar w:fldCharType="begin"/>
      </w:r>
      <w:r>
        <w:instrText xml:space="preserve"> ADDIN NE.Ref.{4EF64A8F-E69D-4A85-B440-03BEDA5323EA}</w:instrText>
      </w:r>
      <w:r>
        <w:fldChar w:fldCharType="separate"/>
      </w:r>
      <w:r>
        <w:rPr>
          <w:color w:val="000000"/>
          <w:kern w:val="0"/>
        </w:rPr>
        <w:t>Fried</w:t>
      </w:r>
      <w:ins w:id="385" w:author="Hu Chuan-Peng" w:date="2023-09-09T11:42:00Z">
        <w:r w:rsidR="00D34072">
          <w:rPr>
            <w:color w:val="000000"/>
            <w:kern w:val="0"/>
          </w:rPr>
          <w:t xml:space="preserve"> </w:t>
        </w:r>
      </w:ins>
      <w:r>
        <w:rPr>
          <w:color w:val="000000"/>
          <w:kern w:val="0"/>
        </w:rPr>
        <w:t>(2017)</w:t>
      </w:r>
      <w:r>
        <w:fldChar w:fldCharType="end"/>
      </w:r>
      <w:r>
        <w:t xml:space="preserve"> </w:t>
      </w:r>
      <w:r w:rsidRPr="00D01D9A">
        <w:t xml:space="preserve">guidelines: very weak 0.00–0.19, weak 0.20–0.39, moderate 0.40–0.59, strong 0.60–0.79, and very strong 0.80–1.0. In addition to the Jaccard Index, </w:t>
      </w:r>
      <w:ins w:id="386" w:author="Hu Chuan-Peng" w:date="2023-09-09T11:43:00Z">
        <w:r w:rsidR="00D34072">
          <w:t xml:space="preserve">we also reported the following information of comparison: </w:t>
        </w:r>
      </w:ins>
      <w:r w:rsidRPr="00D01D9A">
        <w:t xml:space="preserve">the proportions of </w:t>
      </w:r>
      <w:r w:rsidR="00D45802">
        <w:t>i</w:t>
      </w:r>
      <w:r w:rsidRPr="00D01D9A">
        <w:t xml:space="preserve">diosyncratic </w:t>
      </w:r>
      <w:r w:rsidR="009F30C6">
        <w:rPr>
          <w:rFonts w:hint="eastAsia"/>
          <w:color w:val="2A2B2E"/>
          <w:sz w:val="23"/>
          <w:szCs w:val="23"/>
          <w:shd w:val="clear" w:color="auto" w:fill="FFFFFF"/>
        </w:rPr>
        <w:t>s</w:t>
      </w:r>
      <w:r w:rsidR="009F30C6" w:rsidRPr="00EE211A">
        <w:rPr>
          <w:color w:val="2A2B2E"/>
          <w:sz w:val="23"/>
          <w:szCs w:val="23"/>
          <w:shd w:val="clear" w:color="auto" w:fill="FFFFFF"/>
        </w:rPr>
        <w:t>ymptoms</w:t>
      </w:r>
      <w:r w:rsidRPr="00D01D9A">
        <w:t xml:space="preserve"> (symptoms not found on other scales), the respective proportions of compo</w:t>
      </w:r>
      <w:r>
        <w:rPr>
          <w:rFonts w:hint="eastAsia"/>
        </w:rPr>
        <w:t>und</w:t>
      </w:r>
      <w:r w:rsidRPr="00D01D9A">
        <w:t xml:space="preserve"> and </w:t>
      </w:r>
      <w:r w:rsidRPr="00BF1935">
        <w:t>specific</w:t>
      </w:r>
      <w:r w:rsidRPr="00D01D9A">
        <w:t xml:space="preserve"> symptoms, and the proportions of DSM-5 depressive symptoms included</w:t>
      </w:r>
      <w:del w:id="387" w:author="Hu Chuan-Peng" w:date="2023-09-09T11:43:00Z">
        <w:r w:rsidRPr="00D01D9A" w:rsidDel="00D34072">
          <w:delText xml:space="preserve"> were reported</w:delText>
        </w:r>
      </w:del>
      <w:r w:rsidRPr="00D01D9A">
        <w:t>.</w:t>
      </w:r>
    </w:p>
    <w:p w14:paraId="71ADA53F" w14:textId="67F2DBBB" w:rsidR="00792D2A" w:rsidRPr="00792D2A" w:rsidRDefault="008104F1" w:rsidP="00703D41">
      <w:pPr>
        <w:pStyle w:val="Heading1"/>
        <w:rPr>
          <w:sz w:val="24"/>
        </w:rPr>
      </w:pPr>
      <w:r>
        <w:rPr>
          <w:rFonts w:hint="eastAsia"/>
          <w:sz w:val="24"/>
        </w:rPr>
        <w:t>3</w:t>
      </w:r>
      <w:r>
        <w:rPr>
          <w:sz w:val="24"/>
        </w:rPr>
        <w:t xml:space="preserve"> </w:t>
      </w:r>
      <w:r w:rsidR="00703D41">
        <w:t>Result</w:t>
      </w:r>
    </w:p>
    <w:p w14:paraId="0B9B2798" w14:textId="5785D4C5" w:rsidR="009F30C6" w:rsidRDefault="008A5DDD" w:rsidP="00703D41">
      <w:pPr>
        <w:pStyle w:val="Heading2"/>
      </w:pPr>
      <w:r>
        <w:rPr>
          <w:rFonts w:hint="eastAsia"/>
        </w:rPr>
        <w:t>3</w:t>
      </w:r>
      <w:r>
        <w:t>.</w:t>
      </w:r>
      <w:r>
        <w:rPr>
          <w:rFonts w:hint="eastAsia"/>
        </w:rPr>
        <w:t>1</w:t>
      </w:r>
      <w:r>
        <w:t xml:space="preserve"> </w:t>
      </w:r>
      <w:r w:rsidR="009F30C6" w:rsidRPr="009F30C6">
        <w:t>Combined results of items in the questionnaire</w:t>
      </w:r>
    </w:p>
    <w:p w14:paraId="684ADB23" w14:textId="29166FA7" w:rsidR="00703D41" w:rsidRDefault="00264037" w:rsidP="00264037">
      <w:pPr>
        <w:ind w:firstLineChars="200" w:firstLine="480"/>
        <w:rPr>
          <w:szCs w:val="24"/>
        </w:rPr>
      </w:pPr>
      <w:r w:rsidRPr="00264037">
        <w:rPr>
          <w:szCs w:val="24"/>
        </w:rPr>
        <w:t>Among the 27 questionnaires, 22 items were consolidated, with the 'MFQ-C' questionnaire featuring the highest count of merged items, specifically 8, which were combined into 3 symptoms.</w:t>
      </w:r>
      <w:r>
        <w:rPr>
          <w:rFonts w:hint="eastAsia"/>
          <w:szCs w:val="24"/>
        </w:rPr>
        <w:t xml:space="preserve"> </w:t>
      </w:r>
      <w:r w:rsidRPr="00264037">
        <w:rPr>
          <w:szCs w:val="24"/>
        </w:rPr>
        <w:t>7 questionnaires incorporated only 2 items each, whereas 19 questionnaires exhibited no consolidation of items.</w:t>
      </w:r>
      <w:r w:rsidRPr="00264037">
        <w:t xml:space="preserve"> </w:t>
      </w:r>
      <w:r w:rsidRPr="00264037">
        <w:rPr>
          <w:szCs w:val="24"/>
        </w:rPr>
        <w:t>In total, 412 items were encompassed in the content analysis (refer to Table 2), considering cases where specific questions gauged multiple symptoms.</w:t>
      </w:r>
      <w:r w:rsidRPr="00264037">
        <w:t xml:space="preserve"> </w:t>
      </w:r>
      <w:r w:rsidRPr="00264037">
        <w:rPr>
          <w:szCs w:val="24"/>
        </w:rPr>
        <w:t>The ultimate tally of symptoms considered in the content analysis reached 383.</w:t>
      </w:r>
    </w:p>
    <w:p w14:paraId="1B2B1937" w14:textId="11FD255A" w:rsidR="005919AC" w:rsidRDefault="00703D41" w:rsidP="00CA38F8">
      <w:pPr>
        <w:spacing w:line="312" w:lineRule="auto"/>
        <w:ind w:firstLineChars="550" w:firstLine="1320"/>
        <w:jc w:val="center"/>
        <w:rPr>
          <w:szCs w:val="24"/>
        </w:rPr>
      </w:pPr>
      <w:r>
        <w:rPr>
          <w:szCs w:val="24"/>
        </w:rPr>
        <w:t>T</w:t>
      </w:r>
      <w:r>
        <w:rPr>
          <w:rFonts w:hint="eastAsia"/>
          <w:szCs w:val="24"/>
        </w:rPr>
        <w:t>able</w:t>
      </w:r>
      <w:r>
        <w:rPr>
          <w:szCs w:val="24"/>
        </w:rPr>
        <w:t xml:space="preserve">2 </w:t>
      </w:r>
      <w:r w:rsidRPr="00703D41">
        <w:rPr>
          <w:szCs w:val="24"/>
        </w:rPr>
        <w:t>Combined results of items in the questionnaire</w:t>
      </w:r>
    </w:p>
    <w:tbl>
      <w:tblPr>
        <w:tblStyle w:val="TableGrid"/>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1243"/>
        <w:gridCol w:w="1243"/>
        <w:gridCol w:w="4209"/>
        <w:gridCol w:w="1584"/>
      </w:tblGrid>
      <w:tr w:rsidR="0039058D" w14:paraId="5387C3AC" w14:textId="467F570F" w:rsidTr="0039058D">
        <w:tc>
          <w:tcPr>
            <w:tcW w:w="1838" w:type="dxa"/>
            <w:tcBorders>
              <w:top w:val="single" w:sz="12" w:space="0" w:color="auto"/>
              <w:bottom w:val="single" w:sz="12" w:space="0" w:color="auto"/>
            </w:tcBorders>
          </w:tcPr>
          <w:p w14:paraId="79BF84D5" w14:textId="29AC3080" w:rsidR="0039058D" w:rsidRDefault="00264037" w:rsidP="005919AC">
            <w:pPr>
              <w:spacing w:line="312" w:lineRule="auto"/>
              <w:rPr>
                <w:szCs w:val="24"/>
              </w:rPr>
            </w:pPr>
            <w:r>
              <w:rPr>
                <w:rFonts w:hint="eastAsia"/>
                <w:szCs w:val="24"/>
              </w:rPr>
              <w:t>S</w:t>
            </w:r>
            <w:r>
              <w:rPr>
                <w:szCs w:val="24"/>
              </w:rPr>
              <w:t>cale</w:t>
            </w:r>
          </w:p>
        </w:tc>
        <w:tc>
          <w:tcPr>
            <w:tcW w:w="1134" w:type="dxa"/>
            <w:tcBorders>
              <w:top w:val="single" w:sz="12" w:space="0" w:color="auto"/>
              <w:bottom w:val="single" w:sz="12" w:space="0" w:color="auto"/>
            </w:tcBorders>
          </w:tcPr>
          <w:p w14:paraId="4357D04C" w14:textId="115590B4" w:rsidR="0039058D" w:rsidRDefault="00264037" w:rsidP="0039058D">
            <w:pPr>
              <w:spacing w:line="312" w:lineRule="auto"/>
              <w:jc w:val="center"/>
              <w:rPr>
                <w:szCs w:val="24"/>
              </w:rPr>
            </w:pPr>
            <w:r w:rsidRPr="00264037">
              <w:rPr>
                <w:szCs w:val="24"/>
              </w:rPr>
              <w:t xml:space="preserve">Number </w:t>
            </w:r>
            <w:r w:rsidRPr="00264037">
              <w:rPr>
                <w:szCs w:val="24"/>
              </w:rPr>
              <w:lastRenderedPageBreak/>
              <w:t>of items before combining</w:t>
            </w:r>
          </w:p>
        </w:tc>
        <w:tc>
          <w:tcPr>
            <w:tcW w:w="992" w:type="dxa"/>
            <w:tcBorders>
              <w:top w:val="single" w:sz="12" w:space="0" w:color="auto"/>
              <w:bottom w:val="single" w:sz="12" w:space="0" w:color="auto"/>
            </w:tcBorders>
          </w:tcPr>
          <w:p w14:paraId="1ADEC343" w14:textId="1B053E46" w:rsidR="0039058D" w:rsidRDefault="00264037" w:rsidP="0039058D">
            <w:pPr>
              <w:spacing w:line="312" w:lineRule="auto"/>
              <w:jc w:val="center"/>
              <w:rPr>
                <w:szCs w:val="24"/>
              </w:rPr>
            </w:pPr>
            <w:r w:rsidRPr="00264037">
              <w:rPr>
                <w:szCs w:val="24"/>
              </w:rPr>
              <w:lastRenderedPageBreak/>
              <w:t xml:space="preserve">Number </w:t>
            </w:r>
            <w:r w:rsidRPr="00264037">
              <w:rPr>
                <w:szCs w:val="24"/>
              </w:rPr>
              <w:lastRenderedPageBreak/>
              <w:t>of items after combining</w:t>
            </w:r>
          </w:p>
        </w:tc>
        <w:tc>
          <w:tcPr>
            <w:tcW w:w="4820" w:type="dxa"/>
            <w:tcBorders>
              <w:top w:val="single" w:sz="12" w:space="0" w:color="auto"/>
              <w:bottom w:val="single" w:sz="12" w:space="0" w:color="auto"/>
            </w:tcBorders>
          </w:tcPr>
          <w:p w14:paraId="6EF59809" w14:textId="75B09567" w:rsidR="0039058D" w:rsidRDefault="00264037" w:rsidP="0039058D">
            <w:pPr>
              <w:spacing w:line="312" w:lineRule="auto"/>
              <w:ind w:firstLineChars="600" w:firstLine="1440"/>
              <w:rPr>
                <w:szCs w:val="24"/>
              </w:rPr>
            </w:pPr>
            <w:r>
              <w:rPr>
                <w:rFonts w:hint="eastAsia"/>
                <w:szCs w:val="24"/>
              </w:rPr>
              <w:lastRenderedPageBreak/>
              <w:t>I</w:t>
            </w:r>
            <w:r>
              <w:rPr>
                <w:szCs w:val="24"/>
              </w:rPr>
              <w:t>tem</w:t>
            </w:r>
          </w:p>
        </w:tc>
        <w:tc>
          <w:tcPr>
            <w:tcW w:w="1134" w:type="dxa"/>
            <w:tcBorders>
              <w:top w:val="single" w:sz="12" w:space="0" w:color="auto"/>
              <w:bottom w:val="single" w:sz="12" w:space="0" w:color="auto"/>
            </w:tcBorders>
          </w:tcPr>
          <w:p w14:paraId="1E3BBCC2" w14:textId="5C8EB38C" w:rsidR="0039058D" w:rsidRDefault="00264037" w:rsidP="0039058D">
            <w:pPr>
              <w:spacing w:line="312" w:lineRule="auto"/>
              <w:rPr>
                <w:szCs w:val="24"/>
              </w:rPr>
            </w:pPr>
            <w:r w:rsidRPr="00264037">
              <w:rPr>
                <w:szCs w:val="24"/>
              </w:rPr>
              <w:t xml:space="preserve">Symptoms </w:t>
            </w:r>
            <w:r w:rsidRPr="00264037">
              <w:rPr>
                <w:szCs w:val="24"/>
              </w:rPr>
              <w:lastRenderedPageBreak/>
              <w:t>after combining</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Cs w:val="24"/>
              </w:rPr>
            </w:pPr>
            <w:r w:rsidRPr="00A82EA2">
              <w:rPr>
                <w:szCs w:val="24"/>
              </w:rPr>
              <w:lastRenderedPageBreak/>
              <w:t>SDS</w:t>
            </w:r>
          </w:p>
        </w:tc>
        <w:tc>
          <w:tcPr>
            <w:tcW w:w="1134" w:type="dxa"/>
            <w:tcBorders>
              <w:top w:val="single" w:sz="12" w:space="0" w:color="auto"/>
            </w:tcBorders>
          </w:tcPr>
          <w:p w14:paraId="028A3028" w14:textId="62FD76EF" w:rsidR="0039058D" w:rsidRDefault="0039058D" w:rsidP="0039058D">
            <w:pPr>
              <w:spacing w:line="312" w:lineRule="auto"/>
              <w:jc w:val="center"/>
              <w:rPr>
                <w:szCs w:val="24"/>
              </w:rPr>
            </w:pPr>
            <w:r>
              <w:rPr>
                <w:rFonts w:hint="eastAsia"/>
                <w:szCs w:val="24"/>
              </w:rPr>
              <w:t>2</w:t>
            </w:r>
            <w:r>
              <w:rPr>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Cs w:val="24"/>
              </w:rPr>
            </w:pPr>
            <w:r>
              <w:rPr>
                <w:szCs w:val="24"/>
              </w:rPr>
              <w:t>19</w:t>
            </w:r>
          </w:p>
        </w:tc>
        <w:tc>
          <w:tcPr>
            <w:tcW w:w="4820" w:type="dxa"/>
            <w:tcBorders>
              <w:top w:val="single" w:sz="12" w:space="0" w:color="auto"/>
            </w:tcBorders>
          </w:tcPr>
          <w:p w14:paraId="081A1C19" w14:textId="4E18249E" w:rsidR="0039058D" w:rsidRDefault="0039058D" w:rsidP="005919AC">
            <w:pPr>
              <w:spacing w:line="312" w:lineRule="auto"/>
              <w:rPr>
                <w:szCs w:val="24"/>
              </w:rPr>
            </w:pPr>
            <w:r w:rsidRPr="00A82EA2">
              <w:rPr>
                <w:szCs w:val="24"/>
              </w:rPr>
              <w:t>Q17</w:t>
            </w:r>
            <w:r w:rsidR="00DB2C37">
              <w:rPr>
                <w:rFonts w:hint="eastAsia"/>
                <w:szCs w:val="24"/>
              </w:rPr>
              <w:t>:</w:t>
            </w:r>
            <w:r w:rsidR="00DB2C37">
              <w:t xml:space="preserve"> </w:t>
            </w:r>
            <w:r w:rsidR="00DB2C37" w:rsidRPr="00DB2C37">
              <w:rPr>
                <w:szCs w:val="24"/>
              </w:rPr>
              <w:t xml:space="preserve">I feel like I'm a useful person, and someone needs me. </w:t>
            </w:r>
            <w:r w:rsidR="00DB2C37">
              <w:rPr>
                <w:szCs w:val="24"/>
              </w:rPr>
              <w:t xml:space="preserve">&amp; </w:t>
            </w:r>
            <w:r w:rsidRPr="00A82EA2">
              <w:rPr>
                <w:szCs w:val="24"/>
              </w:rPr>
              <w:t>Q1</w:t>
            </w:r>
            <w:r w:rsidR="00DB2C37">
              <w:rPr>
                <w:szCs w:val="24"/>
              </w:rPr>
              <w:t>9:</w:t>
            </w:r>
            <w:r w:rsidR="00DB2C37">
              <w:t xml:space="preserve"> </w:t>
            </w:r>
            <w:r w:rsidR="00DB2C37" w:rsidRPr="00DB2C37">
              <w:rPr>
                <w:szCs w:val="24"/>
              </w:rPr>
              <w:t>I believe that if I were to die, others might be better off.</w:t>
            </w:r>
          </w:p>
        </w:tc>
        <w:tc>
          <w:tcPr>
            <w:tcW w:w="1134" w:type="dxa"/>
            <w:tcBorders>
              <w:top w:val="single" w:sz="12" w:space="0" w:color="auto"/>
            </w:tcBorders>
          </w:tcPr>
          <w:p w14:paraId="491A7A9F" w14:textId="687FD915" w:rsidR="0039058D" w:rsidRPr="00A82EA2" w:rsidRDefault="00264037" w:rsidP="005919AC">
            <w:pPr>
              <w:spacing w:line="312" w:lineRule="auto"/>
              <w:rPr>
                <w:szCs w:val="24"/>
              </w:rPr>
            </w:pPr>
            <w:r w:rsidRPr="00264037">
              <w:rPr>
                <w:szCs w:val="24"/>
              </w:rPr>
              <w:t>Worthlessness</w:t>
            </w:r>
          </w:p>
        </w:tc>
      </w:tr>
      <w:tr w:rsidR="0039058D" w14:paraId="0AB7DE0B" w14:textId="17DEF81C" w:rsidTr="0039058D">
        <w:tc>
          <w:tcPr>
            <w:tcW w:w="1838" w:type="dxa"/>
          </w:tcPr>
          <w:p w14:paraId="18E824BC" w14:textId="14CB4AC7" w:rsidR="0039058D" w:rsidRDefault="0039058D" w:rsidP="005919AC">
            <w:pPr>
              <w:spacing w:line="312" w:lineRule="auto"/>
              <w:rPr>
                <w:szCs w:val="24"/>
              </w:rPr>
            </w:pPr>
            <w:r w:rsidRPr="00A82EA2">
              <w:rPr>
                <w:rFonts w:hint="eastAsia"/>
                <w:szCs w:val="24"/>
              </w:rPr>
              <w:t>BDI-I</w:t>
            </w:r>
          </w:p>
        </w:tc>
        <w:tc>
          <w:tcPr>
            <w:tcW w:w="1134" w:type="dxa"/>
          </w:tcPr>
          <w:p w14:paraId="1CD609CE" w14:textId="15092DC4" w:rsidR="0039058D" w:rsidRDefault="0039058D" w:rsidP="0039058D">
            <w:pPr>
              <w:spacing w:line="312" w:lineRule="auto"/>
              <w:jc w:val="center"/>
              <w:rPr>
                <w:szCs w:val="24"/>
              </w:rPr>
            </w:pPr>
            <w:r>
              <w:rPr>
                <w:szCs w:val="24"/>
              </w:rPr>
              <w:t>21</w:t>
            </w:r>
          </w:p>
        </w:tc>
        <w:tc>
          <w:tcPr>
            <w:tcW w:w="992" w:type="dxa"/>
          </w:tcPr>
          <w:p w14:paraId="5A42DE94" w14:textId="74748B98" w:rsidR="0039058D" w:rsidRDefault="0039058D" w:rsidP="0039058D">
            <w:pPr>
              <w:spacing w:line="312" w:lineRule="auto"/>
              <w:jc w:val="center"/>
              <w:rPr>
                <w:szCs w:val="24"/>
              </w:rPr>
            </w:pPr>
            <w:r>
              <w:rPr>
                <w:szCs w:val="24"/>
              </w:rPr>
              <w:t>20</w:t>
            </w:r>
          </w:p>
        </w:tc>
        <w:tc>
          <w:tcPr>
            <w:tcW w:w="4820" w:type="dxa"/>
          </w:tcPr>
          <w:p w14:paraId="5261BD30" w14:textId="56028B42" w:rsidR="0039058D" w:rsidRPr="0039058D" w:rsidRDefault="0039058D" w:rsidP="00DB2C37">
            <w:pPr>
              <w:rPr>
                <w:szCs w:val="24"/>
              </w:rPr>
            </w:pPr>
            <w:r w:rsidRPr="0039058D">
              <w:rPr>
                <w:rFonts w:hint="eastAsia"/>
                <w:szCs w:val="24"/>
              </w:rPr>
              <w:t>Q</w:t>
            </w:r>
            <w:r w:rsidRPr="0039058D">
              <w:rPr>
                <w:szCs w:val="24"/>
              </w:rPr>
              <w:t>5</w:t>
            </w:r>
            <w:r w:rsidR="00DB2C37">
              <w:rPr>
                <w:rFonts w:hint="eastAsia"/>
                <w:szCs w:val="24"/>
              </w:rPr>
              <w:t>:</w:t>
            </w:r>
            <w:r w:rsidR="00DB2C37">
              <w:rPr>
                <w:szCs w:val="24"/>
              </w:rPr>
              <w:t xml:space="preserve"> </w:t>
            </w:r>
            <w:r w:rsidRPr="0039058D">
              <w:rPr>
                <w:rFonts w:hint="eastAsia"/>
                <w:szCs w:val="24"/>
              </w:rPr>
              <w:t>0</w:t>
            </w:r>
            <w:r w:rsidR="00DB2C37">
              <w:rPr>
                <w:szCs w:val="24"/>
              </w:rPr>
              <w:t xml:space="preserve">, </w:t>
            </w:r>
            <w:r w:rsidR="00DB2C37" w:rsidRPr="00DB2C37">
              <w:rPr>
                <w:szCs w:val="24"/>
              </w:rPr>
              <w:t>I don't have a strong sense of guilt.</w:t>
            </w:r>
            <w:r w:rsidRPr="0039058D">
              <w:rPr>
                <w:rFonts w:hint="eastAsia"/>
                <w:szCs w:val="24"/>
              </w:rPr>
              <w:t xml:space="preserve"> </w:t>
            </w:r>
            <w:r w:rsidR="00DB2C37">
              <w:rPr>
                <w:szCs w:val="24"/>
              </w:rPr>
              <w:t xml:space="preserve">1, </w:t>
            </w:r>
            <w:r w:rsidR="00DB2C37" w:rsidRPr="00DB2C37">
              <w:rPr>
                <w:szCs w:val="24"/>
              </w:rPr>
              <w:t xml:space="preserve">I feel guilty about many things I have done or should have done but didn't. </w:t>
            </w:r>
            <w:r w:rsidR="00DB2C37">
              <w:rPr>
                <w:szCs w:val="24"/>
              </w:rPr>
              <w:t xml:space="preserve">2, </w:t>
            </w:r>
            <w:r w:rsidR="00DB2C37" w:rsidRPr="00DB2C37">
              <w:rPr>
                <w:szCs w:val="24"/>
              </w:rPr>
              <w:t>I feel guilty most of the time</w:t>
            </w:r>
            <w:r w:rsidR="00DB2C37">
              <w:rPr>
                <w:szCs w:val="24"/>
              </w:rPr>
              <w:t xml:space="preserve">. 3, </w:t>
            </w:r>
            <w:r w:rsidR="00DB2C37" w:rsidRPr="00DB2C37">
              <w:rPr>
                <w:szCs w:val="24"/>
              </w:rPr>
              <w:t>I feel guilty at any tim</w:t>
            </w:r>
            <w:r w:rsidR="00DB2C37">
              <w:rPr>
                <w:szCs w:val="24"/>
              </w:rPr>
              <w:t>e.</w:t>
            </w:r>
            <w:r w:rsidR="00DB2C37">
              <w:rPr>
                <w:rFonts w:hint="eastAsia"/>
                <w:szCs w:val="24"/>
              </w:rPr>
              <w:t xml:space="preserve"> </w:t>
            </w:r>
            <w:r w:rsidR="00DB2C37">
              <w:rPr>
                <w:szCs w:val="24"/>
              </w:rPr>
              <w:t>&amp;</w:t>
            </w:r>
            <w:r w:rsidR="00DB2C37">
              <w:rPr>
                <w:rFonts w:hint="eastAsia"/>
                <w:szCs w:val="24"/>
              </w:rPr>
              <w:t xml:space="preserve"> </w:t>
            </w:r>
            <w:r w:rsidRPr="0039058D">
              <w:rPr>
                <w:rFonts w:hint="eastAsia"/>
                <w:szCs w:val="24"/>
              </w:rPr>
              <w:t>Q</w:t>
            </w:r>
            <w:r w:rsidRPr="0039058D">
              <w:rPr>
                <w:szCs w:val="24"/>
              </w:rPr>
              <w:t>8</w:t>
            </w:r>
            <w:r w:rsidR="00DB2C37">
              <w:rPr>
                <w:rFonts w:hint="eastAsia"/>
                <w:szCs w:val="24"/>
              </w:rPr>
              <w:t>:</w:t>
            </w:r>
            <w:r w:rsidR="00DB2C37">
              <w:rPr>
                <w:szCs w:val="24"/>
              </w:rPr>
              <w:t xml:space="preserve"> 0, </w:t>
            </w:r>
            <w:r w:rsidR="00DB2C37" w:rsidRPr="00DB2C37">
              <w:rPr>
                <w:szCs w:val="24"/>
              </w:rPr>
              <w:t>I don't blame or criticize myself any more than I did in the past</w:t>
            </w:r>
            <w:r w:rsidR="00DB2C37">
              <w:rPr>
                <w:szCs w:val="24"/>
              </w:rPr>
              <w:t xml:space="preserve">. 1, </w:t>
            </w:r>
            <w:r w:rsidR="00DB2C37" w:rsidRPr="00DB2C37">
              <w:rPr>
                <w:szCs w:val="24"/>
              </w:rPr>
              <w:t>I blame myself more than I used to</w:t>
            </w:r>
            <w:r w:rsidR="00DB2C37">
              <w:rPr>
                <w:szCs w:val="24"/>
              </w:rPr>
              <w:t xml:space="preserve">. 2, </w:t>
            </w:r>
            <w:r w:rsidR="00DB2C37" w:rsidRPr="00DB2C37">
              <w:rPr>
                <w:szCs w:val="24"/>
              </w:rPr>
              <w:t>Whenever I am at fault, I blame myself</w:t>
            </w:r>
            <w:r w:rsidR="00DB2C37">
              <w:rPr>
                <w:rFonts w:hint="eastAsia"/>
                <w:szCs w:val="24"/>
              </w:rPr>
              <w:t>.</w:t>
            </w:r>
            <w:r w:rsidR="00DB2C37">
              <w:rPr>
                <w:szCs w:val="24"/>
              </w:rPr>
              <w:t xml:space="preserve"> 3, </w:t>
            </w:r>
            <w:r w:rsidR="00DB2C37" w:rsidRPr="00DB2C37">
              <w:rPr>
                <w:szCs w:val="24"/>
              </w:rPr>
              <w:t>Whenever something bad happens, I blame myself</w:t>
            </w:r>
            <w:r w:rsidR="00DB2C37">
              <w:rPr>
                <w:szCs w:val="24"/>
              </w:rPr>
              <w:t>.</w:t>
            </w:r>
          </w:p>
        </w:tc>
        <w:tc>
          <w:tcPr>
            <w:tcW w:w="1134" w:type="dxa"/>
          </w:tcPr>
          <w:p w14:paraId="5FE1158C" w14:textId="48CAFF87" w:rsidR="0039058D" w:rsidRPr="00A82EA2" w:rsidRDefault="00264037" w:rsidP="005919AC">
            <w:pPr>
              <w:spacing w:line="312" w:lineRule="auto"/>
              <w:rPr>
                <w:szCs w:val="24"/>
              </w:rPr>
            </w:pPr>
            <w:r w:rsidRPr="00264037">
              <w:rPr>
                <w:szCs w:val="24"/>
              </w:rPr>
              <w:t>Guilty/Self-accusation</w:t>
            </w:r>
          </w:p>
        </w:tc>
      </w:tr>
      <w:tr w:rsidR="0039058D" w14:paraId="505E9837" w14:textId="590491B8" w:rsidTr="0039058D">
        <w:tc>
          <w:tcPr>
            <w:tcW w:w="1838" w:type="dxa"/>
          </w:tcPr>
          <w:p w14:paraId="4ACE0C82" w14:textId="6E02CA88" w:rsidR="0039058D" w:rsidRDefault="0039058D" w:rsidP="005919AC">
            <w:pPr>
              <w:spacing w:line="312" w:lineRule="auto"/>
              <w:rPr>
                <w:szCs w:val="24"/>
              </w:rPr>
            </w:pPr>
            <w:r w:rsidRPr="00A82EA2">
              <w:rPr>
                <w:szCs w:val="24"/>
              </w:rPr>
              <w:t>BDI-II</w:t>
            </w:r>
          </w:p>
        </w:tc>
        <w:tc>
          <w:tcPr>
            <w:tcW w:w="1134" w:type="dxa"/>
          </w:tcPr>
          <w:p w14:paraId="5DC2C020" w14:textId="723463A5" w:rsidR="0039058D" w:rsidRDefault="0039058D" w:rsidP="0039058D">
            <w:pPr>
              <w:spacing w:line="312" w:lineRule="auto"/>
              <w:jc w:val="center"/>
              <w:rPr>
                <w:szCs w:val="24"/>
              </w:rPr>
            </w:pPr>
            <w:r>
              <w:rPr>
                <w:szCs w:val="24"/>
              </w:rPr>
              <w:t>21</w:t>
            </w:r>
          </w:p>
        </w:tc>
        <w:tc>
          <w:tcPr>
            <w:tcW w:w="992" w:type="dxa"/>
          </w:tcPr>
          <w:p w14:paraId="135170DB" w14:textId="5EDF9665" w:rsidR="0039058D" w:rsidRDefault="0039058D" w:rsidP="0039058D">
            <w:pPr>
              <w:spacing w:line="312" w:lineRule="auto"/>
              <w:jc w:val="center"/>
              <w:rPr>
                <w:szCs w:val="24"/>
              </w:rPr>
            </w:pPr>
            <w:r>
              <w:rPr>
                <w:szCs w:val="24"/>
              </w:rPr>
              <w:t>20</w:t>
            </w:r>
          </w:p>
        </w:tc>
        <w:tc>
          <w:tcPr>
            <w:tcW w:w="4820" w:type="dxa"/>
          </w:tcPr>
          <w:p w14:paraId="3663443F" w14:textId="5446D869" w:rsidR="0039058D" w:rsidRPr="00DB2C37" w:rsidRDefault="0039058D" w:rsidP="005919AC">
            <w:pPr>
              <w:spacing w:line="312" w:lineRule="auto"/>
              <w:rPr>
                <w:szCs w:val="24"/>
              </w:rPr>
            </w:pPr>
            <w:r w:rsidRPr="00A82EA2">
              <w:rPr>
                <w:szCs w:val="24"/>
              </w:rPr>
              <w:t>Q5</w:t>
            </w:r>
            <w:r w:rsidR="00DB2C37">
              <w:rPr>
                <w:rFonts w:hint="eastAsia"/>
                <w:szCs w:val="24"/>
              </w:rPr>
              <w:t>:</w:t>
            </w:r>
            <w:r w:rsidR="00DB2C37">
              <w:rPr>
                <w:szCs w:val="24"/>
              </w:rPr>
              <w:t xml:space="preserve"> </w:t>
            </w:r>
            <w:r w:rsidR="00DB2C37" w:rsidRPr="00264037">
              <w:rPr>
                <w:szCs w:val="24"/>
              </w:rPr>
              <w:t>Guilty</w:t>
            </w:r>
            <w:r w:rsidR="00DB2C37">
              <w:rPr>
                <w:szCs w:val="24"/>
              </w:rPr>
              <w:t xml:space="preserve"> &amp; </w:t>
            </w:r>
            <w:r w:rsidRPr="00A82EA2">
              <w:rPr>
                <w:szCs w:val="24"/>
              </w:rPr>
              <w:t>Q</w:t>
            </w:r>
            <w:r w:rsidR="00DB2C37">
              <w:rPr>
                <w:szCs w:val="24"/>
              </w:rPr>
              <w:t>8:</w:t>
            </w:r>
            <w:r w:rsidR="00DB2C37">
              <w:t xml:space="preserve"> </w:t>
            </w:r>
            <w:r w:rsidR="00DB2C37" w:rsidRPr="00DB2C37">
              <w:rPr>
                <w:szCs w:val="24"/>
              </w:rPr>
              <w:t>Self-accusation</w:t>
            </w:r>
          </w:p>
        </w:tc>
        <w:tc>
          <w:tcPr>
            <w:tcW w:w="1134" w:type="dxa"/>
          </w:tcPr>
          <w:p w14:paraId="1F573555" w14:textId="5BE36474" w:rsidR="0039058D" w:rsidRPr="00A82EA2" w:rsidRDefault="00264037" w:rsidP="005919AC">
            <w:pPr>
              <w:spacing w:line="312" w:lineRule="auto"/>
              <w:rPr>
                <w:szCs w:val="24"/>
              </w:rPr>
            </w:pPr>
            <w:r w:rsidRPr="00264037">
              <w:rPr>
                <w:szCs w:val="24"/>
              </w:rPr>
              <w:t>Guilty/Self-accusation</w:t>
            </w:r>
          </w:p>
        </w:tc>
      </w:tr>
      <w:tr w:rsidR="0039058D" w14:paraId="25ABA806" w14:textId="6FA5D086" w:rsidTr="0039058D">
        <w:tc>
          <w:tcPr>
            <w:tcW w:w="1838" w:type="dxa"/>
          </w:tcPr>
          <w:p w14:paraId="58024F5E" w14:textId="6EF10435" w:rsidR="0039058D" w:rsidRDefault="0039058D" w:rsidP="005919AC">
            <w:pPr>
              <w:spacing w:line="312" w:lineRule="auto"/>
              <w:rPr>
                <w:szCs w:val="24"/>
              </w:rPr>
            </w:pPr>
            <w:r w:rsidRPr="00A82EA2">
              <w:rPr>
                <w:rFonts w:hint="eastAsia"/>
                <w:szCs w:val="24"/>
              </w:rPr>
              <w:t>C</w:t>
            </w:r>
            <w:r w:rsidRPr="00A82EA2">
              <w:rPr>
                <w:szCs w:val="24"/>
              </w:rPr>
              <w:t>BCL</w:t>
            </w:r>
            <w:r w:rsidRPr="00A82EA2">
              <w:rPr>
                <w:rFonts w:hint="eastAsia"/>
                <w:szCs w:val="24"/>
              </w:rPr>
              <w:t>男生</w:t>
            </w:r>
          </w:p>
        </w:tc>
        <w:tc>
          <w:tcPr>
            <w:tcW w:w="1134" w:type="dxa"/>
          </w:tcPr>
          <w:p w14:paraId="6BABBDBC" w14:textId="6FD590FD" w:rsidR="0039058D" w:rsidRDefault="00042714" w:rsidP="0039058D">
            <w:pPr>
              <w:spacing w:line="312" w:lineRule="auto"/>
              <w:jc w:val="center"/>
              <w:rPr>
                <w:szCs w:val="24"/>
              </w:rPr>
            </w:pPr>
            <w:r>
              <w:rPr>
                <w:rFonts w:hint="eastAsia"/>
                <w:szCs w:val="24"/>
              </w:rPr>
              <w:t>1</w:t>
            </w:r>
            <w:r>
              <w:rPr>
                <w:szCs w:val="24"/>
              </w:rPr>
              <w:t>6</w:t>
            </w:r>
          </w:p>
        </w:tc>
        <w:tc>
          <w:tcPr>
            <w:tcW w:w="992" w:type="dxa"/>
          </w:tcPr>
          <w:p w14:paraId="369AC76A" w14:textId="38D62FC1" w:rsidR="0039058D" w:rsidRDefault="00042714" w:rsidP="0039058D">
            <w:pPr>
              <w:spacing w:line="312" w:lineRule="auto"/>
              <w:jc w:val="center"/>
              <w:rPr>
                <w:szCs w:val="24"/>
              </w:rPr>
            </w:pPr>
            <w:r>
              <w:rPr>
                <w:rFonts w:hint="eastAsia"/>
                <w:szCs w:val="24"/>
              </w:rPr>
              <w:t>1</w:t>
            </w:r>
            <w:r>
              <w:rPr>
                <w:szCs w:val="24"/>
              </w:rPr>
              <w:t>5</w:t>
            </w:r>
          </w:p>
        </w:tc>
        <w:tc>
          <w:tcPr>
            <w:tcW w:w="4820" w:type="dxa"/>
          </w:tcPr>
          <w:p w14:paraId="6AE0F98F" w14:textId="285951D2" w:rsidR="0039058D" w:rsidRPr="00DB2C37" w:rsidRDefault="0039058D" w:rsidP="005919AC">
            <w:pPr>
              <w:spacing w:line="312" w:lineRule="auto"/>
              <w:rPr>
                <w:szCs w:val="24"/>
              </w:rPr>
            </w:pPr>
            <w:r w:rsidRPr="00A82EA2">
              <w:rPr>
                <w:szCs w:val="24"/>
              </w:rPr>
              <w:t>Q</w:t>
            </w:r>
            <w:r w:rsidRPr="00A82EA2">
              <w:rPr>
                <w:rFonts w:hint="eastAsia"/>
                <w:szCs w:val="24"/>
              </w:rPr>
              <w:t>18</w:t>
            </w:r>
            <w:r w:rsidR="00DB2C37">
              <w:rPr>
                <w:rFonts w:hint="eastAsia"/>
                <w:szCs w:val="24"/>
              </w:rPr>
              <w:t>:</w:t>
            </w:r>
            <w:r w:rsidR="00DB2C37">
              <w:rPr>
                <w:szCs w:val="24"/>
              </w:rPr>
              <w:t xml:space="preserve"> </w:t>
            </w:r>
            <w:r w:rsidR="00DB2C37" w:rsidRPr="00DB2C37">
              <w:rPr>
                <w:szCs w:val="24"/>
              </w:rPr>
              <w:t>Intentionally harming oneself or attempting suicide.</w:t>
            </w:r>
            <w:r w:rsidR="00DB2C37">
              <w:rPr>
                <w:szCs w:val="24"/>
              </w:rPr>
              <w:t xml:space="preserve"> </w:t>
            </w:r>
            <w:r w:rsidR="009F30C6">
              <w:rPr>
                <w:rFonts w:hint="eastAsia"/>
                <w:szCs w:val="24"/>
              </w:rPr>
              <w:t>&amp;</w:t>
            </w:r>
            <w:r w:rsidR="00DB2C37">
              <w:rPr>
                <w:szCs w:val="24"/>
              </w:rPr>
              <w:t xml:space="preserve"> </w:t>
            </w:r>
            <w:r w:rsidRPr="00A82EA2">
              <w:rPr>
                <w:szCs w:val="24"/>
              </w:rPr>
              <w:t>Q</w:t>
            </w:r>
            <w:r w:rsidRPr="00A82EA2">
              <w:rPr>
                <w:rFonts w:hint="eastAsia"/>
                <w:szCs w:val="24"/>
              </w:rPr>
              <w:t>9</w:t>
            </w:r>
            <w:r w:rsidR="00DB2C37">
              <w:rPr>
                <w:szCs w:val="24"/>
              </w:rPr>
              <w:t>1</w:t>
            </w:r>
            <w:r w:rsidR="00DB2C37">
              <w:rPr>
                <w:rFonts w:hint="eastAsia"/>
                <w:szCs w:val="24"/>
              </w:rPr>
              <w:t>：</w:t>
            </w:r>
            <w:r w:rsidR="00DB2C37" w:rsidRPr="00DB2C37">
              <w:rPr>
                <w:szCs w:val="24"/>
              </w:rPr>
              <w:t>Expressing the intention to commit suicide</w:t>
            </w:r>
            <w:r w:rsidR="00DB2C37">
              <w:rPr>
                <w:rFonts w:hint="eastAsia"/>
                <w:szCs w:val="24"/>
              </w:rPr>
              <w:t>.</w:t>
            </w:r>
          </w:p>
        </w:tc>
        <w:tc>
          <w:tcPr>
            <w:tcW w:w="1134" w:type="dxa"/>
          </w:tcPr>
          <w:p w14:paraId="473D8BEE" w14:textId="5927B67E" w:rsidR="0039058D" w:rsidRPr="0039058D" w:rsidRDefault="00264037" w:rsidP="005919AC">
            <w:pPr>
              <w:spacing w:line="312" w:lineRule="auto"/>
              <w:rPr>
                <w:szCs w:val="24"/>
              </w:rPr>
            </w:pPr>
            <w:r w:rsidRPr="00264037">
              <w:rPr>
                <w:szCs w:val="24"/>
              </w:rPr>
              <w:t>Suicidal ideation</w:t>
            </w:r>
          </w:p>
        </w:tc>
      </w:tr>
      <w:tr w:rsidR="0039058D" w14:paraId="1DCFF24F" w14:textId="77777777" w:rsidTr="0039058D">
        <w:tc>
          <w:tcPr>
            <w:tcW w:w="1838" w:type="dxa"/>
          </w:tcPr>
          <w:p w14:paraId="306D71B4" w14:textId="3E19387C" w:rsidR="0039058D" w:rsidRPr="00A82EA2" w:rsidRDefault="0039058D" w:rsidP="005919AC">
            <w:pPr>
              <w:spacing w:line="312" w:lineRule="auto"/>
              <w:rPr>
                <w:szCs w:val="24"/>
              </w:rPr>
            </w:pPr>
            <w:r w:rsidRPr="00A82EA2">
              <w:rPr>
                <w:szCs w:val="24"/>
              </w:rPr>
              <w:t>MFQ-C</w:t>
            </w:r>
          </w:p>
        </w:tc>
        <w:tc>
          <w:tcPr>
            <w:tcW w:w="1134" w:type="dxa"/>
          </w:tcPr>
          <w:p w14:paraId="71AFC148" w14:textId="7BF31768" w:rsidR="0039058D" w:rsidRDefault="00042714" w:rsidP="0039058D">
            <w:pPr>
              <w:spacing w:line="312" w:lineRule="auto"/>
              <w:jc w:val="center"/>
              <w:rPr>
                <w:szCs w:val="24"/>
              </w:rPr>
            </w:pPr>
            <w:r>
              <w:rPr>
                <w:rFonts w:hint="eastAsia"/>
                <w:szCs w:val="24"/>
              </w:rPr>
              <w:t>3</w:t>
            </w:r>
            <w:r>
              <w:rPr>
                <w:szCs w:val="24"/>
              </w:rPr>
              <w:t>3</w:t>
            </w:r>
          </w:p>
        </w:tc>
        <w:tc>
          <w:tcPr>
            <w:tcW w:w="992" w:type="dxa"/>
          </w:tcPr>
          <w:p w14:paraId="7E96DE83" w14:textId="0C7930F3" w:rsidR="0039058D" w:rsidRDefault="00042714" w:rsidP="0039058D">
            <w:pPr>
              <w:spacing w:line="312" w:lineRule="auto"/>
              <w:jc w:val="center"/>
              <w:rPr>
                <w:szCs w:val="24"/>
              </w:rPr>
            </w:pPr>
            <w:r>
              <w:rPr>
                <w:rFonts w:hint="eastAsia"/>
                <w:szCs w:val="24"/>
              </w:rPr>
              <w:t>2</w:t>
            </w:r>
            <w:r>
              <w:rPr>
                <w:szCs w:val="24"/>
              </w:rPr>
              <w:t>8</w:t>
            </w:r>
          </w:p>
        </w:tc>
        <w:tc>
          <w:tcPr>
            <w:tcW w:w="4820" w:type="dxa"/>
          </w:tcPr>
          <w:p w14:paraId="7CE3556D" w14:textId="6384ABF9" w:rsidR="0039058D" w:rsidRPr="00A82EA2" w:rsidRDefault="0039058D" w:rsidP="00BD6C63">
            <w:pPr>
              <w:spacing w:line="312" w:lineRule="auto"/>
              <w:rPr>
                <w:szCs w:val="24"/>
              </w:rPr>
            </w:pPr>
            <w:r w:rsidRPr="00A82EA2">
              <w:rPr>
                <w:szCs w:val="24"/>
              </w:rPr>
              <w:t>Q6</w:t>
            </w:r>
            <w:r w:rsidR="00DB2C37">
              <w:rPr>
                <w:rFonts w:hint="eastAsia"/>
                <w:szCs w:val="24"/>
              </w:rPr>
              <w:t>:</w:t>
            </w:r>
            <w:r w:rsidR="00DB2C37">
              <w:rPr>
                <w:szCs w:val="24"/>
              </w:rPr>
              <w:t xml:space="preserve"> </w:t>
            </w:r>
            <w:r w:rsidR="00DB2C37" w:rsidRPr="00DB2C37">
              <w:rPr>
                <w:szCs w:val="24"/>
              </w:rPr>
              <w:t>Slower than usual in activities.</w:t>
            </w:r>
            <w:r w:rsidR="00DB2C37">
              <w:rPr>
                <w:rFonts w:hint="eastAsia"/>
                <w:szCs w:val="24"/>
              </w:rPr>
              <w:t xml:space="preserve"> </w:t>
            </w:r>
            <w:r w:rsidR="009F30C6">
              <w:rPr>
                <w:rFonts w:hint="eastAsia"/>
                <w:szCs w:val="24"/>
              </w:rPr>
              <w:t>&amp;</w:t>
            </w:r>
            <w:r w:rsidR="009F30C6">
              <w:rPr>
                <w:szCs w:val="24"/>
              </w:rPr>
              <w:t xml:space="preserve"> </w:t>
            </w:r>
            <w:r w:rsidRPr="00A82EA2">
              <w:rPr>
                <w:szCs w:val="24"/>
              </w:rPr>
              <w:t>Q13</w:t>
            </w:r>
            <w:r w:rsidR="00DB2C37">
              <w:rPr>
                <w:rFonts w:hint="eastAsia"/>
                <w:szCs w:val="24"/>
              </w:rPr>
              <w:t>:</w:t>
            </w:r>
            <w:r w:rsidR="00BD6C63">
              <w:rPr>
                <w:rFonts w:hint="eastAsia"/>
                <w:szCs w:val="24"/>
              </w:rPr>
              <w:t xml:space="preserve"> </w:t>
            </w:r>
            <w:r w:rsidR="00BD6C63" w:rsidRPr="00BD6C63">
              <w:rPr>
                <w:szCs w:val="24"/>
              </w:rPr>
              <w:t>Speaking slower than usual.</w:t>
            </w:r>
          </w:p>
        </w:tc>
        <w:tc>
          <w:tcPr>
            <w:tcW w:w="1134" w:type="dxa"/>
          </w:tcPr>
          <w:p w14:paraId="385130F5" w14:textId="1CE7895C" w:rsidR="0039058D" w:rsidRPr="00A82EA2" w:rsidRDefault="00264037" w:rsidP="005919AC">
            <w:pPr>
              <w:spacing w:line="312" w:lineRule="auto"/>
              <w:rPr>
                <w:szCs w:val="24"/>
              </w:rPr>
            </w:pPr>
            <w:r w:rsidRPr="00264037">
              <w:rPr>
                <w:szCs w:val="24"/>
              </w:rPr>
              <w:t>Retardation</w:t>
            </w:r>
          </w:p>
        </w:tc>
      </w:tr>
      <w:tr w:rsidR="0039058D" w14:paraId="18C7AEA8" w14:textId="77777777" w:rsidTr="0039058D">
        <w:tc>
          <w:tcPr>
            <w:tcW w:w="1838" w:type="dxa"/>
          </w:tcPr>
          <w:p w14:paraId="3A147D41" w14:textId="1E1AD25C" w:rsidR="0039058D" w:rsidRPr="00A82EA2" w:rsidRDefault="0039058D" w:rsidP="005919AC">
            <w:pPr>
              <w:spacing w:line="312" w:lineRule="auto"/>
              <w:rPr>
                <w:szCs w:val="24"/>
              </w:rPr>
            </w:pPr>
            <w:r w:rsidRPr="00A82EA2">
              <w:rPr>
                <w:szCs w:val="24"/>
              </w:rPr>
              <w:t>MFQ-C</w:t>
            </w:r>
          </w:p>
        </w:tc>
        <w:tc>
          <w:tcPr>
            <w:tcW w:w="1134" w:type="dxa"/>
          </w:tcPr>
          <w:p w14:paraId="3F15FEE1" w14:textId="77777777" w:rsidR="0039058D" w:rsidRDefault="0039058D" w:rsidP="0039058D">
            <w:pPr>
              <w:spacing w:line="312" w:lineRule="auto"/>
              <w:jc w:val="center"/>
              <w:rPr>
                <w:szCs w:val="24"/>
              </w:rPr>
            </w:pPr>
          </w:p>
        </w:tc>
        <w:tc>
          <w:tcPr>
            <w:tcW w:w="992" w:type="dxa"/>
          </w:tcPr>
          <w:p w14:paraId="49DFD687" w14:textId="77777777" w:rsidR="0039058D" w:rsidRDefault="0039058D" w:rsidP="0039058D">
            <w:pPr>
              <w:spacing w:line="312" w:lineRule="auto"/>
              <w:jc w:val="center"/>
              <w:rPr>
                <w:szCs w:val="24"/>
              </w:rPr>
            </w:pPr>
          </w:p>
        </w:tc>
        <w:tc>
          <w:tcPr>
            <w:tcW w:w="4820" w:type="dxa"/>
          </w:tcPr>
          <w:p w14:paraId="2B35DC40" w14:textId="600DDCFA" w:rsidR="0039058D" w:rsidRPr="00BD6C63" w:rsidRDefault="0039058D" w:rsidP="005919AC">
            <w:pPr>
              <w:spacing w:line="312" w:lineRule="auto"/>
              <w:rPr>
                <w:szCs w:val="24"/>
              </w:rPr>
            </w:pPr>
            <w:r w:rsidRPr="00A82EA2">
              <w:rPr>
                <w:szCs w:val="24"/>
              </w:rPr>
              <w:t>Q16</w:t>
            </w:r>
            <w:r w:rsidR="00BD6C63">
              <w:rPr>
                <w:szCs w:val="24"/>
              </w:rPr>
              <w:t xml:space="preserve">: </w:t>
            </w:r>
            <w:r w:rsidR="00BD6C63" w:rsidRPr="00BD6C63">
              <w:rPr>
                <w:szCs w:val="24"/>
              </w:rPr>
              <w:t>Life is not worth living.</w:t>
            </w:r>
            <w:r w:rsidR="00BD6C63">
              <w:rPr>
                <w:szCs w:val="24"/>
              </w:rPr>
              <w:t xml:space="preserve"> </w:t>
            </w:r>
            <w:r w:rsidR="00BD6C63">
              <w:rPr>
                <w:rFonts w:hint="eastAsia"/>
                <w:szCs w:val="24"/>
              </w:rPr>
              <w:t>&amp;</w:t>
            </w:r>
            <w:r w:rsidR="00BD6C63">
              <w:rPr>
                <w:szCs w:val="24"/>
              </w:rPr>
              <w:t xml:space="preserve"> </w:t>
            </w:r>
            <w:r w:rsidRPr="00A82EA2">
              <w:rPr>
                <w:szCs w:val="24"/>
              </w:rPr>
              <w:t>Q1</w:t>
            </w:r>
            <w:r w:rsidR="00BD6C63">
              <w:rPr>
                <w:szCs w:val="24"/>
              </w:rPr>
              <w:t>7</w:t>
            </w:r>
            <w:r w:rsidR="00BD6C63">
              <w:rPr>
                <w:rFonts w:hint="eastAsia"/>
                <w:szCs w:val="24"/>
              </w:rPr>
              <w:t>：</w:t>
            </w:r>
            <w:r w:rsidR="00BD6C63" w:rsidRPr="00BD6C63">
              <w:rPr>
                <w:szCs w:val="24"/>
              </w:rPr>
              <w:t>Thinking about death</w:t>
            </w:r>
            <w:r w:rsidR="00BD6C63">
              <w:rPr>
                <w:rFonts w:hint="eastAsia"/>
                <w:szCs w:val="24"/>
              </w:rPr>
              <w:t>.</w:t>
            </w:r>
            <w:r w:rsidR="00BD6C63">
              <w:rPr>
                <w:szCs w:val="24"/>
              </w:rPr>
              <w:t xml:space="preserve"> </w:t>
            </w:r>
            <w:r w:rsidR="00BD6C63">
              <w:rPr>
                <w:rFonts w:hint="eastAsia"/>
                <w:szCs w:val="24"/>
              </w:rPr>
              <w:t>&amp;</w:t>
            </w:r>
            <w:r w:rsidR="00BD6C63">
              <w:rPr>
                <w:szCs w:val="24"/>
              </w:rPr>
              <w:t xml:space="preserve"> </w:t>
            </w:r>
            <w:r w:rsidRPr="00A82EA2">
              <w:rPr>
                <w:szCs w:val="24"/>
              </w:rPr>
              <w:t>Q19</w:t>
            </w:r>
            <w:r w:rsidR="00BD6C63">
              <w:rPr>
                <w:rFonts w:hint="eastAsia"/>
                <w:szCs w:val="24"/>
              </w:rPr>
              <w:t>：</w:t>
            </w:r>
            <w:r w:rsidR="00BD6C63" w:rsidRPr="00BD6C63">
              <w:rPr>
                <w:szCs w:val="24"/>
              </w:rPr>
              <w:t>Thinking of suicide</w:t>
            </w:r>
            <w:r w:rsidR="00BD6C63">
              <w:rPr>
                <w:rFonts w:hint="eastAsia"/>
                <w:szCs w:val="24"/>
              </w:rPr>
              <w:t>.</w:t>
            </w:r>
          </w:p>
        </w:tc>
        <w:tc>
          <w:tcPr>
            <w:tcW w:w="1134" w:type="dxa"/>
          </w:tcPr>
          <w:p w14:paraId="4C4F499B" w14:textId="0B82F2B3" w:rsidR="0039058D" w:rsidRPr="00A82EA2" w:rsidRDefault="00264037" w:rsidP="005919AC">
            <w:pPr>
              <w:spacing w:line="312" w:lineRule="auto"/>
              <w:rPr>
                <w:szCs w:val="24"/>
              </w:rPr>
            </w:pPr>
            <w:r w:rsidRPr="00264037">
              <w:rPr>
                <w:szCs w:val="24"/>
              </w:rPr>
              <w:t>Suicidal ideation</w:t>
            </w:r>
          </w:p>
        </w:tc>
      </w:tr>
      <w:tr w:rsidR="0039058D" w14:paraId="5285F9EF" w14:textId="77777777" w:rsidTr="0039058D">
        <w:tc>
          <w:tcPr>
            <w:tcW w:w="1838" w:type="dxa"/>
          </w:tcPr>
          <w:p w14:paraId="32D20215" w14:textId="78D22EA5" w:rsidR="0039058D" w:rsidRPr="00A82EA2" w:rsidRDefault="0039058D" w:rsidP="005919AC">
            <w:pPr>
              <w:spacing w:line="312" w:lineRule="auto"/>
              <w:rPr>
                <w:szCs w:val="24"/>
              </w:rPr>
            </w:pPr>
            <w:r w:rsidRPr="00A82EA2">
              <w:rPr>
                <w:szCs w:val="24"/>
              </w:rPr>
              <w:t>MFQ-C</w:t>
            </w:r>
          </w:p>
        </w:tc>
        <w:tc>
          <w:tcPr>
            <w:tcW w:w="1134" w:type="dxa"/>
          </w:tcPr>
          <w:p w14:paraId="3DA6C109" w14:textId="77777777" w:rsidR="0039058D" w:rsidRDefault="0039058D" w:rsidP="0039058D">
            <w:pPr>
              <w:spacing w:line="312" w:lineRule="auto"/>
              <w:jc w:val="center"/>
              <w:rPr>
                <w:szCs w:val="24"/>
              </w:rPr>
            </w:pPr>
          </w:p>
        </w:tc>
        <w:tc>
          <w:tcPr>
            <w:tcW w:w="992" w:type="dxa"/>
          </w:tcPr>
          <w:p w14:paraId="41485534" w14:textId="77777777" w:rsidR="0039058D" w:rsidRDefault="0039058D" w:rsidP="0039058D">
            <w:pPr>
              <w:spacing w:line="312" w:lineRule="auto"/>
              <w:jc w:val="center"/>
              <w:rPr>
                <w:szCs w:val="24"/>
              </w:rPr>
            </w:pPr>
          </w:p>
        </w:tc>
        <w:tc>
          <w:tcPr>
            <w:tcW w:w="4820" w:type="dxa"/>
          </w:tcPr>
          <w:p w14:paraId="7FC71236" w14:textId="1A070631" w:rsidR="0039058D" w:rsidRDefault="0039058D" w:rsidP="00BD6C63">
            <w:pPr>
              <w:spacing w:line="312" w:lineRule="auto"/>
              <w:rPr>
                <w:szCs w:val="24"/>
              </w:rPr>
            </w:pPr>
            <w:r w:rsidRPr="00A82EA2">
              <w:rPr>
                <w:szCs w:val="24"/>
              </w:rPr>
              <w:t>Q8</w:t>
            </w:r>
            <w:r w:rsidR="00BD6C63">
              <w:rPr>
                <w:rFonts w:hint="eastAsia"/>
                <w:szCs w:val="24"/>
              </w:rPr>
              <w:t>:</w:t>
            </w:r>
            <w:r w:rsidR="00BD6C63">
              <w:rPr>
                <w:szCs w:val="24"/>
              </w:rPr>
              <w:t xml:space="preserve"> </w:t>
            </w:r>
            <w:r w:rsidR="00BD6C63" w:rsidRPr="00BD6C63">
              <w:rPr>
                <w:szCs w:val="24"/>
              </w:rPr>
              <w:t>No longer a good person.</w:t>
            </w:r>
            <w:r w:rsidR="00BD6C63">
              <w:rPr>
                <w:szCs w:val="24"/>
              </w:rPr>
              <w:t xml:space="preserve"> </w:t>
            </w:r>
            <w:r w:rsidR="00BD6C63">
              <w:rPr>
                <w:rFonts w:hint="eastAsia"/>
                <w:szCs w:val="24"/>
              </w:rPr>
              <w:t>&amp;</w:t>
            </w:r>
            <w:r w:rsidR="00BD6C63">
              <w:rPr>
                <w:szCs w:val="24"/>
              </w:rPr>
              <w:t xml:space="preserve"> </w:t>
            </w:r>
            <w:r w:rsidRPr="00A82EA2">
              <w:rPr>
                <w:szCs w:val="24"/>
              </w:rPr>
              <w:t>Q</w:t>
            </w:r>
            <w:r w:rsidR="00BD6C63">
              <w:rPr>
                <w:szCs w:val="24"/>
              </w:rPr>
              <w:t xml:space="preserve">9: </w:t>
            </w:r>
            <w:r w:rsidR="00BD6C63" w:rsidRPr="00BD6C63">
              <w:rPr>
                <w:szCs w:val="24"/>
              </w:rPr>
              <w:t>Feeling self-blame for things that aren't my fault.</w:t>
            </w:r>
            <w:r w:rsidR="00BD6C63">
              <w:rPr>
                <w:szCs w:val="24"/>
              </w:rPr>
              <w:t xml:space="preserve"> </w:t>
            </w:r>
            <w:r w:rsidR="00BD6C63">
              <w:rPr>
                <w:rFonts w:hint="eastAsia"/>
                <w:szCs w:val="24"/>
              </w:rPr>
              <w:t>&amp;</w:t>
            </w:r>
            <w:r w:rsidR="00BD6C63">
              <w:rPr>
                <w:szCs w:val="24"/>
              </w:rPr>
              <w:t xml:space="preserve"> </w:t>
            </w:r>
            <w:r w:rsidRPr="00A82EA2">
              <w:rPr>
                <w:szCs w:val="24"/>
              </w:rPr>
              <w:t>Q2</w:t>
            </w:r>
            <w:r w:rsidR="00BD6C63">
              <w:rPr>
                <w:szCs w:val="24"/>
              </w:rPr>
              <w:t xml:space="preserve">4: </w:t>
            </w:r>
            <w:r w:rsidR="00BD6C63" w:rsidRPr="00BD6C63">
              <w:rPr>
                <w:szCs w:val="24"/>
              </w:rPr>
              <w:t>Considering oneself a bad person.</w:t>
            </w:r>
          </w:p>
          <w:p w14:paraId="0EF98B0E" w14:textId="77777777" w:rsidR="0039058D" w:rsidRPr="0039058D" w:rsidRDefault="0039058D" w:rsidP="005919AC">
            <w:pPr>
              <w:spacing w:line="312" w:lineRule="auto"/>
              <w:rPr>
                <w:szCs w:val="24"/>
              </w:rPr>
            </w:pPr>
          </w:p>
        </w:tc>
        <w:tc>
          <w:tcPr>
            <w:tcW w:w="1134" w:type="dxa"/>
          </w:tcPr>
          <w:p w14:paraId="16583F6D" w14:textId="01CD2E0D" w:rsidR="0039058D" w:rsidRPr="00A82EA2" w:rsidRDefault="00264037" w:rsidP="005919AC">
            <w:pPr>
              <w:spacing w:line="312" w:lineRule="auto"/>
              <w:rPr>
                <w:szCs w:val="24"/>
              </w:rPr>
            </w:pPr>
            <w:r w:rsidRPr="00264037">
              <w:rPr>
                <w:szCs w:val="24"/>
              </w:rPr>
              <w:t>Guilty/Self-accusation</w:t>
            </w:r>
          </w:p>
        </w:tc>
      </w:tr>
      <w:tr w:rsidR="0039058D" w14:paraId="3DEFE54C" w14:textId="77777777" w:rsidTr="0039058D">
        <w:tc>
          <w:tcPr>
            <w:tcW w:w="1838" w:type="dxa"/>
          </w:tcPr>
          <w:p w14:paraId="6D449420" w14:textId="00038C16" w:rsidR="0039058D" w:rsidRPr="00A82EA2" w:rsidRDefault="0039058D" w:rsidP="005919AC">
            <w:pPr>
              <w:spacing w:line="312" w:lineRule="auto"/>
              <w:rPr>
                <w:szCs w:val="24"/>
              </w:rPr>
            </w:pPr>
            <w:r w:rsidRPr="00A82EA2">
              <w:rPr>
                <w:szCs w:val="24"/>
              </w:rPr>
              <w:t>CSSDS</w:t>
            </w:r>
          </w:p>
        </w:tc>
        <w:tc>
          <w:tcPr>
            <w:tcW w:w="1134" w:type="dxa"/>
          </w:tcPr>
          <w:p w14:paraId="7AF385C9" w14:textId="68011D5D"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6B605B17" w14:textId="0FECA889"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6A9370EC" w14:textId="3FF1BAFD" w:rsidR="0039058D" w:rsidRPr="00BD6C63" w:rsidRDefault="0039058D" w:rsidP="00BD6C63">
            <w:pPr>
              <w:spacing w:line="312" w:lineRule="auto"/>
              <w:ind w:left="120" w:hangingChars="50" w:hanging="120"/>
              <w:rPr>
                <w:szCs w:val="24"/>
              </w:rPr>
            </w:pPr>
            <w:r w:rsidRPr="00A82EA2">
              <w:rPr>
                <w:szCs w:val="24"/>
              </w:rPr>
              <w:t>Q</w:t>
            </w:r>
            <w:r w:rsidR="00BD6C63">
              <w:rPr>
                <w:szCs w:val="24"/>
              </w:rPr>
              <w:t xml:space="preserve">4: </w:t>
            </w:r>
            <w:r w:rsidR="00BD6C63" w:rsidRPr="00BD6C63">
              <w:rPr>
                <w:szCs w:val="24"/>
              </w:rPr>
              <w:t>I have no interest in studying.</w:t>
            </w:r>
            <w:r w:rsidR="00BD6C63">
              <w:rPr>
                <w:szCs w:val="24"/>
              </w:rPr>
              <w:t xml:space="preserve"> &amp; </w:t>
            </w:r>
            <w:r w:rsidRPr="00A82EA2">
              <w:rPr>
                <w:szCs w:val="24"/>
              </w:rPr>
              <w:t>Q</w:t>
            </w:r>
            <w:r w:rsidR="00BD6C63">
              <w:rPr>
                <w:szCs w:val="24"/>
              </w:rPr>
              <w:t>8:</w:t>
            </w:r>
            <w:r w:rsidR="00BD6C63">
              <w:t xml:space="preserve"> </w:t>
            </w:r>
            <w:r w:rsidR="00BD6C63" w:rsidRPr="00BD6C63">
              <w:rPr>
                <w:szCs w:val="24"/>
              </w:rPr>
              <w:t>I find studying dull and uninteresting.</w:t>
            </w:r>
          </w:p>
        </w:tc>
        <w:tc>
          <w:tcPr>
            <w:tcW w:w="1134" w:type="dxa"/>
          </w:tcPr>
          <w:p w14:paraId="355FF968" w14:textId="0E6B8EF4" w:rsidR="0039058D" w:rsidRPr="0039058D" w:rsidRDefault="00DB2C37" w:rsidP="005919AC">
            <w:pPr>
              <w:spacing w:line="312" w:lineRule="auto"/>
              <w:rPr>
                <w:szCs w:val="24"/>
              </w:rPr>
            </w:pPr>
            <w:r w:rsidRPr="00DB2C37">
              <w:rPr>
                <w:szCs w:val="24"/>
              </w:rPr>
              <w:t>Learning difficulties</w:t>
            </w:r>
          </w:p>
        </w:tc>
      </w:tr>
      <w:tr w:rsidR="0039058D" w14:paraId="51201EB1" w14:textId="77777777" w:rsidTr="0039058D">
        <w:tc>
          <w:tcPr>
            <w:tcW w:w="1838" w:type="dxa"/>
          </w:tcPr>
          <w:p w14:paraId="0388B52B" w14:textId="64636279" w:rsidR="0039058D" w:rsidRPr="00A82EA2" w:rsidRDefault="0039058D" w:rsidP="005919AC">
            <w:pPr>
              <w:spacing w:line="312" w:lineRule="auto"/>
              <w:rPr>
                <w:szCs w:val="24"/>
              </w:rPr>
            </w:pPr>
            <w:r w:rsidRPr="00A82EA2">
              <w:rPr>
                <w:rFonts w:hint="eastAsia"/>
                <w:szCs w:val="24"/>
              </w:rPr>
              <w:t>CES-D-C</w:t>
            </w:r>
          </w:p>
        </w:tc>
        <w:tc>
          <w:tcPr>
            <w:tcW w:w="1134" w:type="dxa"/>
          </w:tcPr>
          <w:p w14:paraId="2E9AD251" w14:textId="68756C75"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048340E6" w14:textId="433E0961"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3A5D785E" w14:textId="50A3D7E7" w:rsidR="0039058D" w:rsidRPr="00A82EA2" w:rsidRDefault="0039058D" w:rsidP="0039058D">
            <w:pPr>
              <w:spacing w:line="312" w:lineRule="auto"/>
              <w:rPr>
                <w:szCs w:val="24"/>
              </w:rPr>
            </w:pPr>
            <w:r w:rsidRPr="00A82EA2">
              <w:rPr>
                <w:rFonts w:hint="eastAsia"/>
                <w:szCs w:val="24"/>
              </w:rPr>
              <w:t>Q8</w:t>
            </w:r>
            <w:r w:rsidR="00264037">
              <w:rPr>
                <w:szCs w:val="24"/>
              </w:rPr>
              <w:t xml:space="preserve">: </w:t>
            </w:r>
            <w:r w:rsidRPr="00A82EA2">
              <w:rPr>
                <w:rFonts w:hint="eastAsia"/>
                <w:szCs w:val="24"/>
              </w:rPr>
              <w:t>Was not happy</w:t>
            </w:r>
            <w:r w:rsidR="00264037">
              <w:rPr>
                <w:rFonts w:hint="eastAsia"/>
                <w:szCs w:val="24"/>
              </w:rPr>
              <w:t xml:space="preserve"> </w:t>
            </w:r>
            <w:r w:rsidR="009F30C6">
              <w:rPr>
                <w:rFonts w:hint="eastAsia"/>
                <w:szCs w:val="24"/>
              </w:rPr>
              <w:t>&amp;</w:t>
            </w:r>
            <w:r w:rsidR="009F30C6" w:rsidRPr="00A82EA2">
              <w:rPr>
                <w:rFonts w:hint="eastAsia"/>
                <w:szCs w:val="24"/>
              </w:rPr>
              <w:t xml:space="preserve"> </w:t>
            </w:r>
            <w:r w:rsidRPr="00A82EA2">
              <w:rPr>
                <w:rFonts w:hint="eastAsia"/>
                <w:szCs w:val="24"/>
              </w:rPr>
              <w:t>Q17</w:t>
            </w:r>
            <w:r w:rsidR="00264037">
              <w:rPr>
                <w:szCs w:val="24"/>
              </w:rPr>
              <w:t xml:space="preserve">: </w:t>
            </w:r>
            <w:r w:rsidRPr="00A82EA2">
              <w:rPr>
                <w:rFonts w:hint="eastAsia"/>
                <w:szCs w:val="24"/>
              </w:rPr>
              <w:t>Was happy(R)</w:t>
            </w:r>
          </w:p>
        </w:tc>
        <w:tc>
          <w:tcPr>
            <w:tcW w:w="1134" w:type="dxa"/>
          </w:tcPr>
          <w:p w14:paraId="2EDF8C8F" w14:textId="461AC4CF" w:rsidR="0039058D" w:rsidRPr="00A82EA2" w:rsidRDefault="0039058D" w:rsidP="005919AC">
            <w:pPr>
              <w:spacing w:line="312" w:lineRule="auto"/>
              <w:rPr>
                <w:szCs w:val="24"/>
              </w:rPr>
            </w:pPr>
            <w:r>
              <w:rPr>
                <w:szCs w:val="24"/>
              </w:rPr>
              <w:t>H</w:t>
            </w:r>
            <w:r>
              <w:rPr>
                <w:rFonts w:hint="eastAsia"/>
                <w:szCs w:val="24"/>
              </w:rPr>
              <w:t>appy</w:t>
            </w:r>
          </w:p>
        </w:tc>
      </w:tr>
      <w:tr w:rsidR="0039058D" w14:paraId="0ECF9B80" w14:textId="77777777" w:rsidTr="0039058D">
        <w:tc>
          <w:tcPr>
            <w:tcW w:w="1838" w:type="dxa"/>
          </w:tcPr>
          <w:p w14:paraId="17CE8FDD" w14:textId="4BF050DD" w:rsidR="0039058D" w:rsidRPr="00A82EA2" w:rsidRDefault="0039058D" w:rsidP="005919AC">
            <w:pPr>
              <w:spacing w:line="312" w:lineRule="auto"/>
              <w:rPr>
                <w:szCs w:val="24"/>
              </w:rPr>
            </w:pPr>
            <w:r w:rsidRPr="00A82EA2">
              <w:rPr>
                <w:rFonts w:hint="eastAsia"/>
                <w:szCs w:val="24"/>
              </w:rPr>
              <w:t>UPI</w:t>
            </w:r>
          </w:p>
        </w:tc>
        <w:tc>
          <w:tcPr>
            <w:tcW w:w="1134" w:type="dxa"/>
          </w:tcPr>
          <w:p w14:paraId="6A71C06A" w14:textId="533462C4" w:rsidR="0039058D" w:rsidRDefault="00042714" w:rsidP="0039058D">
            <w:pPr>
              <w:spacing w:line="312" w:lineRule="auto"/>
              <w:jc w:val="center"/>
              <w:rPr>
                <w:szCs w:val="24"/>
              </w:rPr>
            </w:pPr>
            <w:r>
              <w:rPr>
                <w:rFonts w:hint="eastAsia"/>
                <w:szCs w:val="24"/>
              </w:rPr>
              <w:t>1</w:t>
            </w:r>
            <w:r>
              <w:rPr>
                <w:szCs w:val="24"/>
              </w:rPr>
              <w:t>2</w:t>
            </w:r>
          </w:p>
        </w:tc>
        <w:tc>
          <w:tcPr>
            <w:tcW w:w="992" w:type="dxa"/>
          </w:tcPr>
          <w:p w14:paraId="28EF8604" w14:textId="5D365494" w:rsidR="0039058D" w:rsidRDefault="00042714" w:rsidP="0039058D">
            <w:pPr>
              <w:spacing w:line="312" w:lineRule="auto"/>
              <w:jc w:val="center"/>
              <w:rPr>
                <w:szCs w:val="24"/>
              </w:rPr>
            </w:pPr>
            <w:r>
              <w:rPr>
                <w:rFonts w:hint="eastAsia"/>
                <w:szCs w:val="24"/>
              </w:rPr>
              <w:t>1</w:t>
            </w:r>
            <w:r>
              <w:rPr>
                <w:szCs w:val="24"/>
              </w:rPr>
              <w:t>1</w:t>
            </w:r>
          </w:p>
        </w:tc>
        <w:tc>
          <w:tcPr>
            <w:tcW w:w="4820" w:type="dxa"/>
          </w:tcPr>
          <w:p w14:paraId="07F50353" w14:textId="137B8655" w:rsidR="0039058D" w:rsidRPr="00264037" w:rsidRDefault="0039058D" w:rsidP="0039058D">
            <w:pPr>
              <w:spacing w:line="312" w:lineRule="auto"/>
              <w:rPr>
                <w:szCs w:val="24"/>
              </w:rPr>
            </w:pPr>
            <w:r w:rsidRPr="00A82EA2">
              <w:rPr>
                <w:szCs w:val="24"/>
              </w:rPr>
              <w:t>Q</w:t>
            </w:r>
            <w:r w:rsidRPr="00A82EA2">
              <w:rPr>
                <w:rFonts w:hint="eastAsia"/>
                <w:szCs w:val="24"/>
              </w:rPr>
              <w:t>9</w:t>
            </w:r>
            <w:r w:rsidR="00264037">
              <w:rPr>
                <w:rFonts w:hint="eastAsia"/>
                <w:szCs w:val="24"/>
              </w:rPr>
              <w:t>:</w:t>
            </w:r>
            <w:r w:rsidR="00264037">
              <w:rPr>
                <w:szCs w:val="24"/>
              </w:rPr>
              <w:t xml:space="preserve"> L</w:t>
            </w:r>
            <w:r w:rsidRPr="00A82EA2">
              <w:rPr>
                <w:rFonts w:hint="eastAsia"/>
                <w:szCs w:val="24"/>
              </w:rPr>
              <w:t>ack of confidence</w:t>
            </w:r>
            <w:r w:rsidR="00264037">
              <w:rPr>
                <w:rFonts w:hint="eastAsia"/>
                <w:szCs w:val="24"/>
              </w:rPr>
              <w:t xml:space="preserve"> </w:t>
            </w:r>
            <w:r w:rsidR="009F30C6">
              <w:rPr>
                <w:rFonts w:hint="eastAsia"/>
                <w:szCs w:val="24"/>
              </w:rPr>
              <w:t>&amp;</w:t>
            </w:r>
            <w:r w:rsidR="009F30C6">
              <w:rPr>
                <w:szCs w:val="24"/>
              </w:rPr>
              <w:t xml:space="preserve"> </w:t>
            </w:r>
            <w:r w:rsidRPr="00A82EA2">
              <w:rPr>
                <w:szCs w:val="24"/>
              </w:rPr>
              <w:t>Q1</w:t>
            </w:r>
            <w:r w:rsidRPr="00A82EA2">
              <w:rPr>
                <w:rFonts w:hint="eastAsia"/>
                <w:szCs w:val="24"/>
              </w:rPr>
              <w:t>0</w:t>
            </w:r>
            <w:r w:rsidR="00264037">
              <w:rPr>
                <w:rFonts w:hint="eastAsia"/>
                <w:szCs w:val="24"/>
              </w:rPr>
              <w:t>:</w:t>
            </w:r>
            <w:r w:rsidR="00264037">
              <w:rPr>
                <w:szCs w:val="24"/>
              </w:rPr>
              <w:t xml:space="preserve"> F</w:t>
            </w:r>
            <w:r w:rsidRPr="00A82EA2">
              <w:rPr>
                <w:rFonts w:hint="eastAsia"/>
                <w:szCs w:val="24"/>
              </w:rPr>
              <w:t>eeling self-abased</w:t>
            </w:r>
          </w:p>
        </w:tc>
        <w:tc>
          <w:tcPr>
            <w:tcW w:w="1134" w:type="dxa"/>
          </w:tcPr>
          <w:p w14:paraId="5D8D3FA6" w14:textId="0A283C2B" w:rsidR="0039058D" w:rsidRPr="00A82EA2" w:rsidRDefault="0039058D" w:rsidP="005919AC">
            <w:pPr>
              <w:spacing w:line="312" w:lineRule="auto"/>
              <w:rPr>
                <w:szCs w:val="24"/>
              </w:rPr>
            </w:pPr>
            <w:r w:rsidRPr="00A82EA2">
              <w:rPr>
                <w:szCs w:val="24"/>
              </w:rPr>
              <w:t>S</w:t>
            </w:r>
            <w:r w:rsidRPr="00A82EA2">
              <w:rPr>
                <w:rFonts w:hint="eastAsia"/>
                <w:szCs w:val="24"/>
              </w:rPr>
              <w:t>elf</w:t>
            </w:r>
            <w:r>
              <w:rPr>
                <w:szCs w:val="24"/>
              </w:rPr>
              <w:t>-</w:t>
            </w:r>
            <w:r w:rsidRPr="00A82EA2">
              <w:rPr>
                <w:rFonts w:hint="eastAsia"/>
                <w:szCs w:val="24"/>
              </w:rPr>
              <w:t>abased</w:t>
            </w:r>
          </w:p>
        </w:tc>
      </w:tr>
    </w:tbl>
    <w:p w14:paraId="196FFDFB" w14:textId="6E717DC3" w:rsidR="005919AC" w:rsidRPr="00A82EA2" w:rsidRDefault="005919AC" w:rsidP="0039058D">
      <w:pPr>
        <w:spacing w:line="312" w:lineRule="auto"/>
        <w:rPr>
          <w:szCs w:val="24"/>
        </w:rPr>
      </w:pPr>
    </w:p>
    <w:p w14:paraId="4396B25A" w14:textId="05AA49FC" w:rsidR="001F417F" w:rsidRPr="00B3345B" w:rsidRDefault="001F417F" w:rsidP="00703D41">
      <w:pPr>
        <w:pStyle w:val="Heading2"/>
        <w:rPr>
          <w:shd w:val="clear" w:color="auto" w:fill="FFFFFF"/>
        </w:rPr>
      </w:pPr>
      <w:r w:rsidRPr="00B3345B">
        <w:rPr>
          <w:shd w:val="clear" w:color="auto" w:fill="FFFFFF"/>
        </w:rPr>
        <w:t xml:space="preserve">3.2 </w:t>
      </w:r>
      <w:r w:rsidR="00703D41" w:rsidRPr="00703D41">
        <w:rPr>
          <w:shd w:val="clear" w:color="auto" w:fill="FFFFFF"/>
        </w:rPr>
        <w:t>The symptoms of across the questionnaire</w:t>
      </w:r>
    </w:p>
    <w:p w14:paraId="5623E462" w14:textId="66CE8AEE" w:rsidR="00D45802" w:rsidRPr="00A51231" w:rsidRDefault="007C7D54" w:rsidP="00703D41">
      <w:pPr>
        <w:ind w:firstLineChars="200" w:firstLine="480"/>
        <w:rPr>
          <w:shd w:val="clear" w:color="auto" w:fill="FFFFFF"/>
        </w:rPr>
      </w:pPr>
      <w:r w:rsidRPr="00A51231">
        <w:rPr>
          <w:shd w:val="clear" w:color="auto" w:fill="FFFFFF"/>
        </w:rPr>
        <w:t>An analysis was conducted on a total of 383 symptoms across 27 scales, resulting in the identification of 84 depressive symptoms (refer to Figure 2).</w:t>
      </w:r>
      <w:r w:rsidRPr="00A51231">
        <w:t xml:space="preserve"> </w:t>
      </w:r>
      <w:r w:rsidRPr="00A51231">
        <w:rPr>
          <w:shd w:val="clear" w:color="auto" w:fill="FFFFFF"/>
        </w:rPr>
        <w:t xml:space="preserve">Among these, there are 8 symptoms that are compound symptoms. They include </w:t>
      </w:r>
      <w:r w:rsidR="00124849" w:rsidRPr="00A51231">
        <w:rPr>
          <w:i/>
          <w:iCs/>
          <w:shd w:val="clear" w:color="auto" w:fill="FFFFFF"/>
        </w:rPr>
        <w:t>D</w:t>
      </w:r>
      <w:r w:rsidRPr="00A51231">
        <w:rPr>
          <w:i/>
          <w:iCs/>
          <w:shd w:val="clear" w:color="auto" w:fill="FFFFFF"/>
        </w:rPr>
        <w:t xml:space="preserve">epressive mood </w:t>
      </w:r>
      <w:r w:rsidRPr="00A51231">
        <w:rPr>
          <w:shd w:val="clear" w:color="auto" w:fill="FFFFFF"/>
        </w:rPr>
        <w:t xml:space="preserve">as the compound symptom, with its specific symptoms being </w:t>
      </w:r>
      <w:r w:rsidR="00124849" w:rsidRPr="00A51231">
        <w:rPr>
          <w:i/>
          <w:iCs/>
          <w:shd w:val="clear" w:color="auto" w:fill="FFFFFF"/>
        </w:rPr>
        <w:t>B</w:t>
      </w:r>
      <w:r w:rsidRPr="00A51231">
        <w:rPr>
          <w:i/>
          <w:iCs/>
          <w:shd w:val="clear" w:color="auto" w:fill="FFFFFF"/>
        </w:rPr>
        <w:t>lue</w:t>
      </w:r>
      <w:r w:rsidRPr="00A51231">
        <w:rPr>
          <w:shd w:val="clear" w:color="auto" w:fill="FFFFFF"/>
        </w:rPr>
        <w:t>,</w:t>
      </w:r>
      <w:r w:rsidR="00124849" w:rsidRPr="00A51231">
        <w:rPr>
          <w:shd w:val="clear" w:color="auto" w:fill="FFFFFF"/>
        </w:rPr>
        <w:t xml:space="preserve"> </w:t>
      </w:r>
      <w:r w:rsidR="00124849" w:rsidRPr="00A51231">
        <w:rPr>
          <w:i/>
          <w:iCs/>
          <w:shd w:val="clear" w:color="auto" w:fill="FFFFFF"/>
        </w:rPr>
        <w:t>L</w:t>
      </w:r>
      <w:r w:rsidRPr="00A51231">
        <w:rPr>
          <w:i/>
          <w:iCs/>
          <w:shd w:val="clear" w:color="auto" w:fill="FFFFFF"/>
        </w:rPr>
        <w:t>ow mood</w:t>
      </w:r>
      <w:r w:rsidRPr="00A51231">
        <w:rPr>
          <w:shd w:val="clear" w:color="auto" w:fill="FFFFFF"/>
        </w:rPr>
        <w:t xml:space="preserve">, </w:t>
      </w:r>
      <w:r w:rsidR="00124849" w:rsidRPr="00A51231">
        <w:rPr>
          <w:i/>
          <w:iCs/>
          <w:shd w:val="clear" w:color="auto" w:fill="FFFFFF"/>
        </w:rPr>
        <w:t>S</w:t>
      </w:r>
      <w:r w:rsidRPr="00A51231">
        <w:rPr>
          <w:i/>
          <w:iCs/>
          <w:shd w:val="clear" w:color="auto" w:fill="FFFFFF"/>
        </w:rPr>
        <w:t>ad</w:t>
      </w:r>
      <w:r w:rsidRPr="00A51231">
        <w:rPr>
          <w:shd w:val="clear" w:color="auto" w:fill="FFFFFF"/>
        </w:rPr>
        <w:t xml:space="preserve">, and </w:t>
      </w:r>
      <w:r w:rsidR="00124849" w:rsidRPr="00A51231">
        <w:rPr>
          <w:i/>
          <w:iCs/>
          <w:shd w:val="clear" w:color="auto" w:fill="FFFFFF"/>
        </w:rPr>
        <w:t>A</w:t>
      </w:r>
      <w:r w:rsidRPr="00A51231">
        <w:rPr>
          <w:i/>
          <w:iCs/>
          <w:shd w:val="clear" w:color="auto" w:fill="FFFFFF"/>
        </w:rPr>
        <w:t>nhedonia</w:t>
      </w:r>
      <w:r w:rsidRPr="00A51231">
        <w:rPr>
          <w:shd w:val="clear" w:color="auto" w:fill="FFFFFF"/>
        </w:rPr>
        <w:t xml:space="preserve">; </w:t>
      </w:r>
      <w:r w:rsidR="00124849" w:rsidRPr="00A51231">
        <w:rPr>
          <w:i/>
          <w:iCs/>
          <w:shd w:val="clear" w:color="auto" w:fill="FFFFFF"/>
        </w:rPr>
        <w:t>I</w:t>
      </w:r>
      <w:r w:rsidRPr="00A51231">
        <w:rPr>
          <w:i/>
          <w:iCs/>
          <w:shd w:val="clear" w:color="auto" w:fill="FFFFFF"/>
        </w:rPr>
        <w:t>rritability</w:t>
      </w:r>
      <w:r w:rsidRPr="00A51231">
        <w:rPr>
          <w:shd w:val="clear" w:color="auto" w:fill="FFFFFF"/>
        </w:rPr>
        <w:t xml:space="preserve"> as the compound symptom, with its specific symptom being </w:t>
      </w:r>
      <w:r w:rsidR="00124849" w:rsidRPr="00A51231">
        <w:rPr>
          <w:i/>
          <w:iCs/>
        </w:rPr>
        <w:t>P</w:t>
      </w:r>
      <w:r w:rsidRPr="00A51231">
        <w:rPr>
          <w:i/>
          <w:iCs/>
          <w:shd w:val="clear" w:color="auto" w:fill="FFFFFF"/>
        </w:rPr>
        <w:t>rone to anger towards parents</w:t>
      </w:r>
      <w:r w:rsidRPr="00A51231">
        <w:rPr>
          <w:shd w:val="clear" w:color="auto" w:fill="FFFFFF"/>
        </w:rPr>
        <w:t xml:space="preserve">; </w:t>
      </w:r>
      <w:r w:rsidR="00124849" w:rsidRPr="00A51231">
        <w:rPr>
          <w:i/>
          <w:iCs/>
          <w:shd w:val="clear" w:color="auto" w:fill="FFFFFF"/>
        </w:rPr>
        <w:t>S</w:t>
      </w:r>
      <w:r w:rsidRPr="00A51231">
        <w:rPr>
          <w:i/>
          <w:iCs/>
          <w:shd w:val="clear" w:color="auto" w:fill="FFFFFF"/>
        </w:rPr>
        <w:t>elf-abasement</w:t>
      </w:r>
      <w:r w:rsidR="00A51231">
        <w:rPr>
          <w:shd w:val="clear" w:color="auto" w:fill="FFFFFF"/>
        </w:rPr>
        <w:t xml:space="preserve"> </w:t>
      </w:r>
      <w:r w:rsidRPr="00A51231">
        <w:rPr>
          <w:shd w:val="clear" w:color="auto" w:fill="FFFFFF"/>
        </w:rPr>
        <w:t xml:space="preserve">as the compound symptom, with its specific symptoms being </w:t>
      </w:r>
      <w:r w:rsidR="00124849" w:rsidRPr="00A51231">
        <w:rPr>
          <w:i/>
          <w:iCs/>
          <w:shd w:val="clear" w:color="auto" w:fill="FFFFFF"/>
        </w:rPr>
        <w:t>P</w:t>
      </w:r>
      <w:r w:rsidRPr="00A51231">
        <w:rPr>
          <w:i/>
          <w:iCs/>
          <w:shd w:val="clear" w:color="auto" w:fill="FFFFFF"/>
        </w:rPr>
        <w:t>sychological inferiority</w:t>
      </w:r>
      <w:r w:rsidRPr="00A51231">
        <w:rPr>
          <w:shd w:val="clear" w:color="auto" w:fill="FFFFFF"/>
        </w:rPr>
        <w:t xml:space="preserve"> and </w:t>
      </w:r>
      <w:r w:rsidR="00124849" w:rsidRPr="00A51231">
        <w:rPr>
          <w:i/>
          <w:iCs/>
          <w:shd w:val="clear" w:color="auto" w:fill="FFFFFF"/>
        </w:rPr>
        <w:t>N</w:t>
      </w:r>
      <w:r w:rsidRPr="00A51231">
        <w:rPr>
          <w:i/>
          <w:iCs/>
          <w:shd w:val="clear" w:color="auto" w:fill="FFFFFF"/>
        </w:rPr>
        <w:t>egative body perception</w:t>
      </w:r>
      <w:r w:rsidRPr="00A51231">
        <w:rPr>
          <w:shd w:val="clear" w:color="auto" w:fill="FFFFFF"/>
        </w:rPr>
        <w:t xml:space="preserve">; </w:t>
      </w:r>
      <w:r w:rsidR="00124849" w:rsidRPr="00A51231">
        <w:rPr>
          <w:i/>
          <w:iCs/>
          <w:shd w:val="clear" w:color="auto" w:fill="FFFFFF"/>
        </w:rPr>
        <w:t>I</w:t>
      </w:r>
      <w:r w:rsidRPr="00A51231">
        <w:rPr>
          <w:i/>
          <w:iCs/>
          <w:shd w:val="clear" w:color="auto" w:fill="FFFFFF"/>
        </w:rPr>
        <w:t xml:space="preserve">nterest/pleasure loss </w:t>
      </w:r>
      <w:r w:rsidRPr="00A51231">
        <w:rPr>
          <w:shd w:val="clear" w:color="auto" w:fill="FFFFFF"/>
        </w:rPr>
        <w:t xml:space="preserve">as the compound symptom, with its specific symptoms being </w:t>
      </w:r>
      <w:r w:rsidR="00124849" w:rsidRPr="00A51231">
        <w:rPr>
          <w:i/>
          <w:iCs/>
          <w:shd w:val="clear" w:color="auto" w:fill="FFFFFF"/>
        </w:rPr>
        <w:t>I</w:t>
      </w:r>
      <w:r w:rsidRPr="00A51231">
        <w:rPr>
          <w:i/>
          <w:iCs/>
          <w:shd w:val="clear" w:color="auto" w:fill="FFFFFF"/>
        </w:rPr>
        <w:t>nterest</w:t>
      </w:r>
      <w:r w:rsidR="00124849" w:rsidRPr="00A51231">
        <w:rPr>
          <w:i/>
          <w:iCs/>
          <w:shd w:val="clear" w:color="auto" w:fill="FFFFFF"/>
        </w:rPr>
        <w:t xml:space="preserve"> loss</w:t>
      </w:r>
      <w:r w:rsidR="00124849" w:rsidRPr="00A51231">
        <w:rPr>
          <w:shd w:val="clear" w:color="auto" w:fill="FFFFFF"/>
        </w:rPr>
        <w:t xml:space="preserve"> </w:t>
      </w:r>
      <w:r w:rsidRPr="00A51231">
        <w:rPr>
          <w:shd w:val="clear" w:color="auto" w:fill="FFFFFF"/>
        </w:rPr>
        <w:t xml:space="preserve">and </w:t>
      </w:r>
      <w:r w:rsidR="00124849" w:rsidRPr="00A51231">
        <w:rPr>
          <w:i/>
          <w:iCs/>
          <w:shd w:val="clear" w:color="auto" w:fill="FFFFFF"/>
        </w:rPr>
        <w:t>P</w:t>
      </w:r>
      <w:r w:rsidRPr="00A51231">
        <w:rPr>
          <w:i/>
          <w:iCs/>
          <w:shd w:val="clear" w:color="auto" w:fill="FFFFFF"/>
        </w:rPr>
        <w:t>leasure</w:t>
      </w:r>
      <w:r w:rsidR="00124849" w:rsidRPr="00A51231">
        <w:rPr>
          <w:i/>
          <w:iCs/>
          <w:shd w:val="clear" w:color="auto" w:fill="FFFFFF"/>
        </w:rPr>
        <w:t xml:space="preserve"> loss</w:t>
      </w:r>
      <w:r w:rsidRPr="00A51231">
        <w:rPr>
          <w:shd w:val="clear" w:color="auto" w:fill="FFFFFF"/>
        </w:rPr>
        <w:t xml:space="preserve">; </w:t>
      </w:r>
      <w:r w:rsidR="00124849" w:rsidRPr="00A51231">
        <w:rPr>
          <w:i/>
          <w:iCs/>
          <w:shd w:val="clear" w:color="auto" w:fill="FFFFFF"/>
        </w:rPr>
        <w:t>Somatization</w:t>
      </w:r>
      <w:r w:rsidRPr="00A51231">
        <w:rPr>
          <w:shd w:val="clear" w:color="auto" w:fill="FFFFFF"/>
        </w:rPr>
        <w:t xml:space="preserve"> as the compound symptom, with its specific symptoms being </w:t>
      </w:r>
      <w:r w:rsidR="00124849" w:rsidRPr="00A51231">
        <w:rPr>
          <w:i/>
          <w:iCs/>
          <w:shd w:val="clear" w:color="auto" w:fill="FFFFFF"/>
        </w:rPr>
        <w:t>Gastrointestinal</w:t>
      </w:r>
      <w:r w:rsidR="00124849" w:rsidRPr="00A51231">
        <w:rPr>
          <w:shd w:val="clear" w:color="auto" w:fill="FFFFFF"/>
        </w:rPr>
        <w:t xml:space="preserve">, </w:t>
      </w:r>
      <w:r w:rsidR="00124849" w:rsidRPr="00A51231">
        <w:rPr>
          <w:i/>
          <w:iCs/>
          <w:shd w:val="clear" w:color="auto" w:fill="FFFFFF"/>
        </w:rPr>
        <w:t>S</w:t>
      </w:r>
      <w:r w:rsidRPr="00A51231">
        <w:rPr>
          <w:i/>
          <w:iCs/>
          <w:shd w:val="clear" w:color="auto" w:fill="FFFFFF"/>
        </w:rPr>
        <w:t>ympathetic</w:t>
      </w:r>
      <w:r w:rsidR="00124849" w:rsidRPr="00A51231">
        <w:rPr>
          <w:i/>
          <w:iCs/>
          <w:shd w:val="clear" w:color="auto" w:fill="FFFFFF"/>
        </w:rPr>
        <w:t xml:space="preserve"> arousal</w:t>
      </w:r>
      <w:r w:rsidRPr="00A51231">
        <w:rPr>
          <w:shd w:val="clear" w:color="auto" w:fill="FFFFFF"/>
        </w:rPr>
        <w:t xml:space="preserve">, and </w:t>
      </w:r>
      <w:r w:rsidR="00124849" w:rsidRPr="00A51231">
        <w:rPr>
          <w:i/>
          <w:iCs/>
        </w:rPr>
        <w:t>G</w:t>
      </w:r>
      <w:r w:rsidR="00124849" w:rsidRPr="00A51231">
        <w:rPr>
          <w:i/>
          <w:iCs/>
          <w:shd w:val="clear" w:color="auto" w:fill="FFFFFF"/>
        </w:rPr>
        <w:t>eneral somatic symptoms</w:t>
      </w:r>
      <w:r w:rsidRPr="00A51231">
        <w:rPr>
          <w:shd w:val="clear" w:color="auto" w:fill="FFFFFF"/>
        </w:rPr>
        <w:t xml:space="preserve">; </w:t>
      </w:r>
      <w:r w:rsidR="00124849" w:rsidRPr="00A51231">
        <w:rPr>
          <w:i/>
          <w:iCs/>
          <w:shd w:val="clear" w:color="auto" w:fill="FFFFFF"/>
        </w:rPr>
        <w:t>A</w:t>
      </w:r>
      <w:r w:rsidRPr="00A51231">
        <w:rPr>
          <w:i/>
          <w:iCs/>
          <w:shd w:val="clear" w:color="auto" w:fill="FFFFFF"/>
        </w:rPr>
        <w:t>ppetite changes</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Appetite increase</w:t>
      </w:r>
      <w:r w:rsidRPr="00A51231">
        <w:rPr>
          <w:shd w:val="clear" w:color="auto" w:fill="FFFFFF"/>
        </w:rPr>
        <w:t xml:space="preserve"> and </w:t>
      </w:r>
      <w:r w:rsidR="00124849" w:rsidRPr="00A51231">
        <w:rPr>
          <w:i/>
          <w:iCs/>
          <w:shd w:val="clear" w:color="auto" w:fill="FFFFFF"/>
        </w:rPr>
        <w:t>Appetite decrease</w:t>
      </w:r>
      <w:r w:rsidRPr="00A51231">
        <w:rPr>
          <w:shd w:val="clear" w:color="auto" w:fill="FFFFFF"/>
        </w:rPr>
        <w:t xml:space="preserve">; </w:t>
      </w:r>
      <w:r w:rsidR="00124849" w:rsidRPr="00A51231">
        <w:rPr>
          <w:i/>
          <w:iCs/>
          <w:shd w:val="clear" w:color="auto" w:fill="FFFFFF"/>
        </w:rPr>
        <w:t>Somnipathy</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P</w:t>
      </w:r>
      <w:r w:rsidRPr="00A51231">
        <w:rPr>
          <w:i/>
          <w:iCs/>
          <w:shd w:val="clear" w:color="auto" w:fill="FFFFFF"/>
        </w:rPr>
        <w:t>oor</w:t>
      </w:r>
      <w:r w:rsidR="00124849" w:rsidRPr="00A51231">
        <w:rPr>
          <w:i/>
          <w:iCs/>
          <w:shd w:val="clear" w:color="auto" w:fill="FFFFFF"/>
        </w:rPr>
        <w:t xml:space="preserve"> </w:t>
      </w:r>
      <w:r w:rsidRPr="00A51231">
        <w:rPr>
          <w:i/>
          <w:iCs/>
          <w:shd w:val="clear" w:color="auto" w:fill="FFFFFF"/>
        </w:rPr>
        <w:t>sleep</w:t>
      </w:r>
      <w:r w:rsidRPr="00A51231">
        <w:rPr>
          <w:shd w:val="clear" w:color="auto" w:fill="FFFFFF"/>
        </w:rPr>
        <w:t>,</w:t>
      </w:r>
      <w:r w:rsidR="00A51231">
        <w:rPr>
          <w:shd w:val="clear" w:color="auto" w:fill="FFFFFF"/>
        </w:rPr>
        <w:t xml:space="preserve"> </w:t>
      </w:r>
      <w:r w:rsidR="00124849" w:rsidRPr="00A51231">
        <w:rPr>
          <w:i/>
          <w:iCs/>
          <w:shd w:val="clear" w:color="auto" w:fill="FFFFFF"/>
        </w:rPr>
        <w:t>Hypersomnia</w:t>
      </w:r>
      <w:r w:rsidRPr="00A51231">
        <w:rPr>
          <w:shd w:val="clear" w:color="auto" w:fill="FFFFFF"/>
        </w:rPr>
        <w:t>,</w:t>
      </w:r>
      <w:r w:rsidR="00A51231">
        <w:rPr>
          <w:shd w:val="clear" w:color="auto" w:fill="FFFFFF"/>
        </w:rPr>
        <w:t xml:space="preserve"> </w:t>
      </w:r>
      <w:r w:rsidR="00124849" w:rsidRPr="00A51231">
        <w:rPr>
          <w:i/>
          <w:iCs/>
          <w:shd w:val="clear" w:color="auto" w:fill="FFFFFF"/>
        </w:rPr>
        <w:t>E</w:t>
      </w:r>
      <w:r w:rsidRPr="00A51231">
        <w:rPr>
          <w:i/>
          <w:iCs/>
          <w:shd w:val="clear" w:color="auto" w:fill="FFFFFF"/>
        </w:rPr>
        <w:t>arly insomnia</w:t>
      </w:r>
      <w:r w:rsidRPr="00A51231">
        <w:rPr>
          <w:shd w:val="clear" w:color="auto" w:fill="FFFFFF"/>
        </w:rPr>
        <w:t>,</w:t>
      </w:r>
      <w:r w:rsidR="00A51231">
        <w:rPr>
          <w:shd w:val="clear" w:color="auto" w:fill="FFFFFF"/>
        </w:rPr>
        <w:t xml:space="preserve"> </w:t>
      </w:r>
      <w:r w:rsidR="00124849" w:rsidRPr="00A51231">
        <w:rPr>
          <w:i/>
          <w:iCs/>
          <w:shd w:val="clear" w:color="auto" w:fill="FFFFFF"/>
        </w:rPr>
        <w:t>M</w:t>
      </w:r>
      <w:r w:rsidRPr="00A51231">
        <w:rPr>
          <w:i/>
          <w:iCs/>
          <w:shd w:val="clear" w:color="auto" w:fill="FFFFFF"/>
        </w:rPr>
        <w:t>iddle insomnia</w:t>
      </w:r>
      <w:r w:rsidRPr="00A51231">
        <w:rPr>
          <w:shd w:val="clear" w:color="auto" w:fill="FFFFFF"/>
        </w:rPr>
        <w:t xml:space="preserve">, and </w:t>
      </w:r>
      <w:r w:rsidR="00124849" w:rsidRPr="00A51231">
        <w:rPr>
          <w:i/>
          <w:iCs/>
          <w:shd w:val="clear" w:color="auto" w:fill="FFFFFF"/>
        </w:rPr>
        <w:t>L</w:t>
      </w:r>
      <w:r w:rsidRPr="00A51231">
        <w:rPr>
          <w:i/>
          <w:iCs/>
          <w:shd w:val="clear" w:color="auto" w:fill="FFFFFF"/>
        </w:rPr>
        <w:t>ate insomnia</w:t>
      </w:r>
      <w:r w:rsidRPr="00A51231">
        <w:rPr>
          <w:shd w:val="clear" w:color="auto" w:fill="FFFFFF"/>
        </w:rPr>
        <w:t xml:space="preserve">; and </w:t>
      </w:r>
      <w:r w:rsidR="00124849" w:rsidRPr="00A51231">
        <w:rPr>
          <w:i/>
          <w:iCs/>
          <w:shd w:val="clear" w:color="auto" w:fill="FFFFFF"/>
        </w:rPr>
        <w:t>Reduced socialization</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 being </w:t>
      </w:r>
      <w:r w:rsidR="00124849" w:rsidRPr="00A51231">
        <w:rPr>
          <w:i/>
          <w:iCs/>
          <w:shd w:val="clear" w:color="auto" w:fill="FFFFFF"/>
        </w:rPr>
        <w:t>I didn’t want to see my friends</w:t>
      </w:r>
      <w:r w:rsidR="00124849" w:rsidRPr="00A51231">
        <w:rPr>
          <w:shd w:val="clear" w:color="auto" w:fill="FFFFFF"/>
        </w:rPr>
        <w:t>.</w:t>
      </w:r>
      <w:r w:rsidR="00914229">
        <w:rPr>
          <w:rFonts w:hint="eastAsia"/>
          <w:shd w:val="clear" w:color="auto" w:fill="FFFFFF"/>
        </w:rPr>
        <w:t xml:space="preserve"> </w:t>
      </w:r>
      <w:r w:rsidR="00D45802" w:rsidRPr="00A51231">
        <w:rPr>
          <w:shd w:val="clear" w:color="auto" w:fill="FFFFFF"/>
        </w:rPr>
        <w:t>Symptoms appear in a mean of 5.62 of the 27 rating scales</w:t>
      </w:r>
      <w:r w:rsidR="00D45802" w:rsidRPr="00A51231">
        <w:rPr>
          <w:rFonts w:hint="eastAsia"/>
          <w:shd w:val="clear" w:color="auto" w:fill="FFFFFF"/>
        </w:rPr>
        <w:t>.</w:t>
      </w:r>
    </w:p>
    <w:p w14:paraId="2EAAD4E7" w14:textId="0A30D0D0" w:rsidR="005850F1" w:rsidRPr="00A51231" w:rsidRDefault="00D45802" w:rsidP="00703D41">
      <w:pPr>
        <w:ind w:firstLineChars="200" w:firstLine="480"/>
      </w:pPr>
      <w:r w:rsidRPr="00A51231">
        <w:t xml:space="preserve">Among the 84 symptoms, 18 (21.42%) were idiosyncratic </w:t>
      </w:r>
      <w:r w:rsidRPr="00A51231">
        <w:rPr>
          <w:rFonts w:hint="eastAsia"/>
          <w:shd w:val="clear" w:color="auto" w:fill="FFFFFF"/>
        </w:rPr>
        <w:t>s</w:t>
      </w:r>
      <w:r w:rsidRPr="00A51231">
        <w:rPr>
          <w:shd w:val="clear" w:color="auto" w:fill="FFFFFF"/>
        </w:rPr>
        <w:t>ymptoms</w:t>
      </w:r>
      <w:r w:rsidRPr="00A51231">
        <w:rPr>
          <w:rFonts w:hint="eastAsia"/>
          <w:shd w:val="clear" w:color="auto" w:fill="FFFFFF"/>
        </w:rPr>
        <w:t xml:space="preserve"> </w:t>
      </w:r>
      <w:r w:rsidRPr="00A51231">
        <w:t>and only appeared in one scale.</w:t>
      </w:r>
      <w:r w:rsidR="005850F1" w:rsidRPr="00A51231">
        <w:t xml:space="preserve"> None of the symptoms were present on all scales. The symptom that occurred most frequently was </w:t>
      </w:r>
      <w:r w:rsidR="005850F1" w:rsidRPr="00A51231">
        <w:rPr>
          <w:i/>
          <w:iCs/>
        </w:rPr>
        <w:t>Sense of hopelessness</w:t>
      </w:r>
      <w:r w:rsidR="005850F1" w:rsidRPr="00A51231">
        <w:t xml:space="preserve">, observed in 21 out of the 27 scales. The second most prevalent symptom was </w:t>
      </w:r>
      <w:r w:rsidR="005850F1" w:rsidRPr="00A51231">
        <w:rPr>
          <w:i/>
          <w:iCs/>
        </w:rPr>
        <w:t>Interest loss</w:t>
      </w:r>
      <w:r w:rsidR="005850F1" w:rsidRPr="00A51231">
        <w:t xml:space="preserve">, which was present in 18 out of the 27 scales. Notably, </w:t>
      </w:r>
      <w:r w:rsidR="005850F1" w:rsidRPr="00A51231">
        <w:rPr>
          <w:i/>
          <w:iCs/>
        </w:rPr>
        <w:t>anhedonia</w:t>
      </w:r>
      <w:r w:rsidR="005850F1" w:rsidRPr="00A51231">
        <w:t xml:space="preserve">, a fundamental symptom of major depression, is differentiated into </w:t>
      </w:r>
      <w:r w:rsidR="005850F1" w:rsidRPr="00A51231">
        <w:rPr>
          <w:i/>
          <w:iCs/>
        </w:rPr>
        <w:t>loss of interest</w:t>
      </w:r>
      <w:r w:rsidR="005850F1" w:rsidRPr="00A51231">
        <w:t xml:space="preserve"> and </w:t>
      </w:r>
      <w:r w:rsidR="005850F1" w:rsidRPr="00A51231">
        <w:rPr>
          <w:i/>
          <w:iCs/>
        </w:rPr>
        <w:t>loss of pleasure</w:t>
      </w:r>
      <w:r w:rsidR="005850F1" w:rsidRPr="00A51231">
        <w:t xml:space="preserve"> in DSM-5. </w:t>
      </w:r>
      <w:r w:rsidR="005850F1" w:rsidRPr="00A51231">
        <w:rPr>
          <w:i/>
          <w:iCs/>
        </w:rPr>
        <w:t xml:space="preserve">Pleasure loss </w:t>
      </w:r>
      <w:r w:rsidR="005850F1" w:rsidRPr="00A51231">
        <w:t xml:space="preserve">was observed less frequently than </w:t>
      </w:r>
      <w:r w:rsidR="005850F1" w:rsidRPr="00A51231">
        <w:rPr>
          <w:i/>
          <w:iCs/>
        </w:rPr>
        <w:t>loss of interest</w:t>
      </w:r>
      <w:r w:rsidR="005850F1" w:rsidRPr="00A51231">
        <w:t>, appearing in only nine out of the 27 scales.</w:t>
      </w:r>
    </w:p>
    <w:p w14:paraId="76FD3C5D" w14:textId="4C0C0681" w:rsidR="00A51231" w:rsidRDefault="005850F1" w:rsidP="00703D41">
      <w:pPr>
        <w:rPr>
          <w:shd w:val="clear" w:color="auto" w:fill="FFFFFF"/>
        </w:rPr>
      </w:pPr>
      <w:r w:rsidRPr="00A51231">
        <w:rPr>
          <w:shd w:val="clear" w:color="auto" w:fill="FFFFFF"/>
        </w:rPr>
        <w:t xml:space="preserve">As mentioned earlier, this study retained several symptom descriptions related to depressive mood, including the compound symptom of </w:t>
      </w:r>
      <w:r w:rsidRPr="00A51231">
        <w:rPr>
          <w:i/>
          <w:iCs/>
          <w:shd w:val="clear" w:color="auto" w:fill="FFFFFF"/>
        </w:rPr>
        <w:t>depress</w:t>
      </w:r>
      <w:r w:rsidR="00A51231" w:rsidRPr="00A51231">
        <w:rPr>
          <w:i/>
          <w:iCs/>
          <w:shd w:val="clear" w:color="auto" w:fill="FFFFFF"/>
        </w:rPr>
        <w:t>ed</w:t>
      </w:r>
      <w:r w:rsidRPr="00A51231">
        <w:rPr>
          <w:i/>
          <w:iCs/>
          <w:shd w:val="clear" w:color="auto" w:fill="FFFFFF"/>
        </w:rPr>
        <w:t xml:space="preserve"> mood</w:t>
      </w:r>
      <w:r w:rsidRPr="00A51231">
        <w:rPr>
          <w:shd w:val="clear" w:color="auto" w:fill="FFFFFF"/>
        </w:rPr>
        <w:t>, and the specific symptoms of</w:t>
      </w:r>
      <w:r w:rsidRPr="00A51231">
        <w:t xml:space="preserve"> </w:t>
      </w:r>
      <w:r w:rsidR="00A51231" w:rsidRPr="00A51231">
        <w:rPr>
          <w:i/>
          <w:iCs/>
        </w:rPr>
        <w:t>blue</w:t>
      </w:r>
      <w:r w:rsidRPr="00A51231">
        <w:t xml:space="preserve">, </w:t>
      </w:r>
      <w:r w:rsidRPr="00A51231">
        <w:rPr>
          <w:i/>
          <w:iCs/>
        </w:rPr>
        <w:t xml:space="preserve">low </w:t>
      </w:r>
      <w:r w:rsidRPr="00A51231">
        <w:rPr>
          <w:i/>
          <w:iCs/>
          <w:shd w:val="clear" w:color="auto" w:fill="FFFFFF"/>
        </w:rPr>
        <w:t>mood,</w:t>
      </w:r>
      <w:r w:rsidRPr="00A51231">
        <w:rPr>
          <w:shd w:val="clear" w:color="auto" w:fill="FFFFFF"/>
        </w:rPr>
        <w:t xml:space="preserve"> </w:t>
      </w:r>
      <w:r w:rsidRPr="00A51231">
        <w:rPr>
          <w:i/>
          <w:iCs/>
          <w:shd w:val="clear" w:color="auto" w:fill="FFFFFF"/>
        </w:rPr>
        <w:t>sad</w:t>
      </w:r>
      <w:r w:rsidR="00A51231">
        <w:rPr>
          <w:i/>
          <w:iCs/>
          <w:shd w:val="clear" w:color="auto" w:fill="FFFFFF"/>
        </w:rPr>
        <w:t xml:space="preserve"> </w:t>
      </w:r>
      <w:r w:rsidRPr="00A51231">
        <w:rPr>
          <w:shd w:val="clear" w:color="auto" w:fill="FFFFFF"/>
        </w:rPr>
        <w:t>and</w:t>
      </w:r>
      <w:r w:rsidR="00A51231">
        <w:rPr>
          <w:shd w:val="clear" w:color="auto" w:fill="FFFFFF"/>
        </w:rPr>
        <w:t xml:space="preserve"> </w:t>
      </w:r>
      <w:r w:rsidRPr="00A51231">
        <w:rPr>
          <w:i/>
          <w:iCs/>
          <w:shd w:val="clear" w:color="auto" w:fill="FFFFFF"/>
        </w:rPr>
        <w:t>anhedonia</w:t>
      </w:r>
      <w:r w:rsidRPr="00A51231">
        <w:rPr>
          <w:shd w:val="clear" w:color="auto" w:fill="FFFFFF"/>
        </w:rPr>
        <w:t>.</w:t>
      </w:r>
      <w:r w:rsidR="00A51231" w:rsidRPr="00A51231">
        <w:t xml:space="preserve"> </w:t>
      </w:r>
      <w:r w:rsidR="00A51231" w:rsidRPr="00A51231">
        <w:rPr>
          <w:i/>
          <w:iCs/>
        </w:rPr>
        <w:t>Depressed mood</w:t>
      </w:r>
      <w:r w:rsidR="00A51231" w:rsidRPr="00A51231">
        <w:t xml:space="preserve"> </w:t>
      </w:r>
      <w:r w:rsidR="00A51231" w:rsidRPr="00A51231">
        <w:rPr>
          <w:shd w:val="clear" w:color="auto" w:fill="FFFFFF"/>
        </w:rPr>
        <w:t xml:space="preserve">in 5 scales, </w:t>
      </w:r>
      <w:r w:rsidR="00A51231" w:rsidRPr="00A51231">
        <w:rPr>
          <w:i/>
          <w:iCs/>
          <w:shd w:val="clear" w:color="auto" w:fill="FFFFFF"/>
        </w:rPr>
        <w:t xml:space="preserve">blue </w:t>
      </w:r>
      <w:r w:rsidR="00A51231" w:rsidRPr="00A51231">
        <w:rPr>
          <w:shd w:val="clear" w:color="auto" w:fill="FFFFFF"/>
        </w:rPr>
        <w:t xml:space="preserve">appeared in 10 scales, </w:t>
      </w:r>
      <w:r w:rsidR="00A51231" w:rsidRPr="00A51231">
        <w:rPr>
          <w:i/>
          <w:iCs/>
          <w:shd w:val="clear" w:color="auto" w:fill="FFFFFF"/>
        </w:rPr>
        <w:t>low mood</w:t>
      </w:r>
      <w:r w:rsidR="00A51231" w:rsidRPr="00A51231">
        <w:rPr>
          <w:shd w:val="clear" w:color="auto" w:fill="FFFFFF"/>
        </w:rPr>
        <w:t xml:space="preserve"> appeared in 15 scales, </w:t>
      </w:r>
      <w:r w:rsidR="00A51231" w:rsidRPr="00A51231">
        <w:rPr>
          <w:i/>
          <w:iCs/>
          <w:shd w:val="clear" w:color="auto" w:fill="FFFFFF"/>
        </w:rPr>
        <w:t>sad</w:t>
      </w:r>
      <w:r w:rsidR="00A51231" w:rsidRPr="00A51231">
        <w:rPr>
          <w:shd w:val="clear" w:color="auto" w:fill="FFFFFF"/>
        </w:rPr>
        <w:t xml:space="preserve"> appeared in 13 scales, </w:t>
      </w:r>
      <w:r w:rsidR="00A51231" w:rsidRPr="00A51231">
        <w:rPr>
          <w:i/>
          <w:iCs/>
          <w:shd w:val="clear" w:color="auto" w:fill="FFFFFF"/>
        </w:rPr>
        <w:t>anhedonia</w:t>
      </w:r>
      <w:r w:rsidR="00A51231" w:rsidRPr="00A51231">
        <w:rPr>
          <w:shd w:val="clear" w:color="auto" w:fill="FFFFFF"/>
        </w:rPr>
        <w:t xml:space="preserve"> appeared in 16 scales.</w:t>
      </w:r>
      <w:r w:rsidR="00A51231" w:rsidRPr="00A51231">
        <w:rPr>
          <w:rFonts w:hint="eastAsia"/>
          <w:shd w:val="clear" w:color="auto" w:fill="FFFFFF"/>
        </w:rPr>
        <w:t xml:space="preserve"> </w:t>
      </w:r>
      <w:r w:rsidR="00A51231" w:rsidRPr="00A51231">
        <w:rPr>
          <w:shd w:val="clear" w:color="auto" w:fill="FFFFFF"/>
        </w:rPr>
        <w:t xml:space="preserve">If these symptoms were combined with </w:t>
      </w:r>
      <w:r w:rsidR="00A51231" w:rsidRPr="00A51231">
        <w:rPr>
          <w:i/>
          <w:iCs/>
          <w:shd w:val="clear" w:color="auto" w:fill="FFFFFF"/>
        </w:rPr>
        <w:t>depressed mood</w:t>
      </w:r>
      <w:r w:rsidR="00A51231" w:rsidRPr="00A51231">
        <w:rPr>
          <w:shd w:val="clear" w:color="auto" w:fill="FFFFFF"/>
        </w:rPr>
        <w:t>, this symptom would be the most frequent symptom among the 26 scales.</w:t>
      </w:r>
      <w:r w:rsidR="00A51231" w:rsidRPr="00A51231">
        <w:t xml:space="preserve"> </w:t>
      </w:r>
      <w:r w:rsidR="00A51231" w:rsidRPr="00A51231">
        <w:rPr>
          <w:shd w:val="clear" w:color="auto" w:fill="FFFFFF"/>
        </w:rPr>
        <w:t xml:space="preserve">Table </w:t>
      </w:r>
      <w:r w:rsidR="00A51231">
        <w:rPr>
          <w:shd w:val="clear" w:color="auto" w:fill="FFFFFF"/>
        </w:rPr>
        <w:t>3</w:t>
      </w:r>
      <w:r w:rsidR="00A51231" w:rsidRPr="00A51231">
        <w:rPr>
          <w:shd w:val="clear" w:color="auto" w:fill="FFFFFF"/>
        </w:rPr>
        <w:t xml:space="preserve"> lists in how many scales each of the symptoms are listed; for</w:t>
      </w:r>
      <w:r w:rsidR="00A51231">
        <w:rPr>
          <w:rFonts w:hint="eastAsia"/>
          <w:shd w:val="clear" w:color="auto" w:fill="FFFFFF"/>
        </w:rPr>
        <w:t xml:space="preserve"> </w:t>
      </w:r>
      <w:r w:rsidR="00A51231" w:rsidRPr="00A51231">
        <w:rPr>
          <w:shd w:val="clear" w:color="auto" w:fill="FFFFFF"/>
        </w:rPr>
        <w:t xml:space="preserve">instance, </w:t>
      </w:r>
      <w:r w:rsidR="00A51231">
        <w:rPr>
          <w:shd w:val="clear" w:color="auto" w:fill="FFFFFF"/>
        </w:rPr>
        <w:t>12</w:t>
      </w:r>
      <w:r w:rsidR="00A51231" w:rsidRPr="00A51231">
        <w:rPr>
          <w:shd w:val="clear" w:color="auto" w:fill="FFFFFF"/>
        </w:rPr>
        <w:t xml:space="preserve"> of the </w:t>
      </w:r>
      <w:r w:rsidR="00A51231">
        <w:rPr>
          <w:shd w:val="clear" w:color="auto" w:fill="FFFFFF"/>
        </w:rPr>
        <w:t>84</w:t>
      </w:r>
      <w:r w:rsidR="00A51231" w:rsidRPr="00A51231">
        <w:rPr>
          <w:shd w:val="clear" w:color="auto" w:fill="FFFFFF"/>
        </w:rPr>
        <w:t xml:space="preserve"> symptoms (1</w:t>
      </w:r>
      <w:r w:rsidR="00A51231">
        <w:rPr>
          <w:shd w:val="clear" w:color="auto" w:fill="FFFFFF"/>
        </w:rPr>
        <w:t>4.29</w:t>
      </w:r>
      <w:r w:rsidR="00A51231" w:rsidRPr="00A51231">
        <w:rPr>
          <w:shd w:val="clear" w:color="auto" w:fill="FFFFFF"/>
        </w:rPr>
        <w:t xml:space="preserve">%) appear across a subset of </w:t>
      </w:r>
      <w:r w:rsidR="00A51231">
        <w:rPr>
          <w:shd w:val="clear" w:color="auto" w:fill="FFFFFF"/>
        </w:rPr>
        <w:t>2</w:t>
      </w:r>
      <w:r w:rsidR="00A51231">
        <w:rPr>
          <w:rFonts w:hint="eastAsia"/>
          <w:shd w:val="clear" w:color="auto" w:fill="FFFFFF"/>
        </w:rPr>
        <w:t xml:space="preserve"> </w:t>
      </w:r>
      <w:r w:rsidR="00A51231" w:rsidRPr="00A51231">
        <w:rPr>
          <w:shd w:val="clear" w:color="auto" w:fill="FFFFFF"/>
        </w:rPr>
        <w:t>scales.</w:t>
      </w:r>
    </w:p>
    <w:p w14:paraId="37CE79F2" w14:textId="77777777" w:rsidR="00301A4E" w:rsidRPr="00AF1936" w:rsidRDefault="00301A4E" w:rsidP="008D2FF9">
      <w:pPr>
        <w:rPr>
          <w:color w:val="2A2B2E"/>
          <w:sz w:val="23"/>
          <w:szCs w:val="23"/>
          <w:shd w:val="clear" w:color="auto" w:fill="FFFFFF"/>
        </w:rPr>
        <w:sectPr w:rsidR="00301A4E" w:rsidRPr="00AF1936" w:rsidSect="00301A4E">
          <w:pgSz w:w="11906" w:h="16838"/>
          <w:pgMar w:top="1440" w:right="1797" w:bottom="1440" w:left="1797" w:header="851" w:footer="992" w:gutter="0"/>
          <w:cols w:space="425"/>
          <w:docGrid w:linePitch="381"/>
        </w:sectPr>
      </w:pPr>
    </w:p>
    <w:p w14:paraId="0728FBAE" w14:textId="61D6F7FD" w:rsidR="00301A4E" w:rsidRDefault="00A6788B" w:rsidP="008D2FF9">
      <w:pPr>
        <w:rPr>
          <w:color w:val="2A2B2E"/>
          <w:sz w:val="23"/>
          <w:szCs w:val="23"/>
          <w:shd w:val="clear" w:color="auto" w:fill="FFFFFF"/>
        </w:rPr>
      </w:pPr>
      <w:r>
        <w:rPr>
          <w:noProof/>
        </w:rPr>
        <w:lastRenderedPageBreak/>
        <w:drawing>
          <wp:inline distT="0" distB="0" distL="0" distR="0" wp14:anchorId="62BB998F" wp14:editId="75EF92DA">
            <wp:extent cx="9649158" cy="17154059"/>
            <wp:effectExtent l="0" t="0" r="9525" b="0"/>
            <wp:docPr id="111472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50543" cy="17156521"/>
                    </a:xfrm>
                    <a:prstGeom prst="rect">
                      <a:avLst/>
                    </a:prstGeom>
                    <a:noFill/>
                    <a:ln>
                      <a:noFill/>
                    </a:ln>
                  </pic:spPr>
                </pic:pic>
              </a:graphicData>
            </a:graphic>
          </wp:inline>
        </w:drawing>
      </w:r>
      <w:r w:rsidR="00301A4E">
        <w:rPr>
          <w:color w:val="2A2B2E"/>
          <w:sz w:val="23"/>
          <w:szCs w:val="23"/>
          <w:shd w:val="clear" w:color="auto" w:fill="FFFFFF"/>
        </w:rPr>
        <w:br w:type="page"/>
      </w:r>
    </w:p>
    <w:p w14:paraId="3FC990CC" w14:textId="77777777" w:rsidR="008104F1" w:rsidRDefault="008104F1" w:rsidP="00477DDF">
      <w:pPr>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77777777" w:rsidR="008104F1" w:rsidRDefault="008104F1" w:rsidP="00477DDF">
      <w:pPr>
        <w:rPr>
          <w:color w:val="2A2B2E"/>
          <w:sz w:val="23"/>
          <w:szCs w:val="23"/>
          <w:shd w:val="clear" w:color="auto" w:fill="FFFFFF"/>
        </w:rPr>
      </w:pPr>
    </w:p>
    <w:p w14:paraId="5E345D15" w14:textId="70BAB62E" w:rsidR="008104F1" w:rsidRDefault="008104F1" w:rsidP="00CA38F8">
      <w:pPr>
        <w:ind w:firstLineChars="350" w:firstLine="805"/>
        <w:jc w:val="center"/>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388" w:name="OLE_LINK7"/>
      <w:r>
        <w:rPr>
          <w:rFonts w:hint="eastAsia"/>
          <w:color w:val="2A2B2E"/>
          <w:sz w:val="23"/>
          <w:szCs w:val="23"/>
          <w:shd w:val="clear" w:color="auto" w:fill="FFFFFF"/>
        </w:rPr>
        <w:t xml:space="preserve"> </w:t>
      </w:r>
      <w:bookmarkEnd w:id="388"/>
      <w:r w:rsidR="00A51231" w:rsidRPr="00A51231">
        <w:rPr>
          <w:color w:val="2A2B2E"/>
          <w:sz w:val="23"/>
          <w:szCs w:val="23"/>
          <w:shd w:val="clear" w:color="auto" w:fill="FFFFFF"/>
        </w:rPr>
        <w:t>Number of symptoms that appear across combinations of scales.</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AF1936" w14:paraId="391A191B" w14:textId="77777777" w:rsidTr="00322F71">
        <w:tc>
          <w:tcPr>
            <w:tcW w:w="2765" w:type="dxa"/>
            <w:tcBorders>
              <w:top w:val="single" w:sz="12" w:space="0" w:color="auto"/>
            </w:tcBorders>
            <w:vAlign w:val="center"/>
          </w:tcPr>
          <w:p w14:paraId="17BC39ED" w14:textId="7189B7E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5" w:type="dxa"/>
            <w:tcBorders>
              <w:top w:val="single" w:sz="12" w:space="0" w:color="auto"/>
            </w:tcBorders>
            <w:vAlign w:val="center"/>
          </w:tcPr>
          <w:p w14:paraId="2B06EE13" w14:textId="042BCED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6" w:type="dxa"/>
            <w:tcBorders>
              <w:top w:val="nil"/>
              <w:left w:val="nil"/>
              <w:bottom w:val="nil"/>
              <w:right w:val="nil"/>
            </w:tcBorders>
            <w:shd w:val="clear" w:color="auto" w:fill="auto"/>
            <w:vAlign w:val="bottom"/>
          </w:tcPr>
          <w:p w14:paraId="43E8127D" w14:textId="7ABDE36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21.43</w:t>
            </w:r>
          </w:p>
        </w:tc>
      </w:tr>
      <w:tr w:rsidR="00AF1936" w14:paraId="29B595B1" w14:textId="77777777" w:rsidTr="00322F71">
        <w:tc>
          <w:tcPr>
            <w:tcW w:w="2765" w:type="dxa"/>
            <w:vAlign w:val="center"/>
          </w:tcPr>
          <w:p w14:paraId="3941F687" w14:textId="627003A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12</w:t>
            </w:r>
          </w:p>
        </w:tc>
        <w:tc>
          <w:tcPr>
            <w:tcW w:w="2765" w:type="dxa"/>
            <w:vAlign w:val="center"/>
          </w:tcPr>
          <w:p w14:paraId="329B6B17" w14:textId="5A45F48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6" w:type="dxa"/>
            <w:tcBorders>
              <w:top w:val="nil"/>
              <w:left w:val="nil"/>
              <w:bottom w:val="nil"/>
              <w:right w:val="nil"/>
            </w:tcBorders>
            <w:shd w:val="clear" w:color="auto" w:fill="auto"/>
            <w:vAlign w:val="bottom"/>
          </w:tcPr>
          <w:p w14:paraId="0F68273A" w14:textId="022748C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14.29</w:t>
            </w:r>
          </w:p>
        </w:tc>
      </w:tr>
      <w:tr w:rsidR="00AF1936" w14:paraId="3154D041" w14:textId="77777777" w:rsidTr="00322F71">
        <w:tc>
          <w:tcPr>
            <w:tcW w:w="2765" w:type="dxa"/>
            <w:vAlign w:val="center"/>
          </w:tcPr>
          <w:p w14:paraId="363C74ED" w14:textId="690EC26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6</w:t>
            </w:r>
          </w:p>
        </w:tc>
        <w:tc>
          <w:tcPr>
            <w:tcW w:w="2765" w:type="dxa"/>
            <w:vAlign w:val="center"/>
          </w:tcPr>
          <w:p w14:paraId="485E88D4" w14:textId="70D9CC2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3</w:t>
            </w:r>
          </w:p>
        </w:tc>
        <w:tc>
          <w:tcPr>
            <w:tcW w:w="2766" w:type="dxa"/>
            <w:tcBorders>
              <w:top w:val="nil"/>
              <w:left w:val="nil"/>
              <w:bottom w:val="nil"/>
              <w:right w:val="nil"/>
            </w:tcBorders>
            <w:shd w:val="clear" w:color="auto" w:fill="auto"/>
            <w:vAlign w:val="bottom"/>
          </w:tcPr>
          <w:p w14:paraId="6DB419F5" w14:textId="039E103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7.14</w:t>
            </w:r>
          </w:p>
        </w:tc>
      </w:tr>
      <w:tr w:rsidR="00AF1936" w14:paraId="0712171A" w14:textId="77777777" w:rsidTr="00322F71">
        <w:tc>
          <w:tcPr>
            <w:tcW w:w="2765" w:type="dxa"/>
            <w:vAlign w:val="center"/>
          </w:tcPr>
          <w:p w14:paraId="1DC61805" w14:textId="5BC39DA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5" w:type="dxa"/>
            <w:vAlign w:val="center"/>
          </w:tcPr>
          <w:p w14:paraId="53943974" w14:textId="6C8EC131"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4</w:t>
            </w:r>
          </w:p>
        </w:tc>
        <w:tc>
          <w:tcPr>
            <w:tcW w:w="2766" w:type="dxa"/>
            <w:tcBorders>
              <w:top w:val="nil"/>
              <w:left w:val="nil"/>
              <w:bottom w:val="nil"/>
              <w:right w:val="nil"/>
            </w:tcBorders>
            <w:shd w:val="clear" w:color="auto" w:fill="auto"/>
            <w:vAlign w:val="bottom"/>
          </w:tcPr>
          <w:p w14:paraId="786CF579" w14:textId="7CDE6FBC"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8.33</w:t>
            </w:r>
          </w:p>
        </w:tc>
      </w:tr>
      <w:tr w:rsidR="00AF1936" w14:paraId="5F59B03E" w14:textId="77777777" w:rsidTr="00322F71">
        <w:tc>
          <w:tcPr>
            <w:tcW w:w="2765" w:type="dxa"/>
            <w:vAlign w:val="center"/>
          </w:tcPr>
          <w:p w14:paraId="5C0CE289" w14:textId="345F525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5" w:type="dxa"/>
            <w:vAlign w:val="center"/>
          </w:tcPr>
          <w:p w14:paraId="755B9468" w14:textId="15B77D4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5</w:t>
            </w:r>
          </w:p>
        </w:tc>
        <w:tc>
          <w:tcPr>
            <w:tcW w:w="2766" w:type="dxa"/>
            <w:tcBorders>
              <w:top w:val="nil"/>
              <w:left w:val="nil"/>
              <w:bottom w:val="nil"/>
              <w:right w:val="nil"/>
            </w:tcBorders>
            <w:shd w:val="clear" w:color="auto" w:fill="auto"/>
            <w:vAlign w:val="bottom"/>
          </w:tcPr>
          <w:p w14:paraId="55595689" w14:textId="23F5A8D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8.33</w:t>
            </w:r>
          </w:p>
        </w:tc>
      </w:tr>
      <w:tr w:rsidR="00AF1936" w14:paraId="28B224FA" w14:textId="77777777" w:rsidTr="00322F71">
        <w:tc>
          <w:tcPr>
            <w:tcW w:w="2765" w:type="dxa"/>
            <w:vAlign w:val="center"/>
          </w:tcPr>
          <w:p w14:paraId="0ECB18A3" w14:textId="7C168C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5" w:type="dxa"/>
            <w:vAlign w:val="center"/>
          </w:tcPr>
          <w:p w14:paraId="207CDE16" w14:textId="0C15B00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6</w:t>
            </w:r>
          </w:p>
        </w:tc>
        <w:tc>
          <w:tcPr>
            <w:tcW w:w="2766" w:type="dxa"/>
            <w:tcBorders>
              <w:top w:val="nil"/>
              <w:left w:val="nil"/>
              <w:bottom w:val="nil"/>
              <w:right w:val="nil"/>
            </w:tcBorders>
            <w:shd w:val="clear" w:color="auto" w:fill="auto"/>
            <w:vAlign w:val="bottom"/>
          </w:tcPr>
          <w:p w14:paraId="7160C6A9" w14:textId="1ED8C84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8.33</w:t>
            </w:r>
          </w:p>
        </w:tc>
      </w:tr>
      <w:tr w:rsidR="00AF1936" w14:paraId="092B5CDC" w14:textId="77777777" w:rsidTr="00322F71">
        <w:tc>
          <w:tcPr>
            <w:tcW w:w="2765" w:type="dxa"/>
            <w:vAlign w:val="center"/>
          </w:tcPr>
          <w:p w14:paraId="55414DBB" w14:textId="6963000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3</w:t>
            </w:r>
          </w:p>
        </w:tc>
        <w:tc>
          <w:tcPr>
            <w:tcW w:w="2765" w:type="dxa"/>
            <w:vAlign w:val="center"/>
          </w:tcPr>
          <w:p w14:paraId="454FE0A4" w14:textId="47197D4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7</w:t>
            </w:r>
          </w:p>
        </w:tc>
        <w:tc>
          <w:tcPr>
            <w:tcW w:w="2766" w:type="dxa"/>
            <w:tcBorders>
              <w:top w:val="nil"/>
              <w:left w:val="nil"/>
              <w:bottom w:val="nil"/>
              <w:right w:val="nil"/>
            </w:tcBorders>
            <w:shd w:val="clear" w:color="auto" w:fill="auto"/>
            <w:vAlign w:val="bottom"/>
          </w:tcPr>
          <w:p w14:paraId="2469C806" w14:textId="1D98154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3.57</w:t>
            </w:r>
          </w:p>
        </w:tc>
      </w:tr>
      <w:tr w:rsidR="00AF1936" w14:paraId="3320E3CD" w14:textId="77777777" w:rsidTr="00322F71">
        <w:tc>
          <w:tcPr>
            <w:tcW w:w="2765" w:type="dxa"/>
            <w:vAlign w:val="center"/>
          </w:tcPr>
          <w:p w14:paraId="5F960CC2" w14:textId="4653859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4</w:t>
            </w:r>
          </w:p>
        </w:tc>
        <w:tc>
          <w:tcPr>
            <w:tcW w:w="2765" w:type="dxa"/>
            <w:vAlign w:val="center"/>
          </w:tcPr>
          <w:p w14:paraId="1A744818" w14:textId="6E02381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8</w:t>
            </w:r>
          </w:p>
        </w:tc>
        <w:tc>
          <w:tcPr>
            <w:tcW w:w="2766" w:type="dxa"/>
            <w:tcBorders>
              <w:top w:val="nil"/>
              <w:left w:val="nil"/>
              <w:bottom w:val="nil"/>
              <w:right w:val="nil"/>
            </w:tcBorders>
            <w:shd w:val="clear" w:color="auto" w:fill="auto"/>
            <w:vAlign w:val="bottom"/>
          </w:tcPr>
          <w:p w14:paraId="79FE7D7B" w14:textId="372AAC7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4.76</w:t>
            </w:r>
          </w:p>
        </w:tc>
      </w:tr>
      <w:tr w:rsidR="00AF1936" w14:paraId="6F5F4818" w14:textId="77777777" w:rsidTr="00322F71">
        <w:tc>
          <w:tcPr>
            <w:tcW w:w="2765" w:type="dxa"/>
            <w:vAlign w:val="center"/>
          </w:tcPr>
          <w:p w14:paraId="0FCFFCBA" w14:textId="01A1D16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391F2976" w14:textId="39BC64C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9</w:t>
            </w:r>
          </w:p>
        </w:tc>
        <w:tc>
          <w:tcPr>
            <w:tcW w:w="2766" w:type="dxa"/>
            <w:tcBorders>
              <w:top w:val="nil"/>
              <w:left w:val="nil"/>
              <w:bottom w:val="nil"/>
              <w:right w:val="nil"/>
            </w:tcBorders>
            <w:shd w:val="clear" w:color="auto" w:fill="auto"/>
            <w:vAlign w:val="bottom"/>
          </w:tcPr>
          <w:p w14:paraId="7B866F0D" w14:textId="27AEFD3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2.38</w:t>
            </w:r>
          </w:p>
        </w:tc>
      </w:tr>
      <w:tr w:rsidR="00AF1936" w14:paraId="55DE63F9" w14:textId="77777777" w:rsidTr="00322F71">
        <w:trPr>
          <w:trHeight w:val="509"/>
        </w:trPr>
        <w:tc>
          <w:tcPr>
            <w:tcW w:w="2765" w:type="dxa"/>
            <w:vAlign w:val="center"/>
          </w:tcPr>
          <w:p w14:paraId="39819E5E" w14:textId="4FAE2F88" w:rsidR="00AF1936" w:rsidRDefault="00AF1936" w:rsidP="00AF1936">
            <w:pPr>
              <w:pStyle w:val="tgt"/>
              <w:jc w:val="center"/>
              <w:rPr>
                <w:rFonts w:ascii="Times New Roman" w:eastAsia="DengXian" w:hAnsi="Times New Roman" w:cs="Times New Roman"/>
                <w:color w:val="2A2B2E"/>
                <w:sz w:val="23"/>
                <w:szCs w:val="23"/>
              </w:rPr>
            </w:pPr>
            <w:r>
              <w:rPr>
                <w:rFonts w:ascii="Times New Roman" w:eastAsia="DengXian" w:hAnsi="Times New Roman" w:cs="Times New Roman" w:hint="eastAsia"/>
                <w:color w:val="2A2B2E"/>
                <w:sz w:val="23"/>
                <w:szCs w:val="23"/>
              </w:rPr>
              <w:t>1</w:t>
            </w:r>
          </w:p>
        </w:tc>
        <w:tc>
          <w:tcPr>
            <w:tcW w:w="2765" w:type="dxa"/>
            <w:vAlign w:val="center"/>
          </w:tcPr>
          <w:p w14:paraId="3CA55B28" w14:textId="17C2E9DB" w:rsidR="00AF1936" w:rsidRDefault="00AF1936" w:rsidP="00AF1936">
            <w:pPr>
              <w:pStyle w:val="tgt"/>
              <w:jc w:val="center"/>
              <w:rPr>
                <w:rFonts w:ascii="Times New Roman" w:eastAsia="DengXian" w:hAnsi="Times New Roman" w:cs="Times New Roman"/>
                <w:color w:val="2A2B2E"/>
                <w:sz w:val="23"/>
                <w:szCs w:val="23"/>
              </w:rPr>
            </w:pPr>
            <w:r>
              <w:rPr>
                <w:rFonts w:ascii="Times New Roman" w:eastAsia="DengXian" w:hAnsi="Times New Roman" w:cs="Times New Roman" w:hint="eastAsia"/>
                <w:color w:val="2A2B2E"/>
                <w:sz w:val="23"/>
                <w:szCs w:val="23"/>
              </w:rPr>
              <w:t>1</w:t>
            </w:r>
            <w:r>
              <w:rPr>
                <w:rFonts w:ascii="Times New Roman" w:eastAsia="DengXian" w:hAnsi="Times New Roman" w:cs="Times New Roman"/>
                <w:color w:val="2A2B2E"/>
                <w:sz w:val="23"/>
                <w:szCs w:val="23"/>
              </w:rPr>
              <w:t>0</w:t>
            </w:r>
          </w:p>
        </w:tc>
        <w:tc>
          <w:tcPr>
            <w:tcW w:w="2766" w:type="dxa"/>
            <w:tcBorders>
              <w:top w:val="nil"/>
              <w:left w:val="nil"/>
              <w:bottom w:val="nil"/>
              <w:right w:val="nil"/>
            </w:tcBorders>
            <w:shd w:val="clear" w:color="auto" w:fill="auto"/>
            <w:vAlign w:val="bottom"/>
          </w:tcPr>
          <w:p w14:paraId="2EA6F3A9" w14:textId="0C6DD5C7"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1.19</w:t>
            </w:r>
          </w:p>
        </w:tc>
      </w:tr>
      <w:tr w:rsidR="00AF1936" w14:paraId="7CDD8FC6" w14:textId="77777777" w:rsidTr="00322F71">
        <w:tc>
          <w:tcPr>
            <w:tcW w:w="2765" w:type="dxa"/>
            <w:vAlign w:val="center"/>
          </w:tcPr>
          <w:p w14:paraId="355DC305" w14:textId="351A096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5</w:t>
            </w:r>
          </w:p>
        </w:tc>
        <w:tc>
          <w:tcPr>
            <w:tcW w:w="2765" w:type="dxa"/>
            <w:vAlign w:val="center"/>
          </w:tcPr>
          <w:p w14:paraId="690F6BDC" w14:textId="2BCBEE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11</w:t>
            </w:r>
          </w:p>
        </w:tc>
        <w:tc>
          <w:tcPr>
            <w:tcW w:w="2766" w:type="dxa"/>
            <w:tcBorders>
              <w:top w:val="nil"/>
              <w:left w:val="nil"/>
              <w:bottom w:val="nil"/>
              <w:right w:val="nil"/>
            </w:tcBorders>
            <w:shd w:val="clear" w:color="auto" w:fill="auto"/>
            <w:vAlign w:val="bottom"/>
          </w:tcPr>
          <w:p w14:paraId="0FA9B6FC" w14:textId="0D68AB6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5.95</w:t>
            </w:r>
          </w:p>
        </w:tc>
      </w:tr>
      <w:tr w:rsidR="00AF1936" w14:paraId="1BF57EC5" w14:textId="77777777" w:rsidTr="00322F71">
        <w:tc>
          <w:tcPr>
            <w:tcW w:w="2765" w:type="dxa"/>
            <w:vAlign w:val="center"/>
          </w:tcPr>
          <w:p w14:paraId="5AE1A1E7" w14:textId="530462CF"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1D0D083E" w14:textId="5C2B84E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12</w:t>
            </w:r>
          </w:p>
        </w:tc>
        <w:tc>
          <w:tcPr>
            <w:tcW w:w="2766" w:type="dxa"/>
            <w:tcBorders>
              <w:top w:val="nil"/>
              <w:left w:val="nil"/>
              <w:bottom w:val="nil"/>
              <w:right w:val="nil"/>
            </w:tcBorders>
            <w:shd w:val="clear" w:color="auto" w:fill="auto"/>
            <w:vAlign w:val="bottom"/>
          </w:tcPr>
          <w:p w14:paraId="1801E687" w14:textId="67C260A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2.38</w:t>
            </w:r>
          </w:p>
        </w:tc>
      </w:tr>
      <w:tr w:rsidR="00AF1936" w14:paraId="4AD1B780" w14:textId="77777777" w:rsidTr="00322F71">
        <w:tc>
          <w:tcPr>
            <w:tcW w:w="2765" w:type="dxa"/>
            <w:vAlign w:val="center"/>
          </w:tcPr>
          <w:p w14:paraId="340D081C" w14:textId="26FE4785"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72FCEB04" w14:textId="040F47D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13</w:t>
            </w:r>
          </w:p>
        </w:tc>
        <w:tc>
          <w:tcPr>
            <w:tcW w:w="2766" w:type="dxa"/>
            <w:tcBorders>
              <w:top w:val="nil"/>
              <w:left w:val="nil"/>
              <w:bottom w:val="nil"/>
              <w:right w:val="nil"/>
            </w:tcBorders>
            <w:shd w:val="clear" w:color="auto" w:fill="auto"/>
            <w:vAlign w:val="bottom"/>
          </w:tcPr>
          <w:p w14:paraId="6BD0F847" w14:textId="397B919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2.38</w:t>
            </w:r>
          </w:p>
        </w:tc>
      </w:tr>
      <w:tr w:rsidR="00AF1936" w14:paraId="752C38F1" w14:textId="77777777" w:rsidTr="00322F71">
        <w:tc>
          <w:tcPr>
            <w:tcW w:w="2765" w:type="dxa"/>
            <w:vAlign w:val="center"/>
          </w:tcPr>
          <w:p w14:paraId="6A797F24" w14:textId="1F21D7B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3</w:t>
            </w:r>
          </w:p>
        </w:tc>
        <w:tc>
          <w:tcPr>
            <w:tcW w:w="2765" w:type="dxa"/>
            <w:vAlign w:val="center"/>
          </w:tcPr>
          <w:p w14:paraId="520F7985" w14:textId="3A19012C"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14</w:t>
            </w:r>
          </w:p>
        </w:tc>
        <w:tc>
          <w:tcPr>
            <w:tcW w:w="2766" w:type="dxa"/>
            <w:tcBorders>
              <w:top w:val="nil"/>
              <w:left w:val="nil"/>
              <w:bottom w:val="nil"/>
              <w:right w:val="nil"/>
            </w:tcBorders>
            <w:shd w:val="clear" w:color="auto" w:fill="auto"/>
            <w:vAlign w:val="bottom"/>
          </w:tcPr>
          <w:p w14:paraId="36B5BD4E" w14:textId="752B2DC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3.57</w:t>
            </w:r>
          </w:p>
        </w:tc>
      </w:tr>
      <w:tr w:rsidR="00AF1936" w14:paraId="32C862BE" w14:textId="77777777" w:rsidTr="00322F71">
        <w:tc>
          <w:tcPr>
            <w:tcW w:w="2765" w:type="dxa"/>
            <w:vAlign w:val="center"/>
          </w:tcPr>
          <w:p w14:paraId="3C916D10" w14:textId="69910633"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w:t>
            </w:r>
          </w:p>
        </w:tc>
        <w:tc>
          <w:tcPr>
            <w:tcW w:w="2765" w:type="dxa"/>
            <w:vAlign w:val="center"/>
          </w:tcPr>
          <w:p w14:paraId="3211CDDD" w14:textId="27E554D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15</w:t>
            </w:r>
          </w:p>
        </w:tc>
        <w:tc>
          <w:tcPr>
            <w:tcW w:w="2766" w:type="dxa"/>
            <w:tcBorders>
              <w:top w:val="nil"/>
              <w:left w:val="nil"/>
              <w:bottom w:val="nil"/>
              <w:right w:val="nil"/>
            </w:tcBorders>
            <w:shd w:val="clear" w:color="auto" w:fill="auto"/>
            <w:vAlign w:val="bottom"/>
          </w:tcPr>
          <w:p w14:paraId="701362F6" w14:textId="7D4F47D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2.38</w:t>
            </w:r>
          </w:p>
        </w:tc>
      </w:tr>
      <w:tr w:rsidR="00AF1936" w14:paraId="79FC1A83" w14:textId="77777777" w:rsidTr="00322F71">
        <w:tc>
          <w:tcPr>
            <w:tcW w:w="2765" w:type="dxa"/>
            <w:vAlign w:val="center"/>
          </w:tcPr>
          <w:p w14:paraId="4C80D1BD" w14:textId="6D16069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5" w:type="dxa"/>
            <w:vAlign w:val="center"/>
          </w:tcPr>
          <w:p w14:paraId="04FB1AC7" w14:textId="1E7648F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16</w:t>
            </w:r>
          </w:p>
        </w:tc>
        <w:tc>
          <w:tcPr>
            <w:tcW w:w="2766" w:type="dxa"/>
            <w:tcBorders>
              <w:top w:val="nil"/>
              <w:left w:val="nil"/>
              <w:bottom w:val="nil"/>
              <w:right w:val="nil"/>
            </w:tcBorders>
            <w:shd w:val="clear" w:color="auto" w:fill="auto"/>
            <w:vAlign w:val="bottom"/>
          </w:tcPr>
          <w:p w14:paraId="303EF2F9" w14:textId="462AACF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1.19</w:t>
            </w:r>
          </w:p>
        </w:tc>
      </w:tr>
      <w:tr w:rsidR="00AF1936" w14:paraId="0737B244" w14:textId="77777777" w:rsidTr="00AF1936">
        <w:tc>
          <w:tcPr>
            <w:tcW w:w="2765" w:type="dxa"/>
            <w:tcBorders>
              <w:bottom w:val="nil"/>
            </w:tcBorders>
            <w:vAlign w:val="center"/>
          </w:tcPr>
          <w:p w14:paraId="57920E8C" w14:textId="21F5D75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5" w:type="dxa"/>
            <w:tcBorders>
              <w:bottom w:val="nil"/>
            </w:tcBorders>
            <w:vAlign w:val="center"/>
          </w:tcPr>
          <w:p w14:paraId="1944ED8C" w14:textId="59D7FAE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18</w:t>
            </w:r>
          </w:p>
        </w:tc>
        <w:tc>
          <w:tcPr>
            <w:tcW w:w="2766" w:type="dxa"/>
            <w:tcBorders>
              <w:top w:val="nil"/>
              <w:left w:val="nil"/>
              <w:bottom w:val="nil"/>
              <w:right w:val="nil"/>
            </w:tcBorders>
            <w:shd w:val="clear" w:color="auto" w:fill="auto"/>
            <w:vAlign w:val="bottom"/>
          </w:tcPr>
          <w:p w14:paraId="0459E1CA" w14:textId="10B9DCD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1.19</w:t>
            </w:r>
          </w:p>
        </w:tc>
      </w:tr>
      <w:tr w:rsidR="00AF1936" w14:paraId="7A55C98A" w14:textId="77777777" w:rsidTr="00AF1936">
        <w:tc>
          <w:tcPr>
            <w:tcW w:w="2765" w:type="dxa"/>
            <w:tcBorders>
              <w:top w:val="nil"/>
              <w:bottom w:val="single" w:sz="12" w:space="0" w:color="auto"/>
            </w:tcBorders>
            <w:vAlign w:val="center"/>
          </w:tcPr>
          <w:p w14:paraId="7EBE90CC" w14:textId="589D164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1</w:t>
            </w:r>
          </w:p>
        </w:tc>
        <w:tc>
          <w:tcPr>
            <w:tcW w:w="2765" w:type="dxa"/>
            <w:tcBorders>
              <w:top w:val="nil"/>
              <w:bottom w:val="single" w:sz="12" w:space="0" w:color="auto"/>
            </w:tcBorders>
            <w:vAlign w:val="center"/>
          </w:tcPr>
          <w:p w14:paraId="6FC5E7DB" w14:textId="6953619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DengXian" w:hAnsi="Times New Roman" w:cs="Times New Roman"/>
                <w:color w:val="2A2B2E"/>
                <w:sz w:val="23"/>
                <w:szCs w:val="23"/>
              </w:rPr>
              <w:t>21</w:t>
            </w:r>
          </w:p>
        </w:tc>
        <w:tc>
          <w:tcPr>
            <w:tcW w:w="2766" w:type="dxa"/>
            <w:tcBorders>
              <w:top w:val="nil"/>
              <w:left w:val="nil"/>
              <w:bottom w:val="single" w:sz="12" w:space="0" w:color="auto"/>
              <w:right w:val="nil"/>
            </w:tcBorders>
            <w:shd w:val="clear" w:color="auto" w:fill="auto"/>
            <w:vAlign w:val="bottom"/>
          </w:tcPr>
          <w:p w14:paraId="165C9F3E" w14:textId="44BCF7FF"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DengXian" w:hAnsi="Times New Roman" w:cs="Times New Roman"/>
                <w:color w:val="000000"/>
                <w:sz w:val="22"/>
                <w:szCs w:val="22"/>
              </w:rPr>
              <w:t>1.19</w:t>
            </w:r>
          </w:p>
        </w:tc>
      </w:tr>
    </w:tbl>
    <w:p w14:paraId="36BCA5C6" w14:textId="77777777" w:rsidR="00E622C1" w:rsidRDefault="000334B8" w:rsidP="00411430">
      <w:pPr>
        <w:pStyle w:val="Heading2"/>
        <w:rPr>
          <w:shd w:val="clear" w:color="auto" w:fill="FFFFFF"/>
        </w:rPr>
      </w:pPr>
      <w:r>
        <w:rPr>
          <w:shd w:val="clear" w:color="auto" w:fill="FFFFFF"/>
        </w:rPr>
        <w:t xml:space="preserve">3.3 </w:t>
      </w:r>
      <w:r w:rsidR="00E622C1" w:rsidRPr="00E622C1">
        <w:rPr>
          <w:shd w:val="clear" w:color="auto" w:fill="FFFFFF"/>
        </w:rPr>
        <w:t>Scale properties and performance</w:t>
      </w:r>
    </w:p>
    <w:p w14:paraId="63B366A6" w14:textId="77777777" w:rsidR="00703D41" w:rsidRDefault="00914229" w:rsidP="00703D41">
      <w:pPr>
        <w:ind w:firstLineChars="200" w:firstLine="480"/>
        <w:rPr>
          <w:shd w:val="clear" w:color="auto" w:fill="FFFFFF"/>
        </w:rPr>
      </w:pPr>
      <w:r w:rsidRPr="00914229">
        <w:rPr>
          <w:shd w:val="clear" w:color="auto" w:fill="FFFFFF"/>
        </w:rPr>
        <w:t>Table 4 provides a comprehensive overview of the symptom count encompassed by each scale, the adjusted scale length, the number of idiosyncratic symptoms</w:t>
      </w:r>
      <w:r>
        <w:rPr>
          <w:rFonts w:hint="eastAsia"/>
          <w:shd w:val="clear" w:color="auto" w:fill="FFFFFF"/>
        </w:rPr>
        <w:t xml:space="preserve"> </w:t>
      </w:r>
      <w:r w:rsidRPr="00914229">
        <w:rPr>
          <w:shd w:val="clear" w:color="auto" w:fill="FFFFFF"/>
        </w:rPr>
        <w:t>and the ratios of compo</w:t>
      </w:r>
      <w:r>
        <w:rPr>
          <w:shd w:val="clear" w:color="auto" w:fill="FFFFFF"/>
        </w:rPr>
        <w:t>und</w:t>
      </w:r>
      <w:r w:rsidRPr="00914229">
        <w:rPr>
          <w:shd w:val="clear" w:color="auto" w:fill="FFFFFF"/>
        </w:rPr>
        <w:t xml:space="preserve"> and specific symptoms. Furthermore, it outlines the prevalence of DSM-5 depressive symptoms within each scale.</w:t>
      </w:r>
    </w:p>
    <w:p w14:paraId="3C2D2499" w14:textId="77777777" w:rsidR="00CA38F8" w:rsidRDefault="00703D41" w:rsidP="00CA38F8">
      <w:pPr>
        <w:ind w:firstLineChars="200" w:firstLine="480"/>
        <w:rPr>
          <w:shd w:val="clear" w:color="auto" w:fill="FFFFFF"/>
        </w:rPr>
      </w:pPr>
      <w:r w:rsidRPr="00703D41">
        <w:rPr>
          <w:shd w:val="clear" w:color="auto" w:fill="FFFFFF"/>
        </w:rPr>
        <w:t xml:space="preserve">Among the scales analyzed, 19 did not include any </w:t>
      </w:r>
      <w:r w:rsidRPr="00914229">
        <w:rPr>
          <w:shd w:val="clear" w:color="auto" w:fill="FFFFFF"/>
        </w:rPr>
        <w:t>idiosyncratic</w:t>
      </w:r>
      <w:r w:rsidRPr="00703D41">
        <w:rPr>
          <w:shd w:val="clear" w:color="auto" w:fill="FFFFFF"/>
        </w:rPr>
        <w:t xml:space="preserve"> symptoms. The CSSMHS exhibited the highest percentage of </w:t>
      </w:r>
      <w:r w:rsidRPr="00914229">
        <w:rPr>
          <w:shd w:val="clear" w:color="auto" w:fill="FFFFFF"/>
        </w:rPr>
        <w:t>idiosyncratic</w:t>
      </w:r>
      <w:r w:rsidRPr="00703D41">
        <w:rPr>
          <w:shd w:val="clear" w:color="auto" w:fill="FFFFFF"/>
        </w:rPr>
        <w:t xml:space="preserve"> symptoms, with a prevalence of 22.22%, while the remaining scales showed varying rates of </w:t>
      </w:r>
      <w:r w:rsidRPr="00914229">
        <w:rPr>
          <w:shd w:val="clear" w:color="auto" w:fill="FFFFFF"/>
        </w:rPr>
        <w:t>idiosyncratic</w:t>
      </w:r>
      <w:r w:rsidRPr="00703D41">
        <w:rPr>
          <w:shd w:val="clear" w:color="auto" w:fill="FFFFFF"/>
        </w:rPr>
        <w:t xml:space="preserve"> symptom inclusion, ranging from 3.85% to 12.5%.</w:t>
      </w:r>
      <w:r w:rsidR="00CA38F8" w:rsidRPr="00CA38F8">
        <w:t xml:space="preserve"> </w:t>
      </w:r>
      <w:r w:rsidR="00CA38F8" w:rsidRPr="00CA38F8">
        <w:rPr>
          <w:shd w:val="clear" w:color="auto" w:fill="FFFFFF"/>
        </w:rPr>
        <w:t>Ten scales did not incorporate compo</w:t>
      </w:r>
      <w:r w:rsidR="00CA38F8">
        <w:rPr>
          <w:shd w:val="clear" w:color="auto" w:fill="FFFFFF"/>
        </w:rPr>
        <w:t>und</w:t>
      </w:r>
      <w:r w:rsidR="00CA38F8" w:rsidRPr="00CA38F8">
        <w:rPr>
          <w:shd w:val="clear" w:color="auto" w:fill="FFFFFF"/>
        </w:rPr>
        <w:t xml:space="preserve"> symptoms, with proportions for the remaining scales varying from 7.69% to 47.37%.</w:t>
      </w:r>
      <w:r w:rsidR="00CA38F8" w:rsidRPr="00CA38F8">
        <w:t xml:space="preserve"> </w:t>
      </w:r>
      <w:r w:rsidR="00CA38F8" w:rsidRPr="00CA38F8">
        <w:rPr>
          <w:shd w:val="clear" w:color="auto" w:fill="FFFFFF"/>
        </w:rPr>
        <w:t>The DSI exhibited the highest prevalence of DSM-5 depression symptoms, encompassing 71.42% of the total nine DSM-5 depression symptoms</w:t>
      </w:r>
      <w:r w:rsidR="00CA38F8">
        <w:rPr>
          <w:shd w:val="clear" w:color="auto" w:fill="FFFFFF"/>
        </w:rPr>
        <w:t>.</w:t>
      </w:r>
      <w:r w:rsidR="00CA38F8" w:rsidRPr="00CA38F8">
        <w:t xml:space="preserve"> </w:t>
      </w:r>
      <w:r w:rsidR="00CA38F8" w:rsidRPr="00CA38F8">
        <w:rPr>
          <w:shd w:val="clear" w:color="auto" w:fill="FFFFFF"/>
        </w:rPr>
        <w:t xml:space="preserve">Conversely, the </w:t>
      </w:r>
      <w:r w:rsidR="00CA38F8" w:rsidRPr="00CA38F8">
        <w:rPr>
          <w:shd w:val="clear" w:color="auto" w:fill="FFFFFF"/>
        </w:rPr>
        <w:lastRenderedPageBreak/>
        <w:t>Ji_2005 scale demonstrated the lowest representation, comprising only 3.57% of the nine DSM-5 depression symptoms.</w:t>
      </w:r>
      <w:r w:rsidR="00CA38F8" w:rsidRPr="00CA38F8">
        <w:t xml:space="preserve"> </w:t>
      </w:r>
      <w:r w:rsidR="00CA38F8" w:rsidRPr="00CA38F8">
        <w:rPr>
          <w:shd w:val="clear" w:color="auto" w:fill="FFFFFF"/>
        </w:rPr>
        <w:t>It is also the least number of questions among the questionnaires included in this study.</w:t>
      </w:r>
    </w:p>
    <w:p w14:paraId="46A1128C" w14:textId="457532DD" w:rsidR="006D519D" w:rsidRPr="00CA38F8" w:rsidRDefault="00703D41" w:rsidP="00CA38F8">
      <w:pPr>
        <w:jc w:val="center"/>
        <w:rPr>
          <w:shd w:val="clear" w:color="auto" w:fill="FFFFFF"/>
        </w:rPr>
      </w:pPr>
      <w:r>
        <w:rPr>
          <w:color w:val="2A2B2E"/>
          <w:sz w:val="23"/>
          <w:szCs w:val="23"/>
          <w:shd w:val="clear" w:color="auto" w:fill="FFFFFF"/>
        </w:rPr>
        <w:t xml:space="preserve">Table4 </w:t>
      </w:r>
      <w:r w:rsidRPr="00703D41">
        <w:rPr>
          <w:color w:val="2A2B2E"/>
          <w:sz w:val="23"/>
          <w:szCs w:val="23"/>
          <w:shd w:val="clear" w:color="auto" w:fill="FFFFFF"/>
        </w:rPr>
        <w:t>Characteristics of the scales</w:t>
      </w:r>
    </w:p>
    <w:tbl>
      <w:tblPr>
        <w:tblStyle w:val="TableGrid"/>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1208"/>
        <w:gridCol w:w="1060"/>
        <w:gridCol w:w="1417"/>
        <w:gridCol w:w="1162"/>
        <w:gridCol w:w="1245"/>
        <w:gridCol w:w="1162"/>
      </w:tblGrid>
      <w:tr w:rsidR="00B61DAC" w:rsidRPr="00E07B98" w14:paraId="3BA3155C" w14:textId="5E8B6FA7" w:rsidTr="00B61DAC">
        <w:trPr>
          <w:trHeight w:val="2198"/>
        </w:trPr>
        <w:tc>
          <w:tcPr>
            <w:tcW w:w="1629" w:type="dxa"/>
          </w:tcPr>
          <w:p w14:paraId="439DB7B7"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282" w:type="dxa"/>
          </w:tcPr>
          <w:p w14:paraId="149DC7C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198" w:type="dxa"/>
          </w:tcPr>
          <w:p w14:paraId="468303A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32B185ED" w:rsidR="00B61DAC" w:rsidRDefault="009F30C6"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156" w:type="dxa"/>
          </w:tcPr>
          <w:p w14:paraId="03D0DA58"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23972BE5" w14:textId="7186535E"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304" w:type="dxa"/>
          </w:tcPr>
          <w:p w14:paraId="797BB98B"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5B5757A4"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757" w:type="dxa"/>
          </w:tcPr>
          <w:p w14:paraId="26473515" w14:textId="13A3D27F" w:rsidR="00B61DAC" w:rsidRPr="00C44AF8" w:rsidRDefault="00E07B98" w:rsidP="00E07B98">
            <w:pPr>
              <w:pStyle w:val="tgt"/>
              <w:rPr>
                <w:rFonts w:ascii="Times New Roman" w:hAnsi="Times New Roman" w:cs="Times New Roman"/>
                <w:color w:val="2A2B2E"/>
                <w:sz w:val="23"/>
                <w:szCs w:val="23"/>
                <w:shd w:val="clear" w:color="auto" w:fill="FFFFFF"/>
              </w:rPr>
            </w:pPr>
            <w:r w:rsidRPr="00E07B98">
              <w:rPr>
                <w:rFonts w:ascii="Times New Roman" w:hAnsi="Times New Roman" w:cs="Times New Roman"/>
                <w:color w:val="2A2B2E"/>
                <w:sz w:val="23"/>
                <w:szCs w:val="23"/>
                <w:shd w:val="clear" w:color="auto" w:fill="FFFFFF"/>
              </w:rPr>
              <w:t xml:space="preserve">Scale captures X% of </w:t>
            </w:r>
            <w:r>
              <w:rPr>
                <w:rFonts w:ascii="Times New Roman" w:hAnsi="Times New Roman" w:cs="Times New Roman"/>
                <w:color w:val="2A2B2E"/>
                <w:sz w:val="23"/>
                <w:szCs w:val="23"/>
                <w:shd w:val="clear" w:color="auto" w:fill="FFFFFF"/>
              </w:rPr>
              <w:t>9</w:t>
            </w:r>
            <w:r w:rsidRPr="00E07B98">
              <w:rPr>
                <w:rFonts w:ascii="Times New Roman" w:hAnsi="Times New Roman" w:cs="Times New Roman"/>
                <w:color w:val="2A2B2E"/>
                <w:sz w:val="23"/>
                <w:szCs w:val="23"/>
                <w:shd w:val="clear" w:color="auto" w:fill="FFFFFF"/>
              </w:rPr>
              <w:t xml:space="preserve"> DSM-5 </w:t>
            </w:r>
            <w:r>
              <w:rPr>
                <w:rFonts w:ascii="Times New Roman" w:hAnsi="Times New Roman" w:cs="Times New Roman"/>
                <w:color w:val="2A2B2E"/>
                <w:sz w:val="23"/>
                <w:szCs w:val="23"/>
                <w:shd w:val="clear" w:color="auto" w:fill="FFFFFF"/>
              </w:rPr>
              <w:t>MDD</w:t>
            </w:r>
            <w:r>
              <w:rPr>
                <w:rFonts w:ascii="Times New Roman" w:hAnsi="Times New Roman" w:cs="Times New Roman" w:hint="eastAsia"/>
                <w:color w:val="2A2B2E"/>
                <w:sz w:val="23"/>
                <w:szCs w:val="23"/>
                <w:shd w:val="clear" w:color="auto" w:fill="FFFFFF"/>
              </w:rPr>
              <w:t xml:space="preserve"> </w:t>
            </w:r>
            <w:r w:rsidRPr="00E07B98">
              <w:rPr>
                <w:rFonts w:ascii="Times New Roman" w:hAnsi="Times New Roman" w:cs="Times New Roman"/>
                <w:color w:val="2A2B2E"/>
                <w:sz w:val="23"/>
                <w:szCs w:val="23"/>
                <w:shd w:val="clear" w:color="auto" w:fill="FFFFFF"/>
              </w:rPr>
              <w:t>symptoms</w:t>
            </w:r>
          </w:p>
        </w:tc>
      </w:tr>
      <w:tr w:rsidR="00B61DAC" w14:paraId="47B93335" w14:textId="14CC312F" w:rsidTr="00B61DAC">
        <w:tc>
          <w:tcPr>
            <w:tcW w:w="1629" w:type="dxa"/>
          </w:tcPr>
          <w:p w14:paraId="7A7740E3" w14:textId="77777777" w:rsidR="00B61DAC" w:rsidRPr="00C44AF8" w:rsidRDefault="00B61DAC" w:rsidP="00477DDF">
            <w:pPr>
              <w:widowControl/>
              <w:rPr>
                <w:color w:val="000000"/>
                <w:sz w:val="22"/>
                <w:szCs w:val="22"/>
              </w:rPr>
            </w:pPr>
            <w:r>
              <w:rPr>
                <w:rFonts w:hint="eastAsia"/>
                <w:color w:val="000000"/>
                <w:sz w:val="22"/>
                <w:szCs w:val="22"/>
              </w:rPr>
              <w:t>S</w:t>
            </w:r>
            <w:r>
              <w:rPr>
                <w:color w:val="000000"/>
                <w:sz w:val="22"/>
                <w:szCs w:val="22"/>
              </w:rPr>
              <w:t>DS</w:t>
            </w:r>
          </w:p>
        </w:tc>
        <w:tc>
          <w:tcPr>
            <w:tcW w:w="1282" w:type="dxa"/>
          </w:tcPr>
          <w:p w14:paraId="4C0135D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198" w:type="dxa"/>
          </w:tcPr>
          <w:p w14:paraId="657AFF79" w14:textId="5C4E6F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AA7AFA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4E0A8CAF" w14:textId="77777777" w:rsidR="00B61DAC" w:rsidRPr="00A07B6F" w:rsidRDefault="00B61DAC" w:rsidP="00477DDF">
            <w:pPr>
              <w:pStyle w:val="tgt"/>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04" w:type="dxa"/>
          </w:tcPr>
          <w:p w14:paraId="05C3E87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c>
          <w:tcPr>
            <w:tcW w:w="757" w:type="dxa"/>
          </w:tcPr>
          <w:p w14:paraId="7887A7A5" w14:textId="5756C4CC"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57.14</w:t>
            </w:r>
          </w:p>
        </w:tc>
      </w:tr>
      <w:tr w:rsidR="00B61DAC" w14:paraId="18604AE5" w14:textId="07376167" w:rsidTr="00B61DAC">
        <w:tc>
          <w:tcPr>
            <w:tcW w:w="1629" w:type="dxa"/>
          </w:tcPr>
          <w:p w14:paraId="26EE5145" w14:textId="77777777" w:rsidR="00B61DAC" w:rsidRPr="00C44AF8" w:rsidRDefault="00B61DAC" w:rsidP="00477DDF">
            <w:pPr>
              <w:widowControl/>
              <w:jc w:val="left"/>
              <w:rPr>
                <w:color w:val="000000"/>
                <w:sz w:val="22"/>
                <w:szCs w:val="22"/>
              </w:rPr>
            </w:pPr>
            <w:r>
              <w:rPr>
                <w:rFonts w:hint="eastAsia"/>
                <w:color w:val="000000"/>
                <w:sz w:val="22"/>
                <w:szCs w:val="22"/>
              </w:rPr>
              <w:t>S</w:t>
            </w:r>
            <w:r>
              <w:rPr>
                <w:color w:val="000000"/>
                <w:sz w:val="22"/>
                <w:szCs w:val="22"/>
              </w:rPr>
              <w:t>CL-90</w:t>
            </w:r>
          </w:p>
        </w:tc>
        <w:tc>
          <w:tcPr>
            <w:tcW w:w="1282" w:type="dxa"/>
          </w:tcPr>
          <w:p w14:paraId="1FB095D1" w14:textId="6331F162"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1198" w:type="dxa"/>
          </w:tcPr>
          <w:p w14:paraId="54702CE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1203BB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04" w:type="dxa"/>
          </w:tcPr>
          <w:p w14:paraId="3432B5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72A054A7" w14:textId="0D9A6F65"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510DF7D7" w14:textId="0BDC7944" w:rsidTr="00B61DAC">
        <w:tc>
          <w:tcPr>
            <w:tcW w:w="1629" w:type="dxa"/>
          </w:tcPr>
          <w:p w14:paraId="4125E338" w14:textId="77777777" w:rsidR="00B61DAC" w:rsidRPr="00C44AF8" w:rsidRDefault="00B61DAC" w:rsidP="00477DDF">
            <w:pPr>
              <w:widowControl/>
              <w:jc w:val="left"/>
              <w:rPr>
                <w:color w:val="000000"/>
                <w:sz w:val="22"/>
                <w:szCs w:val="22"/>
              </w:rPr>
            </w:pPr>
            <w:r>
              <w:rPr>
                <w:rFonts w:hint="eastAsia"/>
                <w:color w:val="000000"/>
                <w:sz w:val="22"/>
                <w:szCs w:val="22"/>
              </w:rPr>
              <w:t>C</w:t>
            </w:r>
            <w:r>
              <w:rPr>
                <w:color w:val="000000"/>
                <w:sz w:val="22"/>
                <w:szCs w:val="22"/>
              </w:rPr>
              <w:t>ES-D</w:t>
            </w:r>
          </w:p>
        </w:tc>
        <w:tc>
          <w:tcPr>
            <w:tcW w:w="1282" w:type="dxa"/>
          </w:tcPr>
          <w:p w14:paraId="658AC5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17D0E12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20DBA5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04" w:type="dxa"/>
          </w:tcPr>
          <w:p w14:paraId="33B20F9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c>
          <w:tcPr>
            <w:tcW w:w="757" w:type="dxa"/>
          </w:tcPr>
          <w:p w14:paraId="2424DD14" w14:textId="19CC00ED"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51D8E9DF" w14:textId="354204A9" w:rsidTr="00B61DAC">
        <w:tc>
          <w:tcPr>
            <w:tcW w:w="1629" w:type="dxa"/>
          </w:tcPr>
          <w:p w14:paraId="1FE9CBF9" w14:textId="77777777" w:rsidR="00B61DAC" w:rsidRPr="00C44AF8" w:rsidRDefault="00B61DAC" w:rsidP="00477DDF">
            <w:pPr>
              <w:widowControl/>
              <w:jc w:val="left"/>
              <w:rPr>
                <w:color w:val="000000"/>
                <w:szCs w:val="24"/>
              </w:rPr>
            </w:pPr>
            <w:bookmarkStart w:id="389" w:name="_Hlk136543099"/>
            <w:r>
              <w:rPr>
                <w:color w:val="000000"/>
                <w:szCs w:val="24"/>
              </w:rPr>
              <w:t>CDI</w:t>
            </w:r>
          </w:p>
        </w:tc>
        <w:tc>
          <w:tcPr>
            <w:tcW w:w="1282" w:type="dxa"/>
          </w:tcPr>
          <w:p w14:paraId="6742D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09AFC04F" w14:textId="77777777" w:rsidR="00B61DAC" w:rsidRDefault="00B61DAC" w:rsidP="008D2FF9">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156" w:type="dxa"/>
          </w:tcPr>
          <w:p w14:paraId="30BF0E7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04" w:type="dxa"/>
          </w:tcPr>
          <w:p w14:paraId="2C9B034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40B98A4E" w14:textId="191A25FB"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01AF0F1" w14:textId="28FBB40B" w:rsidTr="00B61DAC">
        <w:tc>
          <w:tcPr>
            <w:tcW w:w="1629" w:type="dxa"/>
          </w:tcPr>
          <w:p w14:paraId="0990E343" w14:textId="77777777" w:rsidR="00B61DAC" w:rsidRPr="00C44AF8" w:rsidRDefault="00B61DAC" w:rsidP="00477DDF">
            <w:pPr>
              <w:widowControl/>
              <w:jc w:val="left"/>
              <w:rPr>
                <w:color w:val="000000"/>
                <w:sz w:val="22"/>
                <w:szCs w:val="22"/>
              </w:rPr>
            </w:pPr>
            <w:r>
              <w:rPr>
                <w:color w:val="000000"/>
                <w:sz w:val="22"/>
                <w:szCs w:val="22"/>
              </w:rPr>
              <w:t>DSRSC</w:t>
            </w:r>
          </w:p>
        </w:tc>
        <w:tc>
          <w:tcPr>
            <w:tcW w:w="1282" w:type="dxa"/>
          </w:tcPr>
          <w:p w14:paraId="166B2D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28B3B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156" w:type="dxa"/>
          </w:tcPr>
          <w:p w14:paraId="0EAFE73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0D458C1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c>
          <w:tcPr>
            <w:tcW w:w="757" w:type="dxa"/>
          </w:tcPr>
          <w:p w14:paraId="5B36DE70" w14:textId="4B576C6A"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8.57</w:t>
            </w:r>
          </w:p>
        </w:tc>
      </w:tr>
      <w:tr w:rsidR="00B61DAC" w14:paraId="6B4AF4EF" w14:textId="630063B9" w:rsidTr="00B61DAC">
        <w:tc>
          <w:tcPr>
            <w:tcW w:w="1629" w:type="dxa"/>
          </w:tcPr>
          <w:p w14:paraId="649A310E"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282" w:type="dxa"/>
          </w:tcPr>
          <w:p w14:paraId="0A58C852" w14:textId="1A8F1F1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0B09AA4A" w14:textId="065B48F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D9439F1" w14:textId="6B2B440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w:t>
            </w:r>
          </w:p>
        </w:tc>
        <w:tc>
          <w:tcPr>
            <w:tcW w:w="1304" w:type="dxa"/>
          </w:tcPr>
          <w:p w14:paraId="5A7F9383" w14:textId="509FAD2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757" w:type="dxa"/>
          </w:tcPr>
          <w:p w14:paraId="20FEA5C6" w14:textId="0064284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5.71</w:t>
            </w:r>
          </w:p>
        </w:tc>
      </w:tr>
      <w:tr w:rsidR="00B61DAC" w14:paraId="4C7AE458" w14:textId="642A502E" w:rsidTr="00B61DAC">
        <w:tc>
          <w:tcPr>
            <w:tcW w:w="1629" w:type="dxa"/>
          </w:tcPr>
          <w:p w14:paraId="35A367B1"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282" w:type="dxa"/>
          </w:tcPr>
          <w:p w14:paraId="58CDB64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66D7D9B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62B33AE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10E8C28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4652D7D7" w14:textId="1CC965B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0CCD3EF7" w14:textId="732F38DB" w:rsidTr="00B61DAC">
        <w:tc>
          <w:tcPr>
            <w:tcW w:w="1629" w:type="dxa"/>
          </w:tcPr>
          <w:p w14:paraId="2196EC1F" w14:textId="77777777" w:rsidR="00B61DAC"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282" w:type="dxa"/>
          </w:tcPr>
          <w:p w14:paraId="35ED27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198" w:type="dxa"/>
          </w:tcPr>
          <w:p w14:paraId="66048884" w14:textId="287ABB4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21</w:t>
            </w:r>
          </w:p>
        </w:tc>
        <w:tc>
          <w:tcPr>
            <w:tcW w:w="1417" w:type="dxa"/>
          </w:tcPr>
          <w:p w14:paraId="56F61F5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3B1E5D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04" w:type="dxa"/>
          </w:tcPr>
          <w:p w14:paraId="16E93C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c>
          <w:tcPr>
            <w:tcW w:w="757" w:type="dxa"/>
          </w:tcPr>
          <w:p w14:paraId="75A51D05" w14:textId="2B3CFEE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1A2521DF" w14:textId="5A574592" w:rsidTr="00B61DAC">
        <w:tc>
          <w:tcPr>
            <w:tcW w:w="1629" w:type="dxa"/>
          </w:tcPr>
          <w:p w14:paraId="38F544B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282" w:type="dxa"/>
          </w:tcPr>
          <w:p w14:paraId="34595EF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639E198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C1FBA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04" w:type="dxa"/>
          </w:tcPr>
          <w:p w14:paraId="0850ADB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c>
          <w:tcPr>
            <w:tcW w:w="757" w:type="dxa"/>
          </w:tcPr>
          <w:p w14:paraId="6114DC83" w14:textId="2C8E8A7F"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4.29</w:t>
            </w:r>
          </w:p>
        </w:tc>
      </w:tr>
      <w:tr w:rsidR="00B61DAC" w14:paraId="25016E69" w14:textId="785C6BB2" w:rsidTr="00B61DAC">
        <w:tc>
          <w:tcPr>
            <w:tcW w:w="1629" w:type="dxa"/>
          </w:tcPr>
          <w:p w14:paraId="1D911A11"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282" w:type="dxa"/>
          </w:tcPr>
          <w:p w14:paraId="62A1BE8A" w14:textId="1F12033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2178F1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401EE50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E0B0E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9441C6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0C9C9144" w14:textId="21FE53A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7.85</w:t>
            </w:r>
          </w:p>
        </w:tc>
      </w:tr>
      <w:tr w:rsidR="00B61DAC" w14:paraId="458B5351" w14:textId="6D7D8C15" w:rsidTr="00B61DAC">
        <w:tc>
          <w:tcPr>
            <w:tcW w:w="1629" w:type="dxa"/>
          </w:tcPr>
          <w:p w14:paraId="42F57C5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
        </w:tc>
        <w:tc>
          <w:tcPr>
            <w:tcW w:w="1282" w:type="dxa"/>
          </w:tcPr>
          <w:p w14:paraId="5EAF4F3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198" w:type="dxa"/>
          </w:tcPr>
          <w:p w14:paraId="06800E97" w14:textId="0F8AECC6"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15</w:t>
            </w:r>
          </w:p>
        </w:tc>
        <w:tc>
          <w:tcPr>
            <w:tcW w:w="1417" w:type="dxa"/>
          </w:tcPr>
          <w:p w14:paraId="79BC5D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156" w:type="dxa"/>
          </w:tcPr>
          <w:p w14:paraId="4A4E275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04" w:type="dxa"/>
          </w:tcPr>
          <w:p w14:paraId="3346FE0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c>
          <w:tcPr>
            <w:tcW w:w="757" w:type="dxa"/>
          </w:tcPr>
          <w:p w14:paraId="0473EC2E" w14:textId="797A3E8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46BE3137" w14:textId="6E385F93" w:rsidTr="00B61DAC">
        <w:tc>
          <w:tcPr>
            <w:tcW w:w="1629" w:type="dxa"/>
          </w:tcPr>
          <w:p w14:paraId="0D0813EF" w14:textId="77777777" w:rsidR="00B61DAC" w:rsidRPr="002455B8" w:rsidRDefault="00B61DAC" w:rsidP="00477DDF">
            <w:pPr>
              <w:widowControl/>
              <w:jc w:val="left"/>
              <w:rPr>
                <w:color w:val="000000"/>
                <w:sz w:val="22"/>
                <w:szCs w:val="22"/>
              </w:rPr>
            </w:pPr>
            <w:r>
              <w:rPr>
                <w:rFonts w:hint="eastAsia"/>
                <w:color w:val="000000"/>
                <w:sz w:val="22"/>
                <w:szCs w:val="22"/>
              </w:rPr>
              <w:t>CBCL</w:t>
            </w:r>
            <w:r>
              <w:rPr>
                <w:color w:val="000000"/>
                <w:sz w:val="22"/>
                <w:szCs w:val="22"/>
              </w:rPr>
              <w:t>_g</w:t>
            </w:r>
            <w:r>
              <w:rPr>
                <w:rFonts w:hint="eastAsia"/>
                <w:color w:val="000000"/>
                <w:sz w:val="22"/>
                <w:szCs w:val="22"/>
              </w:rPr>
              <w:t>irl</w:t>
            </w:r>
          </w:p>
        </w:tc>
        <w:tc>
          <w:tcPr>
            <w:tcW w:w="1282" w:type="dxa"/>
          </w:tcPr>
          <w:p w14:paraId="09F1729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198" w:type="dxa"/>
          </w:tcPr>
          <w:p w14:paraId="0EC50E1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156" w:type="dxa"/>
          </w:tcPr>
          <w:p w14:paraId="7019DFC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04" w:type="dxa"/>
          </w:tcPr>
          <w:p w14:paraId="2BAA7E5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c>
          <w:tcPr>
            <w:tcW w:w="757" w:type="dxa"/>
          </w:tcPr>
          <w:p w14:paraId="03B77375" w14:textId="7B77BF3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74BD3A6B" w14:textId="2FD4F618" w:rsidTr="00B61DAC">
        <w:tc>
          <w:tcPr>
            <w:tcW w:w="1629" w:type="dxa"/>
          </w:tcPr>
          <w:p w14:paraId="0972E1C0" w14:textId="77777777" w:rsidR="00B61DAC" w:rsidRPr="002455B8" w:rsidRDefault="00B61DAC" w:rsidP="00477DDF">
            <w:pPr>
              <w:widowControl/>
              <w:jc w:val="left"/>
              <w:rPr>
                <w:color w:val="000000"/>
                <w:sz w:val="22"/>
                <w:szCs w:val="22"/>
              </w:rPr>
            </w:pPr>
            <w:r>
              <w:rPr>
                <w:color w:val="000000"/>
                <w:sz w:val="22"/>
                <w:szCs w:val="22"/>
              </w:rPr>
              <w:t>MFQ-C</w:t>
            </w:r>
          </w:p>
        </w:tc>
        <w:tc>
          <w:tcPr>
            <w:tcW w:w="1282" w:type="dxa"/>
          </w:tcPr>
          <w:p w14:paraId="174B4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198" w:type="dxa"/>
          </w:tcPr>
          <w:p w14:paraId="3D604A3D" w14:textId="7307D029"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28</w:t>
            </w:r>
          </w:p>
        </w:tc>
        <w:tc>
          <w:tcPr>
            <w:tcW w:w="1417" w:type="dxa"/>
          </w:tcPr>
          <w:p w14:paraId="320CEB64" w14:textId="13960D5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3.85</w:t>
            </w:r>
          </w:p>
        </w:tc>
        <w:tc>
          <w:tcPr>
            <w:tcW w:w="1156" w:type="dxa"/>
          </w:tcPr>
          <w:p w14:paraId="34AF1E0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3D1F4C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1BF1A" w14:textId="6F36E30F"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19B79071" w14:textId="303D0DC1" w:rsidTr="00B61DAC">
        <w:tc>
          <w:tcPr>
            <w:tcW w:w="1629" w:type="dxa"/>
          </w:tcPr>
          <w:p w14:paraId="1A770ECA"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SSDS</w:t>
            </w:r>
          </w:p>
        </w:tc>
        <w:tc>
          <w:tcPr>
            <w:tcW w:w="1282" w:type="dxa"/>
          </w:tcPr>
          <w:p w14:paraId="647F0ED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198" w:type="dxa"/>
          </w:tcPr>
          <w:p w14:paraId="7969DF97" w14:textId="618A593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6DB3A39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F9865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348CD4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31457FA1" w14:textId="68936C9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7FAFD48C" w14:textId="523E0726" w:rsidTr="00B61DAC">
        <w:tc>
          <w:tcPr>
            <w:tcW w:w="1629" w:type="dxa"/>
          </w:tcPr>
          <w:p w14:paraId="322CF5D3" w14:textId="77777777" w:rsidR="00B61DAC" w:rsidRDefault="00B61DAC" w:rsidP="00477DDF">
            <w:pPr>
              <w:widowControl/>
              <w:jc w:val="left"/>
              <w:rPr>
                <w:color w:val="000000"/>
                <w:sz w:val="22"/>
                <w:szCs w:val="22"/>
              </w:rPr>
            </w:pPr>
            <w:r>
              <w:rPr>
                <w:rFonts w:hint="eastAsia"/>
                <w:color w:val="000000"/>
                <w:sz w:val="22"/>
                <w:szCs w:val="22"/>
              </w:rPr>
              <w:t>C</w:t>
            </w:r>
            <w:r>
              <w:rPr>
                <w:color w:val="000000"/>
                <w:sz w:val="22"/>
                <w:szCs w:val="22"/>
              </w:rPr>
              <w:t>ES-D-C</w:t>
            </w:r>
          </w:p>
        </w:tc>
        <w:tc>
          <w:tcPr>
            <w:tcW w:w="1282" w:type="dxa"/>
          </w:tcPr>
          <w:p w14:paraId="01DF7107" w14:textId="6A17CEC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1198" w:type="dxa"/>
          </w:tcPr>
          <w:p w14:paraId="73FFD70E" w14:textId="780BAFC1"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8EA3929" w14:textId="388C44AF"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C9FBB3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66DE780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0A51778" w14:textId="3BEB7E2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1235EF42" w14:textId="48822831" w:rsidTr="00B61DAC">
        <w:tc>
          <w:tcPr>
            <w:tcW w:w="1629" w:type="dxa"/>
          </w:tcPr>
          <w:p w14:paraId="1779F28D" w14:textId="77777777" w:rsidR="00B61DAC" w:rsidRDefault="00B61DAC" w:rsidP="00477DDF">
            <w:pPr>
              <w:widowControl/>
              <w:jc w:val="left"/>
              <w:rPr>
                <w:color w:val="000000"/>
                <w:sz w:val="22"/>
                <w:szCs w:val="22"/>
              </w:rPr>
            </w:pPr>
            <w:r>
              <w:rPr>
                <w:rFonts w:hint="eastAsia"/>
                <w:color w:val="000000"/>
                <w:sz w:val="22"/>
                <w:szCs w:val="22"/>
              </w:rPr>
              <w:t>A</w:t>
            </w:r>
            <w:r>
              <w:rPr>
                <w:color w:val="000000"/>
                <w:sz w:val="22"/>
                <w:szCs w:val="22"/>
              </w:rPr>
              <w:t>DI</w:t>
            </w:r>
          </w:p>
        </w:tc>
        <w:tc>
          <w:tcPr>
            <w:tcW w:w="1282" w:type="dxa"/>
          </w:tcPr>
          <w:p w14:paraId="3C5AD01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198" w:type="dxa"/>
          </w:tcPr>
          <w:p w14:paraId="02ED8CB3" w14:textId="02BCE76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w:t>
            </w:r>
          </w:p>
        </w:tc>
        <w:tc>
          <w:tcPr>
            <w:tcW w:w="1417" w:type="dxa"/>
          </w:tcPr>
          <w:p w14:paraId="6E3B650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156" w:type="dxa"/>
          </w:tcPr>
          <w:p w14:paraId="77A07C2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04" w:type="dxa"/>
          </w:tcPr>
          <w:p w14:paraId="62C7488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c>
          <w:tcPr>
            <w:tcW w:w="757" w:type="dxa"/>
          </w:tcPr>
          <w:p w14:paraId="444CB239" w14:textId="1D3F4862"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9.29</w:t>
            </w:r>
          </w:p>
        </w:tc>
      </w:tr>
      <w:tr w:rsidR="00B61DAC" w14:paraId="63038780" w14:textId="4D5E070E" w:rsidTr="00B61DAC">
        <w:tc>
          <w:tcPr>
            <w:tcW w:w="1629" w:type="dxa"/>
          </w:tcPr>
          <w:p w14:paraId="3A2881C1" w14:textId="77777777" w:rsidR="00B61DAC" w:rsidRDefault="00B61DAC" w:rsidP="00477DDF">
            <w:pPr>
              <w:widowControl/>
              <w:jc w:val="left"/>
              <w:rPr>
                <w:color w:val="000000"/>
                <w:sz w:val="22"/>
                <w:szCs w:val="22"/>
              </w:rPr>
            </w:pPr>
            <w:r>
              <w:rPr>
                <w:color w:val="000000"/>
                <w:sz w:val="22"/>
                <w:szCs w:val="22"/>
              </w:rPr>
              <w:t>BSRS-5</w:t>
            </w:r>
          </w:p>
        </w:tc>
        <w:tc>
          <w:tcPr>
            <w:tcW w:w="1282" w:type="dxa"/>
          </w:tcPr>
          <w:p w14:paraId="3F06AD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E3E69F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40D87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609DA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2B416F77" w14:textId="7435396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782565C7" w14:textId="085DF7BC" w:rsidTr="00B61DAC">
        <w:tc>
          <w:tcPr>
            <w:tcW w:w="1629" w:type="dxa"/>
          </w:tcPr>
          <w:p w14:paraId="19721836" w14:textId="77777777" w:rsidR="00B61DAC" w:rsidRPr="002455B8" w:rsidRDefault="00B61DAC" w:rsidP="00477DDF">
            <w:pPr>
              <w:widowControl/>
              <w:jc w:val="left"/>
              <w:rPr>
                <w:color w:val="000000"/>
                <w:sz w:val="22"/>
                <w:szCs w:val="22"/>
              </w:rPr>
            </w:pPr>
            <w:r>
              <w:rPr>
                <w:color w:val="000000"/>
                <w:sz w:val="22"/>
                <w:szCs w:val="22"/>
              </w:rPr>
              <w:t>CES-D-13</w:t>
            </w:r>
          </w:p>
        </w:tc>
        <w:tc>
          <w:tcPr>
            <w:tcW w:w="1282" w:type="dxa"/>
          </w:tcPr>
          <w:p w14:paraId="491799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198" w:type="dxa"/>
          </w:tcPr>
          <w:p w14:paraId="2976DA1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974C8B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044BD7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59010" w14:textId="05A7F17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16C8D4B8" w14:textId="42A46218" w:rsidTr="00B61DAC">
        <w:tc>
          <w:tcPr>
            <w:tcW w:w="1629" w:type="dxa"/>
          </w:tcPr>
          <w:p w14:paraId="4DBE848B"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EPS</w:t>
            </w:r>
          </w:p>
        </w:tc>
        <w:tc>
          <w:tcPr>
            <w:tcW w:w="1282" w:type="dxa"/>
          </w:tcPr>
          <w:p w14:paraId="20EFAF1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198" w:type="dxa"/>
          </w:tcPr>
          <w:p w14:paraId="261C38E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73DD9C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AD775A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75419F9" w14:textId="66BFED1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r w:rsidR="00B61DAC" w14:paraId="007E1090" w14:textId="30752479" w:rsidTr="00B61DAC">
        <w:tc>
          <w:tcPr>
            <w:tcW w:w="1629" w:type="dxa"/>
          </w:tcPr>
          <w:p w14:paraId="31955CE7" w14:textId="77777777" w:rsidR="00B61DAC" w:rsidRPr="002455B8" w:rsidRDefault="00B61DAC" w:rsidP="00477DDF">
            <w:pPr>
              <w:widowControl/>
              <w:jc w:val="left"/>
              <w:rPr>
                <w:color w:val="000000"/>
                <w:sz w:val="22"/>
                <w:szCs w:val="22"/>
              </w:rPr>
            </w:pPr>
            <w:r>
              <w:rPr>
                <w:rFonts w:hint="eastAsia"/>
                <w:color w:val="000000"/>
                <w:sz w:val="22"/>
                <w:szCs w:val="22"/>
              </w:rPr>
              <w:t>D</w:t>
            </w:r>
            <w:r>
              <w:rPr>
                <w:color w:val="000000"/>
                <w:sz w:val="22"/>
                <w:szCs w:val="22"/>
              </w:rPr>
              <w:t>SI</w:t>
            </w:r>
          </w:p>
        </w:tc>
        <w:tc>
          <w:tcPr>
            <w:tcW w:w="1282" w:type="dxa"/>
          </w:tcPr>
          <w:p w14:paraId="4A19DD6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198" w:type="dxa"/>
          </w:tcPr>
          <w:p w14:paraId="5D4F06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B2D9D2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04" w:type="dxa"/>
          </w:tcPr>
          <w:p w14:paraId="5FF2CB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c>
          <w:tcPr>
            <w:tcW w:w="757" w:type="dxa"/>
          </w:tcPr>
          <w:p w14:paraId="19050695" w14:textId="1F7E2279"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1.42</w:t>
            </w:r>
          </w:p>
        </w:tc>
      </w:tr>
      <w:tr w:rsidR="00B61DAC" w14:paraId="34F62F5E" w14:textId="70DA46B0" w:rsidTr="00B61DAC">
        <w:tc>
          <w:tcPr>
            <w:tcW w:w="1629" w:type="dxa"/>
          </w:tcPr>
          <w:p w14:paraId="7F919CBC" w14:textId="77777777" w:rsidR="00B61DAC" w:rsidRPr="002455B8" w:rsidRDefault="00B61DAC" w:rsidP="00477DDF">
            <w:pPr>
              <w:widowControl/>
              <w:jc w:val="left"/>
              <w:rPr>
                <w:color w:val="000000"/>
                <w:sz w:val="22"/>
                <w:szCs w:val="22"/>
              </w:rPr>
            </w:pPr>
            <w:r>
              <w:rPr>
                <w:color w:val="000000"/>
                <w:sz w:val="22"/>
                <w:szCs w:val="22"/>
              </w:rPr>
              <w:t>HADS</w:t>
            </w:r>
          </w:p>
        </w:tc>
        <w:tc>
          <w:tcPr>
            <w:tcW w:w="1282" w:type="dxa"/>
          </w:tcPr>
          <w:p w14:paraId="1036DF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198" w:type="dxa"/>
          </w:tcPr>
          <w:p w14:paraId="241F43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928A4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07467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00D6AF80" w14:textId="53BCD20C"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67890A15" w14:textId="471761CB" w:rsidTr="00B61DAC">
        <w:tc>
          <w:tcPr>
            <w:tcW w:w="1629" w:type="dxa"/>
          </w:tcPr>
          <w:p w14:paraId="6383F6EC" w14:textId="77777777" w:rsidR="00B61DAC" w:rsidRPr="002455B8" w:rsidRDefault="00B61DAC" w:rsidP="00477DDF">
            <w:pPr>
              <w:widowControl/>
              <w:jc w:val="left"/>
              <w:rPr>
                <w:color w:val="000000"/>
                <w:sz w:val="22"/>
                <w:szCs w:val="22"/>
              </w:rPr>
            </w:pPr>
            <w:r>
              <w:rPr>
                <w:color w:val="000000"/>
                <w:sz w:val="22"/>
                <w:szCs w:val="22"/>
              </w:rPr>
              <w:t>HAMD</w:t>
            </w:r>
          </w:p>
        </w:tc>
        <w:tc>
          <w:tcPr>
            <w:tcW w:w="1282" w:type="dxa"/>
          </w:tcPr>
          <w:p w14:paraId="58A4AA67" w14:textId="1CA15F7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402A161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5AFB6A9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12.5</w:t>
            </w:r>
          </w:p>
        </w:tc>
        <w:tc>
          <w:tcPr>
            <w:tcW w:w="1156" w:type="dxa"/>
          </w:tcPr>
          <w:p w14:paraId="674717D7" w14:textId="01C51DC5"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2D6A714B" w14:textId="33CDAF6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670F8D99" w14:textId="700809B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0</w:t>
            </w:r>
          </w:p>
        </w:tc>
      </w:tr>
      <w:tr w:rsidR="00B61DAC" w14:paraId="7D1668C3" w14:textId="5AB81E9E" w:rsidTr="00B61DAC">
        <w:tc>
          <w:tcPr>
            <w:tcW w:w="1629" w:type="dxa"/>
          </w:tcPr>
          <w:p w14:paraId="0F54BE8B" w14:textId="77777777" w:rsidR="00B61DAC" w:rsidRDefault="00B61DAC" w:rsidP="00477DDF">
            <w:pPr>
              <w:widowControl/>
              <w:jc w:val="left"/>
              <w:rPr>
                <w:color w:val="000000"/>
                <w:sz w:val="22"/>
                <w:szCs w:val="22"/>
              </w:rPr>
            </w:pPr>
            <w:bookmarkStart w:id="390" w:name="_Hlk142766364"/>
            <w:r>
              <w:rPr>
                <w:rFonts w:hint="cs"/>
                <w:color w:val="000000"/>
                <w:sz w:val="22"/>
                <w:szCs w:val="22"/>
              </w:rPr>
              <w:t>J</w:t>
            </w:r>
            <w:r>
              <w:rPr>
                <w:rFonts w:hint="eastAsia"/>
                <w:color w:val="000000"/>
                <w:sz w:val="22"/>
                <w:szCs w:val="22"/>
              </w:rPr>
              <w:t>i_</w:t>
            </w:r>
            <w:r>
              <w:rPr>
                <w:color w:val="000000"/>
                <w:sz w:val="22"/>
                <w:szCs w:val="22"/>
              </w:rPr>
              <w:t>2005</w:t>
            </w:r>
            <w:bookmarkEnd w:id="390"/>
          </w:p>
        </w:tc>
        <w:tc>
          <w:tcPr>
            <w:tcW w:w="1282" w:type="dxa"/>
          </w:tcPr>
          <w:p w14:paraId="411E981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198" w:type="dxa"/>
          </w:tcPr>
          <w:p w14:paraId="4DBD69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6829D4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7D6F8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647B6CC9" w14:textId="6D0DAA5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w:t>
            </w:r>
          </w:p>
        </w:tc>
      </w:tr>
      <w:tr w:rsidR="00B61DAC" w14:paraId="418FBAF8" w14:textId="6E094F9B" w:rsidTr="00B61DAC">
        <w:tc>
          <w:tcPr>
            <w:tcW w:w="1629" w:type="dxa"/>
          </w:tcPr>
          <w:p w14:paraId="5FBDF44E" w14:textId="77777777" w:rsidR="00B61DAC" w:rsidRDefault="00B61DAC" w:rsidP="00477DDF">
            <w:pPr>
              <w:widowControl/>
              <w:jc w:val="left"/>
              <w:rPr>
                <w:color w:val="000000"/>
                <w:sz w:val="22"/>
                <w:szCs w:val="22"/>
              </w:rPr>
            </w:pPr>
            <w:r>
              <w:rPr>
                <w:color w:val="000000"/>
                <w:sz w:val="22"/>
                <w:szCs w:val="22"/>
              </w:rPr>
              <w:t>KADS-11</w:t>
            </w:r>
          </w:p>
        </w:tc>
        <w:tc>
          <w:tcPr>
            <w:tcW w:w="1282" w:type="dxa"/>
          </w:tcPr>
          <w:p w14:paraId="15522ABB" w14:textId="0402775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198" w:type="dxa"/>
          </w:tcPr>
          <w:p w14:paraId="0C3E0B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083BE128" w14:textId="2D7A427E"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5</w:t>
            </w:r>
          </w:p>
        </w:tc>
        <w:tc>
          <w:tcPr>
            <w:tcW w:w="1304" w:type="dxa"/>
          </w:tcPr>
          <w:p w14:paraId="7C396975" w14:textId="0514FEF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4</w:t>
            </w:r>
          </w:p>
        </w:tc>
        <w:tc>
          <w:tcPr>
            <w:tcW w:w="757" w:type="dxa"/>
          </w:tcPr>
          <w:p w14:paraId="763FDF6C" w14:textId="2EC8DEA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EAAD7A4" w14:textId="0B6B24A7" w:rsidTr="00B61DAC">
        <w:tc>
          <w:tcPr>
            <w:tcW w:w="1629" w:type="dxa"/>
          </w:tcPr>
          <w:p w14:paraId="42049389" w14:textId="77777777" w:rsidR="00B61DAC" w:rsidRDefault="00B61DAC" w:rsidP="00477DDF">
            <w:pPr>
              <w:widowControl/>
              <w:rPr>
                <w:color w:val="000000"/>
                <w:sz w:val="22"/>
                <w:szCs w:val="22"/>
              </w:rPr>
            </w:pPr>
            <w:r>
              <w:rPr>
                <w:rFonts w:hint="eastAsia"/>
                <w:color w:val="000000"/>
                <w:sz w:val="22"/>
                <w:szCs w:val="22"/>
              </w:rPr>
              <w:lastRenderedPageBreak/>
              <w:t>S</w:t>
            </w:r>
            <w:r>
              <w:rPr>
                <w:color w:val="000000"/>
                <w:sz w:val="22"/>
                <w:szCs w:val="22"/>
              </w:rPr>
              <w:t>akuma_2010</w:t>
            </w:r>
          </w:p>
        </w:tc>
        <w:tc>
          <w:tcPr>
            <w:tcW w:w="1282" w:type="dxa"/>
          </w:tcPr>
          <w:p w14:paraId="449CC7A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198" w:type="dxa"/>
          </w:tcPr>
          <w:p w14:paraId="4DA37C0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27AAF403" w14:textId="324F1EE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04" w:type="dxa"/>
          </w:tcPr>
          <w:p w14:paraId="645FEA4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c>
          <w:tcPr>
            <w:tcW w:w="757" w:type="dxa"/>
          </w:tcPr>
          <w:p w14:paraId="2869DC3B" w14:textId="1E2E789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1E1C362D" w14:textId="00329ACE" w:rsidTr="00B61DAC">
        <w:tc>
          <w:tcPr>
            <w:tcW w:w="1629" w:type="dxa"/>
          </w:tcPr>
          <w:p w14:paraId="0B1F9D7A" w14:textId="77777777" w:rsidR="00B61DAC" w:rsidRDefault="00B61DAC" w:rsidP="00477DDF">
            <w:pPr>
              <w:widowControl/>
              <w:rPr>
                <w:color w:val="000000"/>
                <w:sz w:val="22"/>
                <w:szCs w:val="22"/>
              </w:rPr>
            </w:pPr>
            <w:r>
              <w:rPr>
                <w:rFonts w:hint="eastAsia"/>
                <w:color w:val="000000"/>
                <w:sz w:val="22"/>
                <w:szCs w:val="22"/>
              </w:rPr>
              <w:t>S</w:t>
            </w:r>
            <w:r>
              <w:rPr>
                <w:color w:val="000000"/>
                <w:sz w:val="22"/>
                <w:szCs w:val="22"/>
              </w:rPr>
              <w:t>MFQ</w:t>
            </w:r>
          </w:p>
        </w:tc>
        <w:tc>
          <w:tcPr>
            <w:tcW w:w="1282" w:type="dxa"/>
          </w:tcPr>
          <w:p w14:paraId="56E8FE3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198" w:type="dxa"/>
          </w:tcPr>
          <w:p w14:paraId="436CE32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766221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04" w:type="dxa"/>
          </w:tcPr>
          <w:p w14:paraId="2DB544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c>
          <w:tcPr>
            <w:tcW w:w="757" w:type="dxa"/>
          </w:tcPr>
          <w:p w14:paraId="30697C5F" w14:textId="0E7C59A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64A44941" w14:textId="59D51071" w:rsidTr="00B61DAC">
        <w:tc>
          <w:tcPr>
            <w:tcW w:w="1629" w:type="dxa"/>
          </w:tcPr>
          <w:p w14:paraId="3B571272" w14:textId="77777777" w:rsidR="00B61DAC" w:rsidRDefault="00B61DAC" w:rsidP="00477DDF">
            <w:pPr>
              <w:widowControl/>
              <w:rPr>
                <w:color w:val="000000"/>
                <w:sz w:val="22"/>
                <w:szCs w:val="22"/>
              </w:rPr>
            </w:pPr>
            <w:r>
              <w:rPr>
                <w:rFonts w:hint="eastAsia"/>
                <w:color w:val="000000"/>
                <w:sz w:val="22"/>
                <w:szCs w:val="22"/>
              </w:rPr>
              <w:t>U</w:t>
            </w:r>
            <w:r>
              <w:rPr>
                <w:color w:val="000000"/>
                <w:sz w:val="22"/>
                <w:szCs w:val="22"/>
              </w:rPr>
              <w:t>PI</w:t>
            </w:r>
          </w:p>
        </w:tc>
        <w:tc>
          <w:tcPr>
            <w:tcW w:w="1282" w:type="dxa"/>
          </w:tcPr>
          <w:p w14:paraId="166B7EC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198" w:type="dxa"/>
          </w:tcPr>
          <w:p w14:paraId="34EC3AB7" w14:textId="5280E1C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11</w:t>
            </w:r>
          </w:p>
        </w:tc>
        <w:tc>
          <w:tcPr>
            <w:tcW w:w="1417" w:type="dxa"/>
          </w:tcPr>
          <w:p w14:paraId="659559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156" w:type="dxa"/>
          </w:tcPr>
          <w:p w14:paraId="2DA390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04" w:type="dxa"/>
          </w:tcPr>
          <w:p w14:paraId="76F9B51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c>
          <w:tcPr>
            <w:tcW w:w="757" w:type="dxa"/>
          </w:tcPr>
          <w:p w14:paraId="5DE4B5A9" w14:textId="290EAC6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68702E76" w14:textId="2A1A02D7" w:rsidTr="00B61DAC">
        <w:tc>
          <w:tcPr>
            <w:tcW w:w="1629" w:type="dxa"/>
          </w:tcPr>
          <w:p w14:paraId="0D9B3B07" w14:textId="77777777" w:rsidR="00B61DAC" w:rsidRDefault="00B61DAC" w:rsidP="00477DDF">
            <w:pPr>
              <w:widowControl/>
              <w:rPr>
                <w:color w:val="000000"/>
                <w:sz w:val="22"/>
                <w:szCs w:val="22"/>
              </w:rPr>
            </w:pPr>
            <w:r>
              <w:rPr>
                <w:rFonts w:hint="eastAsia"/>
                <w:color w:val="000000"/>
                <w:sz w:val="22"/>
                <w:szCs w:val="22"/>
              </w:rPr>
              <w:t>C</w:t>
            </w:r>
            <w:r>
              <w:rPr>
                <w:color w:val="000000"/>
                <w:sz w:val="22"/>
                <w:szCs w:val="22"/>
              </w:rPr>
              <w:t>SSMHS</w:t>
            </w:r>
          </w:p>
        </w:tc>
        <w:tc>
          <w:tcPr>
            <w:tcW w:w="1282" w:type="dxa"/>
          </w:tcPr>
          <w:p w14:paraId="17342B0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198" w:type="dxa"/>
          </w:tcPr>
          <w:p w14:paraId="47644B5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156" w:type="dxa"/>
          </w:tcPr>
          <w:p w14:paraId="5D4073F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0CAD1E4D" w14:textId="77777777" w:rsidR="00B61DAC" w:rsidRDefault="00B61DA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42EBC1E7" w14:textId="1BB5A999" w:rsidR="00B61DAC" w:rsidRDefault="002E33D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bl>
    <w:bookmarkEnd w:id="389"/>
    <w:p w14:paraId="589E6A99" w14:textId="303D68C9" w:rsidR="002B3C2C" w:rsidRDefault="008104F1" w:rsidP="00411430">
      <w:pPr>
        <w:pStyle w:val="Heading2"/>
        <w:rPr>
          <w:shd w:val="clear" w:color="auto" w:fill="FFFFFF"/>
        </w:rPr>
      </w:pPr>
      <w:r>
        <w:rPr>
          <w:shd w:val="clear" w:color="auto" w:fill="FFFFFF"/>
        </w:rPr>
        <w:t>3.</w:t>
      </w:r>
      <w:r w:rsidR="00BD0402">
        <w:rPr>
          <w:shd w:val="clear" w:color="auto" w:fill="FFFFFF"/>
        </w:rPr>
        <w:t xml:space="preserve">4 </w:t>
      </w:r>
      <w:r w:rsidR="00D45802" w:rsidRPr="00D45802">
        <w:rPr>
          <w:shd w:val="clear" w:color="auto" w:fill="FFFFFF"/>
        </w:rPr>
        <w:t>Scale overlap</w:t>
      </w:r>
    </w:p>
    <w:p w14:paraId="1329232B" w14:textId="31F0172E" w:rsidR="00411430" w:rsidRDefault="00411430" w:rsidP="00411430">
      <w:pPr>
        <w:ind w:firstLineChars="200" w:firstLine="480"/>
        <w:rPr>
          <w:rFonts w:hint="eastAsia"/>
          <w:shd w:val="clear" w:color="auto" w:fill="FFFFFF"/>
        </w:rPr>
      </w:pPr>
      <w:r w:rsidRPr="00411430">
        <w:rPr>
          <w:shd w:val="clear" w:color="auto" w:fill="FFFFFF"/>
        </w:rPr>
        <w:t>The degree of overlap between scales was calculated using the Jaccard coefficient. The average overlap across all scales was 0.19, indicating a very low level of similarity between these scales. For the specific degree of overlap between each pair of scales and the average overlap with other scales, refer to Figure 2.</w:t>
      </w:r>
    </w:p>
    <w:p w14:paraId="3047D199" w14:textId="77777777" w:rsidR="00411430" w:rsidRDefault="00411430" w:rsidP="00411430">
      <w:pPr>
        <w:ind w:firstLineChars="200" w:firstLine="480"/>
        <w:rPr>
          <w:shd w:val="clear" w:color="auto" w:fill="FFFFFF"/>
        </w:rPr>
      </w:pPr>
      <w:r w:rsidRPr="00411430">
        <w:rPr>
          <w:shd w:val="clear" w:color="auto" w:fill="FFFFFF"/>
        </w:rPr>
        <w:t>None of the scales exhibited a mean overlap within the moderate range (0.40 - 0.59) with other scales.</w:t>
      </w:r>
      <w:r>
        <w:rPr>
          <w:shd w:val="clear" w:color="auto" w:fill="FFFFFF"/>
        </w:rPr>
        <w:t xml:space="preserve"> </w:t>
      </w:r>
      <w:r w:rsidRPr="00411430">
        <w:rPr>
          <w:shd w:val="clear" w:color="auto" w:fill="FFFFFF"/>
        </w:rPr>
        <w:t>CES</w:t>
      </w:r>
      <w:r>
        <w:rPr>
          <w:shd w:val="clear" w:color="auto" w:fill="FFFFFF"/>
        </w:rPr>
        <w:t>-</w:t>
      </w:r>
      <w:r w:rsidRPr="00411430">
        <w:rPr>
          <w:shd w:val="clear" w:color="auto" w:fill="FFFFFF"/>
        </w:rPr>
        <w:t>D with other scale has the highest average degree of overlap, at 0.25, other scale of average degree of overlap between 0.08 to 0.25.</w:t>
      </w:r>
      <w:r>
        <w:rPr>
          <w:rFonts w:hint="eastAsia"/>
          <w:shd w:val="clear" w:color="auto" w:fill="FFFFFF"/>
        </w:rPr>
        <w:t xml:space="preserve"> </w:t>
      </w:r>
      <w:r w:rsidRPr="00411430">
        <w:rPr>
          <w:shd w:val="clear" w:color="auto" w:fill="FFFFFF"/>
        </w:rPr>
        <w:t>The two scales with the highest overlap were CES-D and CES-D-C at 0.75, followed by DSI and SDS at 0.72.</w:t>
      </w:r>
    </w:p>
    <w:p w14:paraId="2A03BEF3" w14:textId="102D5E7D" w:rsidR="00411430" w:rsidRDefault="00411430" w:rsidP="00411430">
      <w:pPr>
        <w:ind w:firstLineChars="200" w:firstLine="480"/>
        <w:rPr>
          <w:shd w:val="clear" w:color="auto" w:fill="FFFFFF"/>
        </w:rPr>
      </w:pPr>
      <w:r w:rsidRPr="00411430">
        <w:rPr>
          <w:shd w:val="clear" w:color="auto" w:fill="FFFFFF"/>
        </w:rPr>
        <w:t>There are a lot of scales that have zero overlap with each other, that is, they have nothing to do with each other.</w:t>
      </w:r>
      <w:r w:rsidR="000F67E2" w:rsidRPr="000F67E2">
        <w:t xml:space="preserve"> </w:t>
      </w:r>
      <w:r w:rsidR="000F67E2" w:rsidRPr="000F67E2">
        <w:rPr>
          <w:shd w:val="clear" w:color="auto" w:fill="FFFFFF"/>
        </w:rPr>
        <w:t>MSSMHS and CEPS exhibit no overlap; there is no overlap between PHQ-9 and both CEPS and Ji_2005; CSSDS and CEPS lack overlap; CEPS, SMFQ, and CSSMHS do not overlap; Ji_2005 and KADS-11 show no overlap.</w:t>
      </w:r>
    </w:p>
    <w:p w14:paraId="4146B612" w14:textId="702F5437" w:rsidR="000F67E2" w:rsidRDefault="000F67E2" w:rsidP="000F67E2">
      <w:pPr>
        <w:ind w:firstLineChars="200" w:firstLine="480"/>
        <w:rPr>
          <w:shd w:val="clear" w:color="auto" w:fill="FFFFFF"/>
        </w:rPr>
      </w:pPr>
      <w:r w:rsidRPr="000F67E2">
        <w:rPr>
          <w:shd w:val="clear" w:color="auto" w:fill="FFFFFF"/>
        </w:rPr>
        <w:t>The correlation coefficient between the mean Jaccard coefficient of each scale and the length of the scale is 0.55, while the correlation coefficient with the number of captured symptoms is 0.71</w:t>
      </w:r>
      <w:r>
        <w:rPr>
          <w:shd w:val="clear" w:color="auto" w:fill="FFFFFF"/>
        </w:rPr>
        <w:t xml:space="preserve"> </w:t>
      </w:r>
      <w:r w:rsidRPr="000F67E2">
        <w:rPr>
          <w:shd w:val="clear" w:color="auto" w:fill="FFFFFF"/>
        </w:rPr>
        <w:t>(Table 4, columns 1 and 2)</w:t>
      </w:r>
      <w:r>
        <w:rPr>
          <w:shd w:val="clear" w:color="auto" w:fill="FFFFFF"/>
        </w:rPr>
        <w:t>.</w:t>
      </w:r>
      <w:r w:rsidRPr="000F67E2">
        <w:t xml:space="preserve"> </w:t>
      </w:r>
      <w:r w:rsidRPr="000F67E2">
        <w:rPr>
          <w:shd w:val="clear" w:color="auto" w:fill="FFFFFF"/>
        </w:rPr>
        <w:t>This suggests that longer scales exhibit increased overlap with other scales, thus demonstrating enhanced representativeness.</w:t>
      </w:r>
    </w:p>
    <w:p w14:paraId="7D244024" w14:textId="77777777" w:rsidR="000F67E2" w:rsidRDefault="000F67E2" w:rsidP="00411430">
      <w:pPr>
        <w:ind w:firstLineChars="200" w:firstLine="480"/>
        <w:rPr>
          <w:shd w:val="clear" w:color="auto" w:fill="FFFFFF"/>
        </w:rPr>
      </w:pPr>
    </w:p>
    <w:p w14:paraId="1FF35235" w14:textId="525B4A22" w:rsidR="00BB1AA1" w:rsidRPr="009F30C6" w:rsidRDefault="00BB1AA1" w:rsidP="000F67E2">
      <w:pPr>
        <w:rPr>
          <w:color w:val="000000" w:themeColor="text1"/>
          <w:kern w:val="0"/>
          <w:sz w:val="23"/>
          <w:szCs w:val="23"/>
          <w:shd w:val="clear" w:color="auto" w:fill="FFFFFF"/>
        </w:rPr>
        <w:sectPr w:rsidR="00BB1AA1" w:rsidRPr="009F30C6" w:rsidSect="00301A4E">
          <w:pgSz w:w="11906" w:h="16838"/>
          <w:pgMar w:top="1440" w:right="1797" w:bottom="1440" w:left="1797" w:header="851" w:footer="992" w:gutter="0"/>
          <w:cols w:space="425"/>
          <w:docGrid w:linePitch="381"/>
        </w:sectPr>
      </w:pPr>
      <w:bookmarkStart w:id="391" w:name="OLE_LINK22"/>
    </w:p>
    <w:bookmarkEnd w:id="391"/>
    <w:p w14:paraId="7FA716A7" w14:textId="6D6546A0" w:rsidR="003F1B45"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3962403B" w14:textId="62D24E9F" w:rsidR="00A05A4B" w:rsidRPr="00393157" w:rsidRDefault="00A6788B"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A05A4B" w:rsidRPr="00393157" w:rsidSect="00BB1AA1">
          <w:pgSz w:w="22680" w:h="22680" w:orient="landscape"/>
          <w:pgMar w:top="1797" w:right="1440" w:bottom="1797" w:left="1440" w:header="851" w:footer="992" w:gutter="0"/>
          <w:cols w:space="425"/>
          <w:docGrid w:linePitch="312"/>
        </w:sectPr>
      </w:pPr>
      <w:r>
        <w:rPr>
          <w:noProof/>
        </w:rPr>
        <w:drawing>
          <wp:inline distT="0" distB="0" distL="0" distR="0" wp14:anchorId="7DB8E9D2" wp14:editId="501486F8">
            <wp:extent cx="11433175" cy="6426200"/>
            <wp:effectExtent l="0" t="0" r="0" b="0"/>
            <wp:docPr id="1095973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33175" cy="6426200"/>
                    </a:xfrm>
                    <a:prstGeom prst="rect">
                      <a:avLst/>
                    </a:prstGeom>
                    <a:noFill/>
                    <a:ln>
                      <a:noFill/>
                    </a:ln>
                  </pic:spPr>
                </pic:pic>
              </a:graphicData>
            </a:graphic>
          </wp:inline>
        </w:drawing>
      </w:r>
    </w:p>
    <w:p w14:paraId="6040CB24" w14:textId="77777777" w:rsidR="00A161AC" w:rsidRDefault="00A161AC" w:rsidP="00A161AC">
      <w:pPr>
        <w:spacing w:line="312" w:lineRule="auto"/>
        <w:rPr>
          <w:b/>
          <w:bCs/>
          <w:szCs w:val="28"/>
        </w:rPr>
      </w:pPr>
    </w:p>
    <w:p w14:paraId="01C5BFAD" w14:textId="77777777" w:rsidR="00B1204C" w:rsidRDefault="00B1204C" w:rsidP="00B1204C">
      <w:pPr>
        <w:autoSpaceDE w:val="0"/>
        <w:autoSpaceDN w:val="0"/>
        <w:adjustRightInd w:val="0"/>
        <w:jc w:val="left"/>
        <w:rPr>
          <w:rFonts w:ascii="SimSun"/>
          <w:kern w:val="0"/>
          <w:szCs w:val="24"/>
        </w:rPr>
      </w:pPr>
      <w:r>
        <w:fldChar w:fldCharType="begin"/>
      </w:r>
      <w:r>
        <w:instrText xml:space="preserve"> ADDIN NE.Bib</w:instrText>
      </w:r>
      <w:r>
        <w:fldChar w:fldCharType="separate"/>
      </w:r>
    </w:p>
    <w:p w14:paraId="1A56F53D" w14:textId="77777777" w:rsidR="00B1204C" w:rsidRDefault="00B1204C" w:rsidP="00B1204C">
      <w:pPr>
        <w:autoSpaceDE w:val="0"/>
        <w:autoSpaceDN w:val="0"/>
        <w:adjustRightInd w:val="0"/>
        <w:spacing w:before="160" w:after="160"/>
        <w:jc w:val="center"/>
        <w:rPr>
          <w:rFonts w:ascii="SimSun"/>
          <w:kern w:val="0"/>
          <w:szCs w:val="24"/>
        </w:rPr>
      </w:pPr>
      <w:r>
        <w:rPr>
          <w:rFonts w:ascii="SimSun" w:cs="SimSun" w:hint="eastAsia"/>
          <w:b/>
          <w:bCs/>
          <w:color w:val="000000"/>
          <w:kern w:val="0"/>
          <w:szCs w:val="24"/>
        </w:rPr>
        <w:t>参</w:t>
      </w:r>
      <w:r>
        <w:rPr>
          <w:b/>
          <w:bCs/>
          <w:color w:val="000000"/>
          <w:kern w:val="0"/>
          <w:szCs w:val="24"/>
        </w:rPr>
        <w:t xml:space="preserve"> </w:t>
      </w:r>
      <w:r>
        <w:rPr>
          <w:rFonts w:ascii="SimSun" w:cs="SimSun" w:hint="eastAsia"/>
          <w:b/>
          <w:bCs/>
          <w:color w:val="000000"/>
          <w:kern w:val="0"/>
          <w:szCs w:val="24"/>
        </w:rPr>
        <w:t>考</w:t>
      </w:r>
      <w:r>
        <w:rPr>
          <w:b/>
          <w:bCs/>
          <w:color w:val="000000"/>
          <w:kern w:val="0"/>
          <w:szCs w:val="24"/>
        </w:rPr>
        <w:t xml:space="preserve"> </w:t>
      </w:r>
      <w:r>
        <w:rPr>
          <w:rFonts w:ascii="SimSun" w:cs="SimSun" w:hint="eastAsia"/>
          <w:b/>
          <w:bCs/>
          <w:color w:val="000000"/>
          <w:kern w:val="0"/>
          <w:szCs w:val="24"/>
        </w:rPr>
        <w:t>文</w:t>
      </w:r>
      <w:r>
        <w:rPr>
          <w:b/>
          <w:bCs/>
          <w:color w:val="000000"/>
          <w:kern w:val="0"/>
          <w:szCs w:val="24"/>
        </w:rPr>
        <w:t xml:space="preserve"> </w:t>
      </w:r>
      <w:r>
        <w:rPr>
          <w:rFonts w:ascii="SimSun" w:cs="SimSun" w:hint="eastAsia"/>
          <w:b/>
          <w:bCs/>
          <w:color w:val="000000"/>
          <w:kern w:val="0"/>
          <w:szCs w:val="24"/>
        </w:rPr>
        <w:t>献</w:t>
      </w:r>
    </w:p>
    <w:p w14:paraId="150AF125" w14:textId="77777777" w:rsidR="00B1204C" w:rsidRDefault="00B1204C" w:rsidP="00B1204C">
      <w:pPr>
        <w:autoSpaceDE w:val="0"/>
        <w:autoSpaceDN w:val="0"/>
        <w:adjustRightInd w:val="0"/>
        <w:ind w:left="240" w:hanging="240"/>
        <w:rPr>
          <w:rFonts w:ascii="SimSun"/>
          <w:kern w:val="0"/>
          <w:szCs w:val="24"/>
        </w:rPr>
      </w:pPr>
      <w:bookmarkStart w:id="392" w:name="_neb99E5A393_4244_4E0A_BE05_D6F1793EDD71"/>
      <w:r>
        <w:rPr>
          <w:rFonts w:ascii="SimSun" w:cs="SimSun" w:hint="eastAsia"/>
          <w:color w:val="000000"/>
          <w:kern w:val="0"/>
          <w:sz w:val="20"/>
          <w:szCs w:val="20"/>
        </w:rPr>
        <w:t>于晓琪</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中国内地高中生心理健康问题检出率的元分析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392"/>
    </w:p>
    <w:p w14:paraId="5FD1C399" w14:textId="77777777" w:rsidR="00B1204C" w:rsidRDefault="00B1204C" w:rsidP="00B1204C">
      <w:pPr>
        <w:autoSpaceDE w:val="0"/>
        <w:autoSpaceDN w:val="0"/>
        <w:adjustRightInd w:val="0"/>
        <w:ind w:left="240" w:hanging="240"/>
        <w:rPr>
          <w:rFonts w:ascii="SimSun"/>
          <w:kern w:val="0"/>
          <w:szCs w:val="24"/>
        </w:rPr>
      </w:pPr>
      <w:bookmarkStart w:id="393" w:name="_nebCB4CC2CE_1EE2_4CF1_A985_81BB4A832DB7"/>
      <w:r>
        <w:rPr>
          <w:rFonts w:ascii="SimSun" w:cs="SimSun" w:hint="eastAsia"/>
          <w:color w:val="000000"/>
          <w:kern w:val="0"/>
          <w:sz w:val="20"/>
          <w:szCs w:val="20"/>
        </w:rPr>
        <w:t>黄潇潇</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中国内地小学生心理健康问题检出率的元分析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393"/>
    </w:p>
    <w:p w14:paraId="0D49B667" w14:textId="77777777" w:rsidR="00B1204C" w:rsidRDefault="00B1204C" w:rsidP="00B1204C">
      <w:pPr>
        <w:autoSpaceDE w:val="0"/>
        <w:autoSpaceDN w:val="0"/>
        <w:adjustRightInd w:val="0"/>
        <w:ind w:left="240" w:hanging="240"/>
        <w:rPr>
          <w:rFonts w:ascii="SimSun"/>
          <w:kern w:val="0"/>
          <w:szCs w:val="24"/>
        </w:rPr>
      </w:pPr>
      <w:bookmarkStart w:id="394" w:name="_neb82B819D4_4C04_4B83_B23D_6D0E2984FB18"/>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靳娟娟</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中国内地初中生心理健康问题检出率的元分析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394"/>
    </w:p>
    <w:p w14:paraId="5FE73D85" w14:textId="77777777" w:rsidR="00B1204C" w:rsidRDefault="00B1204C" w:rsidP="00B1204C">
      <w:pPr>
        <w:autoSpaceDE w:val="0"/>
        <w:autoSpaceDN w:val="0"/>
        <w:adjustRightInd w:val="0"/>
        <w:ind w:left="240" w:hanging="240"/>
        <w:rPr>
          <w:rFonts w:ascii="SimSun"/>
          <w:kern w:val="0"/>
          <w:szCs w:val="24"/>
        </w:rPr>
      </w:pPr>
      <w:bookmarkStart w:id="395" w:name="_neb8BB3F63C_DD6D_481A_B81C_2D33F2312702"/>
      <w:r>
        <w:rPr>
          <w:rFonts w:ascii="SimSun" w:cs="SimSun" w:hint="eastAsia"/>
          <w:color w:val="000000"/>
          <w:kern w:val="0"/>
          <w:sz w:val="20"/>
          <w:szCs w:val="20"/>
        </w:rPr>
        <w:t>陈雨濛</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中国内地大学生心理健康问题检出率的元分析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395"/>
    </w:p>
    <w:p w14:paraId="453008AF" w14:textId="77777777" w:rsidR="00B1204C" w:rsidRDefault="00B1204C" w:rsidP="00B1204C">
      <w:pPr>
        <w:autoSpaceDE w:val="0"/>
        <w:autoSpaceDN w:val="0"/>
        <w:adjustRightInd w:val="0"/>
        <w:ind w:left="240" w:hanging="240"/>
        <w:rPr>
          <w:rFonts w:ascii="SimSun"/>
          <w:kern w:val="0"/>
          <w:szCs w:val="24"/>
        </w:rPr>
      </w:pPr>
      <w:bookmarkStart w:id="396" w:name="_nebE40A68D9_D9B8_4228_8E15_47BB149ABDCD"/>
      <w:r>
        <w:rPr>
          <w:rFonts w:ascii="SimSun" w:cs="SimSun" w:hint="eastAsia"/>
          <w:color w:val="000000"/>
          <w:kern w:val="0"/>
          <w:sz w:val="20"/>
          <w:szCs w:val="20"/>
        </w:rPr>
        <w:t>汪向东等</w:t>
      </w:r>
      <w:r>
        <w:rPr>
          <w:color w:val="000000"/>
          <w:kern w:val="0"/>
          <w:sz w:val="20"/>
          <w:szCs w:val="20"/>
        </w:rPr>
        <w:t xml:space="preserve">. (1999). </w:t>
      </w:r>
      <w:r>
        <w:rPr>
          <w:rFonts w:ascii="SimSun" w:cs="SimSun" w:hint="eastAsia"/>
          <w:i/>
          <w:iCs/>
          <w:color w:val="000000"/>
          <w:kern w:val="0"/>
          <w:sz w:val="20"/>
          <w:szCs w:val="20"/>
        </w:rPr>
        <w:t>心理卫生评定量表手册</w:t>
      </w:r>
      <w:r>
        <w:rPr>
          <w:color w:val="000000"/>
          <w:kern w:val="0"/>
          <w:sz w:val="20"/>
          <w:szCs w:val="20"/>
        </w:rPr>
        <w:t xml:space="preserve">. </w:t>
      </w:r>
      <w:r>
        <w:rPr>
          <w:rFonts w:ascii="SimSun" w:cs="SimSun" w:hint="eastAsia"/>
          <w:color w:val="000000"/>
          <w:kern w:val="0"/>
          <w:sz w:val="20"/>
          <w:szCs w:val="20"/>
        </w:rPr>
        <w:t>中国心理卫生杂志社</w:t>
      </w:r>
      <w:r>
        <w:rPr>
          <w:color w:val="000000"/>
          <w:kern w:val="0"/>
          <w:sz w:val="20"/>
          <w:szCs w:val="20"/>
        </w:rPr>
        <w:t>.</w:t>
      </w:r>
      <w:bookmarkEnd w:id="396"/>
    </w:p>
    <w:p w14:paraId="5EC9F498" w14:textId="77777777" w:rsidR="00B1204C" w:rsidRDefault="00B1204C" w:rsidP="00B1204C">
      <w:pPr>
        <w:autoSpaceDE w:val="0"/>
        <w:autoSpaceDN w:val="0"/>
        <w:adjustRightInd w:val="0"/>
        <w:ind w:left="240" w:hanging="240"/>
        <w:rPr>
          <w:rFonts w:ascii="SimSun"/>
          <w:kern w:val="0"/>
          <w:szCs w:val="24"/>
        </w:rPr>
      </w:pPr>
      <w:bookmarkStart w:id="397" w:name="_neb1DDF44F9_ED46_4FAD_8411_5A6A78FC6D9F"/>
      <w:r>
        <w:rPr>
          <w:rFonts w:ascii="SimSun" w:cs="SimSun" w:hint="eastAsia"/>
          <w:color w:val="000000"/>
          <w:kern w:val="0"/>
          <w:sz w:val="20"/>
          <w:szCs w:val="20"/>
        </w:rPr>
        <w:t>章婕</w:t>
      </w:r>
      <w:r>
        <w:rPr>
          <w:color w:val="000000"/>
          <w:kern w:val="0"/>
          <w:sz w:val="20"/>
          <w:szCs w:val="20"/>
        </w:rPr>
        <w:t xml:space="preserve">, </w:t>
      </w:r>
      <w:r>
        <w:rPr>
          <w:rFonts w:ascii="SimSun" w:cs="SimSun" w:hint="eastAsia"/>
          <w:color w:val="000000"/>
          <w:kern w:val="0"/>
          <w:sz w:val="20"/>
          <w:szCs w:val="20"/>
        </w:rPr>
        <w:t>吴振云</w:t>
      </w:r>
      <w:r>
        <w:rPr>
          <w:color w:val="000000"/>
          <w:kern w:val="0"/>
          <w:sz w:val="20"/>
          <w:szCs w:val="20"/>
        </w:rPr>
        <w:t xml:space="preserve">, </w:t>
      </w:r>
      <w:r>
        <w:rPr>
          <w:rFonts w:ascii="SimSun" w:cs="SimSun" w:hint="eastAsia"/>
          <w:color w:val="000000"/>
          <w:kern w:val="0"/>
          <w:sz w:val="20"/>
          <w:szCs w:val="20"/>
        </w:rPr>
        <w:t>方格</w:t>
      </w:r>
      <w:r>
        <w:rPr>
          <w:color w:val="000000"/>
          <w:kern w:val="0"/>
          <w:sz w:val="20"/>
          <w:szCs w:val="20"/>
        </w:rPr>
        <w:t xml:space="preserve">, </w:t>
      </w:r>
      <w:r>
        <w:rPr>
          <w:rFonts w:ascii="SimSun" w:cs="SimSun" w:hint="eastAsia"/>
          <w:color w:val="000000"/>
          <w:kern w:val="0"/>
          <w:sz w:val="20"/>
          <w:szCs w:val="20"/>
        </w:rPr>
        <w:t>李娟</w:t>
      </w:r>
      <w:r>
        <w:rPr>
          <w:color w:val="000000"/>
          <w:kern w:val="0"/>
          <w:sz w:val="20"/>
          <w:szCs w:val="20"/>
        </w:rPr>
        <w:t xml:space="preserve">, </w:t>
      </w:r>
      <w:r>
        <w:rPr>
          <w:rFonts w:ascii="SimSun" w:cs="SimSun" w:hint="eastAsia"/>
          <w:color w:val="000000"/>
          <w:kern w:val="0"/>
          <w:sz w:val="20"/>
          <w:szCs w:val="20"/>
        </w:rPr>
        <w:t>韩布新</w:t>
      </w:r>
      <w:r>
        <w:rPr>
          <w:color w:val="000000"/>
          <w:kern w:val="0"/>
          <w:sz w:val="20"/>
          <w:szCs w:val="20"/>
        </w:rPr>
        <w:t xml:space="preserve">, </w:t>
      </w:r>
      <w:r>
        <w:rPr>
          <w:rFonts w:ascii="SimSun" w:cs="SimSun" w:hint="eastAsia"/>
          <w:color w:val="000000"/>
          <w:kern w:val="0"/>
          <w:sz w:val="20"/>
          <w:szCs w:val="20"/>
        </w:rPr>
        <w:t>陈祉妍</w:t>
      </w:r>
      <w:r>
        <w:rPr>
          <w:color w:val="000000"/>
          <w:kern w:val="0"/>
          <w:sz w:val="20"/>
          <w:szCs w:val="20"/>
        </w:rPr>
        <w:t xml:space="preserve">. (2010). </w:t>
      </w:r>
      <w:r>
        <w:rPr>
          <w:rFonts w:ascii="SimSun" w:cs="SimSun" w:hint="eastAsia"/>
          <w:color w:val="000000"/>
          <w:kern w:val="0"/>
          <w:sz w:val="20"/>
          <w:szCs w:val="20"/>
        </w:rPr>
        <w:t>流调中心抑郁量表全国城市常模的建立</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397"/>
    </w:p>
    <w:p w14:paraId="04B94EF4" w14:textId="77777777" w:rsidR="00B1204C" w:rsidRDefault="00B1204C" w:rsidP="00B1204C">
      <w:pPr>
        <w:autoSpaceDE w:val="0"/>
        <w:autoSpaceDN w:val="0"/>
        <w:adjustRightInd w:val="0"/>
        <w:ind w:left="240" w:hanging="240"/>
        <w:rPr>
          <w:rFonts w:ascii="SimSun"/>
          <w:kern w:val="0"/>
          <w:szCs w:val="24"/>
        </w:rPr>
      </w:pPr>
      <w:bookmarkStart w:id="398"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398"/>
    </w:p>
    <w:p w14:paraId="5416910D" w14:textId="77777777" w:rsidR="00B1204C" w:rsidRDefault="00B1204C" w:rsidP="00B1204C">
      <w:pPr>
        <w:autoSpaceDE w:val="0"/>
        <w:autoSpaceDN w:val="0"/>
        <w:adjustRightInd w:val="0"/>
        <w:ind w:left="240" w:hanging="240"/>
        <w:rPr>
          <w:rFonts w:ascii="SimSun"/>
          <w:kern w:val="0"/>
          <w:szCs w:val="24"/>
        </w:rPr>
      </w:pPr>
      <w:bookmarkStart w:id="399" w:name="_nebD58E1DFF_9714_4BB5_AD72_88472B304819"/>
      <w:r>
        <w:rPr>
          <w:rFonts w:ascii="SimSun" w:cs="SimSun" w:hint="eastAsia"/>
          <w:color w:val="000000"/>
          <w:kern w:val="0"/>
          <w:sz w:val="20"/>
          <w:szCs w:val="20"/>
        </w:rPr>
        <w:t>季成叶</w:t>
      </w:r>
      <w:r>
        <w:rPr>
          <w:color w:val="000000"/>
          <w:kern w:val="0"/>
          <w:sz w:val="20"/>
          <w:szCs w:val="20"/>
        </w:rPr>
        <w:t xml:space="preserve">. (2007). </w:t>
      </w:r>
      <w:r>
        <w:rPr>
          <w:rFonts w:ascii="SimSun" w:cs="SimSun" w:hint="eastAsia"/>
          <w:i/>
          <w:iCs/>
          <w:color w:val="000000"/>
          <w:kern w:val="0"/>
          <w:sz w:val="20"/>
          <w:szCs w:val="20"/>
        </w:rPr>
        <w:t>中国青少年健康相关</w:t>
      </w:r>
      <w:r>
        <w:rPr>
          <w:i/>
          <w:iCs/>
          <w:color w:val="000000"/>
          <w:kern w:val="0"/>
          <w:sz w:val="20"/>
          <w:szCs w:val="20"/>
        </w:rPr>
        <w:t>/</w:t>
      </w:r>
      <w:r>
        <w:rPr>
          <w:rFonts w:ascii="SimSun" w:cs="SimSun"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SimSun" w:cs="SimSun" w:hint="eastAsia"/>
          <w:color w:val="000000"/>
          <w:kern w:val="0"/>
          <w:sz w:val="20"/>
          <w:szCs w:val="20"/>
        </w:rPr>
        <w:t>北京大学医学出版社</w:t>
      </w:r>
      <w:r>
        <w:rPr>
          <w:color w:val="000000"/>
          <w:kern w:val="0"/>
          <w:sz w:val="20"/>
          <w:szCs w:val="20"/>
        </w:rPr>
        <w:t>.</w:t>
      </w:r>
      <w:bookmarkEnd w:id="399"/>
    </w:p>
    <w:p w14:paraId="00C77239" w14:textId="77777777" w:rsidR="00B1204C" w:rsidRDefault="00B1204C" w:rsidP="00B1204C">
      <w:pPr>
        <w:autoSpaceDE w:val="0"/>
        <w:autoSpaceDN w:val="0"/>
        <w:adjustRightInd w:val="0"/>
        <w:ind w:left="240" w:hanging="240"/>
        <w:rPr>
          <w:rFonts w:ascii="SimSun"/>
          <w:kern w:val="0"/>
          <w:szCs w:val="24"/>
        </w:rPr>
      </w:pPr>
      <w:bookmarkStart w:id="400" w:name="_neb361B2D9D_D0EE_4640_8792_D72F9BA85879"/>
      <w:r>
        <w:rPr>
          <w:rFonts w:ascii="SimSun" w:cs="SimSun" w:hint="eastAsia"/>
          <w:color w:val="000000"/>
          <w:kern w:val="0"/>
          <w:sz w:val="20"/>
          <w:szCs w:val="20"/>
        </w:rPr>
        <w:t>张明园</w:t>
      </w:r>
      <w:r>
        <w:rPr>
          <w:color w:val="000000"/>
          <w:kern w:val="0"/>
          <w:sz w:val="20"/>
          <w:szCs w:val="20"/>
        </w:rPr>
        <w:t xml:space="preserve">. (1998). </w:t>
      </w:r>
      <w:r>
        <w:rPr>
          <w:rFonts w:ascii="SimSun" w:cs="SimSun" w:hint="eastAsia"/>
          <w:i/>
          <w:iCs/>
          <w:color w:val="000000"/>
          <w:kern w:val="0"/>
          <w:sz w:val="20"/>
          <w:szCs w:val="20"/>
        </w:rPr>
        <w:t>精神科评定量表手册</w:t>
      </w:r>
      <w:r>
        <w:rPr>
          <w:color w:val="000000"/>
          <w:kern w:val="0"/>
          <w:sz w:val="20"/>
          <w:szCs w:val="20"/>
        </w:rPr>
        <w:t xml:space="preserve">. </w:t>
      </w:r>
      <w:r>
        <w:rPr>
          <w:rFonts w:ascii="SimSun" w:cs="SimSun" w:hint="eastAsia"/>
          <w:color w:val="000000"/>
          <w:kern w:val="0"/>
          <w:sz w:val="20"/>
          <w:szCs w:val="20"/>
        </w:rPr>
        <w:t>湖南科学技术出版社</w:t>
      </w:r>
      <w:r>
        <w:rPr>
          <w:color w:val="000000"/>
          <w:kern w:val="0"/>
          <w:sz w:val="20"/>
          <w:szCs w:val="20"/>
        </w:rPr>
        <w:t>.</w:t>
      </w:r>
      <w:bookmarkEnd w:id="400"/>
    </w:p>
    <w:p w14:paraId="7E75A7A8" w14:textId="77777777" w:rsidR="00B1204C" w:rsidRDefault="00B1204C" w:rsidP="00B1204C">
      <w:pPr>
        <w:autoSpaceDE w:val="0"/>
        <w:autoSpaceDN w:val="0"/>
        <w:adjustRightInd w:val="0"/>
        <w:ind w:left="240" w:hanging="240"/>
        <w:rPr>
          <w:rFonts w:ascii="SimSun"/>
          <w:kern w:val="0"/>
          <w:szCs w:val="24"/>
        </w:rPr>
      </w:pPr>
      <w:bookmarkStart w:id="401" w:name="_neb630B990F_84E5_480C_B579_CC8C841AC512"/>
      <w:r>
        <w:rPr>
          <w:rFonts w:ascii="SimSun" w:cs="SimSun" w:hint="eastAsia"/>
          <w:color w:val="000000"/>
          <w:kern w:val="0"/>
          <w:sz w:val="20"/>
          <w:szCs w:val="20"/>
        </w:rPr>
        <w:t>陈姜</w:t>
      </w:r>
      <w:r>
        <w:rPr>
          <w:color w:val="000000"/>
          <w:kern w:val="0"/>
          <w:sz w:val="20"/>
          <w:szCs w:val="20"/>
        </w:rPr>
        <w:t xml:space="preserve">, </w:t>
      </w:r>
      <w:r>
        <w:rPr>
          <w:rFonts w:ascii="SimSun" w:cs="SimSun" w:hint="eastAsia"/>
          <w:color w:val="000000"/>
          <w:kern w:val="0"/>
          <w:sz w:val="20"/>
          <w:szCs w:val="20"/>
        </w:rPr>
        <w:t>张德甫</w:t>
      </w:r>
      <w:r>
        <w:rPr>
          <w:color w:val="000000"/>
          <w:kern w:val="0"/>
          <w:sz w:val="20"/>
          <w:szCs w:val="20"/>
        </w:rPr>
        <w:t xml:space="preserve">, </w:t>
      </w:r>
      <w:r>
        <w:rPr>
          <w:rFonts w:ascii="SimSun" w:cs="SimSun" w:hint="eastAsia"/>
          <w:color w:val="000000"/>
          <w:kern w:val="0"/>
          <w:sz w:val="20"/>
          <w:szCs w:val="20"/>
        </w:rPr>
        <w:t>吴敏</w:t>
      </w:r>
      <w:r>
        <w:rPr>
          <w:color w:val="000000"/>
          <w:kern w:val="0"/>
          <w:sz w:val="20"/>
          <w:szCs w:val="20"/>
        </w:rPr>
        <w:t xml:space="preserve">, </w:t>
      </w:r>
      <w:r>
        <w:rPr>
          <w:rFonts w:ascii="SimSun" w:cs="SimSun" w:hint="eastAsia"/>
          <w:color w:val="000000"/>
          <w:kern w:val="0"/>
          <w:sz w:val="20"/>
          <w:szCs w:val="20"/>
        </w:rPr>
        <w:t>胡巧云</w:t>
      </w:r>
      <w:r>
        <w:rPr>
          <w:color w:val="000000"/>
          <w:kern w:val="0"/>
          <w:sz w:val="20"/>
          <w:szCs w:val="20"/>
        </w:rPr>
        <w:t xml:space="preserve">, </w:t>
      </w:r>
      <w:r>
        <w:rPr>
          <w:rFonts w:ascii="SimSun" w:cs="SimSun" w:hint="eastAsia"/>
          <w:color w:val="000000"/>
          <w:kern w:val="0"/>
          <w:sz w:val="20"/>
          <w:szCs w:val="20"/>
        </w:rPr>
        <w:t>徐俊娥</w:t>
      </w:r>
      <w:r>
        <w:rPr>
          <w:color w:val="000000"/>
          <w:kern w:val="0"/>
          <w:sz w:val="20"/>
          <w:szCs w:val="20"/>
        </w:rPr>
        <w:t xml:space="preserve">, </w:t>
      </w:r>
      <w:r>
        <w:rPr>
          <w:rFonts w:ascii="SimSun" w:cs="SimSun" w:hint="eastAsia"/>
          <w:color w:val="000000"/>
          <w:kern w:val="0"/>
          <w:sz w:val="20"/>
          <w:szCs w:val="20"/>
        </w:rPr>
        <w:t>付喜成</w:t>
      </w:r>
      <w:r>
        <w:rPr>
          <w:color w:val="000000"/>
          <w:kern w:val="0"/>
          <w:sz w:val="20"/>
          <w:szCs w:val="20"/>
        </w:rPr>
        <w:t xml:space="preserve">. (2000). </w:t>
      </w:r>
      <w:r>
        <w:rPr>
          <w:rFonts w:ascii="SimSun" w:cs="SimSun" w:hint="eastAsia"/>
          <w:color w:val="000000"/>
          <w:kern w:val="0"/>
          <w:sz w:val="20"/>
          <w:szCs w:val="20"/>
        </w:rPr>
        <w:t>中学生焦虑情绪调查</w:t>
      </w:r>
      <w:r>
        <w:rPr>
          <w:color w:val="000000"/>
          <w:kern w:val="0"/>
          <w:sz w:val="20"/>
          <w:szCs w:val="20"/>
        </w:rPr>
        <w:t xml:space="preserve">. </w:t>
      </w:r>
      <w:r>
        <w:rPr>
          <w:rFonts w:ascii="SimSun" w:cs="SimSun" w:hint="eastAsia"/>
          <w:i/>
          <w:iCs/>
          <w:color w:val="000000"/>
          <w:kern w:val="0"/>
          <w:sz w:val="20"/>
          <w:szCs w:val="20"/>
        </w:rPr>
        <w:t>中国校医</w:t>
      </w:r>
      <w:r>
        <w:rPr>
          <w:color w:val="000000"/>
          <w:kern w:val="0"/>
          <w:sz w:val="20"/>
          <w:szCs w:val="20"/>
        </w:rPr>
        <w:t>(04), 257-258.</w:t>
      </w:r>
      <w:bookmarkEnd w:id="401"/>
    </w:p>
    <w:p w14:paraId="02ADC5A8" w14:textId="77777777" w:rsidR="00B1204C" w:rsidRDefault="00B1204C" w:rsidP="00B1204C">
      <w:pPr>
        <w:autoSpaceDE w:val="0"/>
        <w:autoSpaceDN w:val="0"/>
        <w:adjustRightInd w:val="0"/>
        <w:ind w:left="240" w:hanging="240"/>
        <w:rPr>
          <w:rFonts w:ascii="SimSun"/>
          <w:kern w:val="0"/>
          <w:szCs w:val="24"/>
        </w:rPr>
      </w:pPr>
      <w:bookmarkStart w:id="402"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402"/>
    </w:p>
    <w:p w14:paraId="5F847327" w14:textId="77777777" w:rsidR="00B1204C" w:rsidRDefault="00B1204C" w:rsidP="00B1204C">
      <w:pPr>
        <w:autoSpaceDE w:val="0"/>
        <w:autoSpaceDN w:val="0"/>
        <w:adjustRightInd w:val="0"/>
        <w:ind w:left="240" w:hanging="240"/>
        <w:rPr>
          <w:rFonts w:ascii="SimSun"/>
          <w:kern w:val="0"/>
          <w:szCs w:val="24"/>
        </w:rPr>
      </w:pPr>
      <w:bookmarkStart w:id="403" w:name="_neb3F8CCE6C_585D_467A_9538_3D31B41B5615"/>
      <w:r>
        <w:rPr>
          <w:rFonts w:ascii="SimSun" w:cs="SimSun" w:hint="eastAsia"/>
          <w:color w:val="000000"/>
          <w:kern w:val="0"/>
          <w:sz w:val="20"/>
          <w:szCs w:val="20"/>
        </w:rPr>
        <w:t>王汝展</w:t>
      </w:r>
      <w:r>
        <w:rPr>
          <w:color w:val="000000"/>
          <w:kern w:val="0"/>
          <w:sz w:val="20"/>
          <w:szCs w:val="20"/>
        </w:rPr>
        <w:t xml:space="preserve">, </w:t>
      </w:r>
      <w:r>
        <w:rPr>
          <w:rFonts w:ascii="SimSun" w:cs="SimSun" w:hint="eastAsia"/>
          <w:color w:val="000000"/>
          <w:kern w:val="0"/>
          <w:sz w:val="20"/>
          <w:szCs w:val="20"/>
        </w:rPr>
        <w:t>刘兰芬</w:t>
      </w:r>
      <w:r>
        <w:rPr>
          <w:color w:val="000000"/>
          <w:kern w:val="0"/>
          <w:sz w:val="20"/>
          <w:szCs w:val="20"/>
        </w:rPr>
        <w:t xml:space="preserve">, </w:t>
      </w:r>
      <w:r>
        <w:rPr>
          <w:rFonts w:ascii="SimSun" w:cs="SimSun" w:hint="eastAsia"/>
          <w:color w:val="000000"/>
          <w:kern w:val="0"/>
          <w:sz w:val="20"/>
          <w:szCs w:val="20"/>
        </w:rPr>
        <w:t>葛红敏</w:t>
      </w:r>
      <w:r>
        <w:rPr>
          <w:color w:val="000000"/>
          <w:kern w:val="0"/>
          <w:sz w:val="20"/>
          <w:szCs w:val="20"/>
        </w:rPr>
        <w:t xml:space="preserve">, </w:t>
      </w:r>
      <w:r>
        <w:rPr>
          <w:rFonts w:ascii="SimSun" w:cs="SimSun" w:hint="eastAsia"/>
          <w:color w:val="000000"/>
          <w:kern w:val="0"/>
          <w:sz w:val="20"/>
          <w:szCs w:val="20"/>
        </w:rPr>
        <w:t>韩建波</w:t>
      </w:r>
      <w:r>
        <w:rPr>
          <w:color w:val="000000"/>
          <w:kern w:val="0"/>
          <w:sz w:val="20"/>
          <w:szCs w:val="20"/>
        </w:rPr>
        <w:t>. (2009). ZUNG</w:t>
      </w:r>
      <w:r>
        <w:rPr>
          <w:rFonts w:ascii="SimSun" w:cs="SimSun" w:hint="eastAsia"/>
          <w:color w:val="000000"/>
          <w:kern w:val="0"/>
          <w:sz w:val="20"/>
          <w:szCs w:val="20"/>
        </w:rPr>
        <w:t>氏抑郁自评量表</w:t>
      </w:r>
      <w:r>
        <w:rPr>
          <w:color w:val="000000"/>
          <w:kern w:val="0"/>
          <w:sz w:val="20"/>
          <w:szCs w:val="20"/>
        </w:rPr>
        <w:t>(SDS)</w:t>
      </w:r>
      <w:r>
        <w:rPr>
          <w:rFonts w:ascii="SimSun" w:cs="SimSun" w:hint="eastAsia"/>
          <w:color w:val="000000"/>
          <w:kern w:val="0"/>
          <w:sz w:val="20"/>
          <w:szCs w:val="20"/>
        </w:rPr>
        <w:t>作为外科住院患者抑郁障碍常规筛查工具的可行性研究</w:t>
      </w:r>
      <w:r>
        <w:rPr>
          <w:color w:val="000000"/>
          <w:kern w:val="0"/>
          <w:sz w:val="20"/>
          <w:szCs w:val="20"/>
        </w:rPr>
        <w:t xml:space="preserve">. </w:t>
      </w:r>
      <w:r>
        <w:rPr>
          <w:rFonts w:ascii="SimSun" w:cs="SimSun"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403"/>
    </w:p>
    <w:p w14:paraId="7742970D" w14:textId="77777777" w:rsidR="00B1204C" w:rsidRDefault="00B1204C" w:rsidP="00B1204C">
      <w:pPr>
        <w:autoSpaceDE w:val="0"/>
        <w:autoSpaceDN w:val="0"/>
        <w:adjustRightInd w:val="0"/>
        <w:ind w:left="240" w:hanging="240"/>
        <w:rPr>
          <w:rFonts w:ascii="SimSun"/>
          <w:kern w:val="0"/>
          <w:szCs w:val="24"/>
        </w:rPr>
      </w:pPr>
      <w:bookmarkStart w:id="404"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404"/>
    </w:p>
    <w:p w14:paraId="50A9D68B" w14:textId="77777777" w:rsidR="00B1204C" w:rsidRDefault="00B1204C" w:rsidP="00B1204C">
      <w:pPr>
        <w:autoSpaceDE w:val="0"/>
        <w:autoSpaceDN w:val="0"/>
        <w:adjustRightInd w:val="0"/>
        <w:ind w:left="240" w:hanging="240"/>
        <w:rPr>
          <w:rFonts w:ascii="SimSun"/>
          <w:kern w:val="0"/>
          <w:szCs w:val="24"/>
        </w:rPr>
      </w:pPr>
      <w:bookmarkStart w:id="405" w:name="_nebD23E8758_C28F_4555_ADD8_AE4433BD5A6D"/>
      <w:r>
        <w:rPr>
          <w:rFonts w:ascii="SimSun" w:cs="SimSun" w:hint="eastAsia"/>
          <w:color w:val="000000"/>
          <w:kern w:val="0"/>
          <w:sz w:val="20"/>
          <w:szCs w:val="20"/>
        </w:rPr>
        <w:t>任艳峰</w:t>
      </w:r>
      <w:r>
        <w:rPr>
          <w:color w:val="000000"/>
          <w:kern w:val="0"/>
          <w:sz w:val="20"/>
          <w:szCs w:val="20"/>
        </w:rPr>
        <w:t xml:space="preserve">, </w:t>
      </w:r>
      <w:r>
        <w:rPr>
          <w:rFonts w:ascii="SimSun" w:cs="SimSun" w:hint="eastAsia"/>
          <w:color w:val="000000"/>
          <w:kern w:val="0"/>
          <w:sz w:val="20"/>
          <w:szCs w:val="20"/>
        </w:rPr>
        <w:t>翟强</w:t>
      </w:r>
      <w:r>
        <w:rPr>
          <w:color w:val="000000"/>
          <w:kern w:val="0"/>
          <w:sz w:val="20"/>
          <w:szCs w:val="20"/>
        </w:rPr>
        <w:t xml:space="preserve">, </w:t>
      </w:r>
      <w:r>
        <w:rPr>
          <w:rFonts w:ascii="SimSun" w:cs="SimSun" w:hint="eastAsia"/>
          <w:color w:val="000000"/>
          <w:kern w:val="0"/>
          <w:sz w:val="20"/>
          <w:szCs w:val="20"/>
        </w:rPr>
        <w:t>王素珍</w:t>
      </w:r>
      <w:r>
        <w:rPr>
          <w:color w:val="000000"/>
          <w:kern w:val="0"/>
          <w:sz w:val="20"/>
          <w:szCs w:val="20"/>
        </w:rPr>
        <w:t xml:space="preserve">. (2015). </w:t>
      </w:r>
      <w:r>
        <w:rPr>
          <w:rFonts w:ascii="SimSun" w:cs="SimSun" w:hint="eastAsia"/>
          <w:color w:val="000000"/>
          <w:kern w:val="0"/>
          <w:sz w:val="20"/>
          <w:szCs w:val="20"/>
        </w:rPr>
        <w:t>初中生睡眠质量与肥胖的相关性分析</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405"/>
    </w:p>
    <w:p w14:paraId="1E98600D" w14:textId="77777777" w:rsidR="00B1204C" w:rsidRDefault="00B1204C" w:rsidP="00B1204C">
      <w:pPr>
        <w:autoSpaceDE w:val="0"/>
        <w:autoSpaceDN w:val="0"/>
        <w:adjustRightInd w:val="0"/>
        <w:ind w:left="240" w:hanging="240"/>
        <w:rPr>
          <w:rFonts w:ascii="SimSun"/>
          <w:kern w:val="0"/>
          <w:szCs w:val="24"/>
        </w:rPr>
      </w:pPr>
      <w:bookmarkStart w:id="406" w:name="_neb357BB6B7_3EDE_4236_A0D6_F7F7648A74A5"/>
      <w:r>
        <w:rPr>
          <w:rFonts w:ascii="SimSun" w:cs="SimSun" w:hint="eastAsia"/>
          <w:color w:val="000000"/>
          <w:kern w:val="0"/>
          <w:sz w:val="20"/>
          <w:szCs w:val="20"/>
        </w:rPr>
        <w:t>苏春燕</w:t>
      </w:r>
      <w:r>
        <w:rPr>
          <w:color w:val="000000"/>
          <w:kern w:val="0"/>
          <w:sz w:val="20"/>
          <w:szCs w:val="20"/>
        </w:rPr>
        <w:t xml:space="preserve">, </w:t>
      </w:r>
      <w:r>
        <w:rPr>
          <w:rFonts w:ascii="SimSun" w:cs="SimSun" w:hint="eastAsia"/>
          <w:color w:val="000000"/>
          <w:kern w:val="0"/>
          <w:sz w:val="20"/>
          <w:szCs w:val="20"/>
        </w:rPr>
        <w:t>张洪君</w:t>
      </w:r>
      <w:r>
        <w:rPr>
          <w:color w:val="000000"/>
          <w:kern w:val="0"/>
          <w:sz w:val="20"/>
          <w:szCs w:val="20"/>
        </w:rPr>
        <w:t xml:space="preserve">, </w:t>
      </w:r>
      <w:r>
        <w:rPr>
          <w:rFonts w:ascii="SimSun" w:cs="SimSun" w:hint="eastAsia"/>
          <w:color w:val="000000"/>
          <w:kern w:val="0"/>
          <w:sz w:val="20"/>
          <w:szCs w:val="20"/>
        </w:rPr>
        <w:t>王宜芝</w:t>
      </w:r>
      <w:r>
        <w:rPr>
          <w:color w:val="000000"/>
          <w:kern w:val="0"/>
          <w:sz w:val="20"/>
          <w:szCs w:val="20"/>
        </w:rPr>
        <w:t xml:space="preserve">. (2003). </w:t>
      </w:r>
      <w:r>
        <w:rPr>
          <w:rFonts w:ascii="SimSun" w:cs="SimSun" w:hint="eastAsia"/>
          <w:color w:val="000000"/>
          <w:kern w:val="0"/>
          <w:sz w:val="20"/>
          <w:szCs w:val="20"/>
        </w:rPr>
        <w:t>癌症末期病人家属感受和需求的调查</w:t>
      </w:r>
      <w:r>
        <w:rPr>
          <w:color w:val="000000"/>
          <w:kern w:val="0"/>
          <w:sz w:val="20"/>
          <w:szCs w:val="20"/>
        </w:rPr>
        <w:t xml:space="preserve">. </w:t>
      </w:r>
      <w:r>
        <w:rPr>
          <w:rFonts w:ascii="SimSun" w:cs="SimSun" w:hint="eastAsia"/>
          <w:i/>
          <w:iCs/>
          <w:color w:val="000000"/>
          <w:kern w:val="0"/>
          <w:sz w:val="20"/>
          <w:szCs w:val="20"/>
        </w:rPr>
        <w:t>护理研究</w:t>
      </w:r>
      <w:r>
        <w:rPr>
          <w:color w:val="000000"/>
          <w:kern w:val="0"/>
          <w:sz w:val="20"/>
          <w:szCs w:val="20"/>
        </w:rPr>
        <w:t>(09), 519-520.</w:t>
      </w:r>
      <w:bookmarkEnd w:id="406"/>
    </w:p>
    <w:p w14:paraId="56A9861F" w14:textId="77777777" w:rsidR="00B1204C" w:rsidRDefault="00B1204C" w:rsidP="00B1204C">
      <w:pPr>
        <w:autoSpaceDE w:val="0"/>
        <w:autoSpaceDN w:val="0"/>
        <w:adjustRightInd w:val="0"/>
        <w:ind w:left="240" w:hanging="240"/>
        <w:rPr>
          <w:rFonts w:ascii="SimSun"/>
          <w:kern w:val="0"/>
          <w:szCs w:val="24"/>
        </w:rPr>
      </w:pPr>
      <w:bookmarkStart w:id="407" w:name="_neb1288E970_48E8_4684_92ED_1EA07F937122"/>
      <w:r>
        <w:rPr>
          <w:rFonts w:ascii="SimSun" w:cs="SimSun" w:hint="eastAsia"/>
          <w:color w:val="000000"/>
          <w:kern w:val="0"/>
          <w:sz w:val="20"/>
          <w:szCs w:val="20"/>
        </w:rPr>
        <w:t>张作记</w:t>
      </w:r>
      <w:r>
        <w:rPr>
          <w:color w:val="000000"/>
          <w:kern w:val="0"/>
          <w:sz w:val="20"/>
          <w:szCs w:val="20"/>
        </w:rPr>
        <w:t xml:space="preserve">. (2005). </w:t>
      </w:r>
      <w:r>
        <w:rPr>
          <w:rFonts w:ascii="SimSun" w:cs="SimSun" w:hint="eastAsia"/>
          <w:i/>
          <w:iCs/>
          <w:color w:val="000000"/>
          <w:kern w:val="0"/>
          <w:sz w:val="20"/>
          <w:szCs w:val="20"/>
        </w:rPr>
        <w:t>行为医学量表手册</w:t>
      </w:r>
      <w:r>
        <w:rPr>
          <w:color w:val="000000"/>
          <w:kern w:val="0"/>
          <w:sz w:val="20"/>
          <w:szCs w:val="20"/>
        </w:rPr>
        <w:t xml:space="preserve">. </w:t>
      </w:r>
      <w:r>
        <w:rPr>
          <w:rFonts w:ascii="SimSun" w:cs="SimSun" w:hint="eastAsia"/>
          <w:color w:val="000000"/>
          <w:kern w:val="0"/>
          <w:sz w:val="20"/>
          <w:szCs w:val="20"/>
        </w:rPr>
        <w:t>行为医学量表手册</w:t>
      </w:r>
      <w:r>
        <w:rPr>
          <w:color w:val="000000"/>
          <w:kern w:val="0"/>
          <w:sz w:val="20"/>
          <w:szCs w:val="20"/>
        </w:rPr>
        <w:t>.</w:t>
      </w:r>
      <w:bookmarkEnd w:id="407"/>
    </w:p>
    <w:p w14:paraId="408B4454" w14:textId="77777777" w:rsidR="00B1204C" w:rsidRDefault="00B1204C" w:rsidP="00B1204C">
      <w:pPr>
        <w:autoSpaceDE w:val="0"/>
        <w:autoSpaceDN w:val="0"/>
        <w:adjustRightInd w:val="0"/>
        <w:ind w:left="240" w:hanging="240"/>
        <w:rPr>
          <w:rFonts w:ascii="SimSun"/>
          <w:kern w:val="0"/>
          <w:szCs w:val="24"/>
        </w:rPr>
      </w:pPr>
      <w:bookmarkStart w:id="408" w:name="_neb916675DA_D1F9_44DA_AF0F_5DBFA0842DA5"/>
      <w:r>
        <w:rPr>
          <w:rFonts w:ascii="SimSun" w:cs="SimSun" w:hint="eastAsia"/>
          <w:color w:val="000000"/>
          <w:kern w:val="0"/>
          <w:sz w:val="20"/>
          <w:szCs w:val="20"/>
        </w:rPr>
        <w:t>姚树桥</w:t>
      </w:r>
      <w:r>
        <w:rPr>
          <w:color w:val="000000"/>
          <w:kern w:val="0"/>
          <w:sz w:val="20"/>
          <w:szCs w:val="20"/>
        </w:rPr>
        <w:t xml:space="preserve">, </w:t>
      </w:r>
      <w:r>
        <w:rPr>
          <w:rFonts w:ascii="SimSun" w:cs="SimSun" w:hint="eastAsia"/>
          <w:color w:val="000000"/>
          <w:kern w:val="0"/>
          <w:sz w:val="20"/>
          <w:szCs w:val="20"/>
        </w:rPr>
        <w:t>孙学礼</w:t>
      </w:r>
      <w:r>
        <w:rPr>
          <w:color w:val="000000"/>
          <w:kern w:val="0"/>
          <w:sz w:val="20"/>
          <w:szCs w:val="20"/>
        </w:rPr>
        <w:t xml:space="preserve">. (2008). </w:t>
      </w:r>
      <w:r>
        <w:rPr>
          <w:rFonts w:ascii="SimSun" w:cs="SimSun" w:hint="eastAsia"/>
          <w:i/>
          <w:iCs/>
          <w:color w:val="000000"/>
          <w:kern w:val="0"/>
          <w:sz w:val="20"/>
          <w:szCs w:val="20"/>
        </w:rPr>
        <w:t>医学心理学</w:t>
      </w:r>
      <w:r>
        <w:rPr>
          <w:i/>
          <w:iCs/>
          <w:color w:val="000000"/>
          <w:kern w:val="0"/>
          <w:sz w:val="20"/>
          <w:szCs w:val="20"/>
        </w:rPr>
        <w:t>.</w:t>
      </w:r>
      <w:r>
        <w:rPr>
          <w:rFonts w:ascii="SimSun" w:cs="SimSun" w:hint="eastAsia"/>
          <w:i/>
          <w:iCs/>
          <w:color w:val="000000"/>
          <w:kern w:val="0"/>
          <w:sz w:val="20"/>
          <w:szCs w:val="20"/>
        </w:rPr>
        <w:t>第</w:t>
      </w:r>
      <w:r>
        <w:rPr>
          <w:i/>
          <w:iCs/>
          <w:color w:val="000000"/>
          <w:kern w:val="0"/>
          <w:sz w:val="20"/>
          <w:szCs w:val="20"/>
        </w:rPr>
        <w:t>5</w:t>
      </w:r>
      <w:r>
        <w:rPr>
          <w:rFonts w:ascii="SimSun" w:cs="SimSun" w:hint="eastAsia"/>
          <w:i/>
          <w:iCs/>
          <w:color w:val="000000"/>
          <w:kern w:val="0"/>
          <w:sz w:val="20"/>
          <w:szCs w:val="20"/>
        </w:rPr>
        <w:t>版</w:t>
      </w:r>
      <w:r>
        <w:rPr>
          <w:color w:val="000000"/>
          <w:kern w:val="0"/>
          <w:sz w:val="20"/>
          <w:szCs w:val="20"/>
        </w:rPr>
        <w:t xml:space="preserve">. </w:t>
      </w:r>
      <w:r>
        <w:rPr>
          <w:rFonts w:ascii="SimSun" w:cs="SimSun" w:hint="eastAsia"/>
          <w:color w:val="000000"/>
          <w:kern w:val="0"/>
          <w:sz w:val="20"/>
          <w:szCs w:val="20"/>
        </w:rPr>
        <w:t>医学心理学</w:t>
      </w:r>
      <w:r>
        <w:rPr>
          <w:color w:val="000000"/>
          <w:kern w:val="0"/>
          <w:sz w:val="20"/>
          <w:szCs w:val="20"/>
        </w:rPr>
        <w:t>.</w:t>
      </w:r>
      <w:r>
        <w:rPr>
          <w:rFonts w:ascii="SimSun" w:cs="SimSun" w:hint="eastAsia"/>
          <w:color w:val="000000"/>
          <w:kern w:val="0"/>
          <w:sz w:val="20"/>
          <w:szCs w:val="20"/>
        </w:rPr>
        <w:t>第</w:t>
      </w:r>
      <w:r>
        <w:rPr>
          <w:color w:val="000000"/>
          <w:kern w:val="0"/>
          <w:sz w:val="20"/>
          <w:szCs w:val="20"/>
        </w:rPr>
        <w:t>5</w:t>
      </w:r>
      <w:r>
        <w:rPr>
          <w:rFonts w:ascii="SimSun" w:cs="SimSun" w:hint="eastAsia"/>
          <w:color w:val="000000"/>
          <w:kern w:val="0"/>
          <w:sz w:val="20"/>
          <w:szCs w:val="20"/>
        </w:rPr>
        <w:t>版</w:t>
      </w:r>
      <w:r>
        <w:rPr>
          <w:color w:val="000000"/>
          <w:kern w:val="0"/>
          <w:sz w:val="20"/>
          <w:szCs w:val="20"/>
        </w:rPr>
        <w:t>.</w:t>
      </w:r>
      <w:bookmarkEnd w:id="408"/>
    </w:p>
    <w:p w14:paraId="39C92807" w14:textId="77777777" w:rsidR="00B1204C" w:rsidRDefault="00B1204C" w:rsidP="00B1204C">
      <w:pPr>
        <w:autoSpaceDE w:val="0"/>
        <w:autoSpaceDN w:val="0"/>
        <w:adjustRightInd w:val="0"/>
        <w:ind w:left="240" w:hanging="240"/>
        <w:rPr>
          <w:rFonts w:ascii="SimSun"/>
          <w:kern w:val="0"/>
          <w:szCs w:val="24"/>
        </w:rPr>
      </w:pPr>
      <w:bookmarkStart w:id="409" w:name="_nebB4C5C8B2_0074_4168_BC50_57B95A8AB575"/>
      <w:r>
        <w:rPr>
          <w:rFonts w:ascii="SimSun" w:cs="SimSun" w:hint="eastAsia"/>
          <w:color w:val="000000"/>
          <w:kern w:val="0"/>
          <w:sz w:val="20"/>
          <w:szCs w:val="20"/>
        </w:rPr>
        <w:lastRenderedPageBreak/>
        <w:t>戴晓阳</w:t>
      </w:r>
      <w:r>
        <w:rPr>
          <w:color w:val="000000"/>
          <w:kern w:val="0"/>
          <w:sz w:val="20"/>
          <w:szCs w:val="20"/>
        </w:rPr>
        <w:t xml:space="preserve">. (2010). </w:t>
      </w:r>
      <w:r>
        <w:rPr>
          <w:rFonts w:ascii="SimSun" w:cs="SimSun" w:hint="eastAsia"/>
          <w:i/>
          <w:iCs/>
          <w:color w:val="000000"/>
          <w:kern w:val="0"/>
          <w:sz w:val="20"/>
          <w:szCs w:val="20"/>
        </w:rPr>
        <w:t>常用心理评估量表手册</w:t>
      </w:r>
      <w:r>
        <w:rPr>
          <w:color w:val="000000"/>
          <w:kern w:val="0"/>
          <w:sz w:val="20"/>
          <w:szCs w:val="20"/>
        </w:rPr>
        <w:t xml:space="preserve">. </w:t>
      </w:r>
      <w:r>
        <w:rPr>
          <w:rFonts w:ascii="SimSun" w:cs="SimSun" w:hint="eastAsia"/>
          <w:color w:val="000000"/>
          <w:kern w:val="0"/>
          <w:sz w:val="20"/>
          <w:szCs w:val="20"/>
        </w:rPr>
        <w:t>人民军医出版社</w:t>
      </w:r>
      <w:r>
        <w:rPr>
          <w:color w:val="000000"/>
          <w:kern w:val="0"/>
          <w:sz w:val="20"/>
          <w:szCs w:val="20"/>
        </w:rPr>
        <w:t>.</w:t>
      </w:r>
      <w:bookmarkEnd w:id="409"/>
    </w:p>
    <w:p w14:paraId="75116264" w14:textId="77777777" w:rsidR="00B1204C" w:rsidRDefault="00B1204C" w:rsidP="00B1204C">
      <w:pPr>
        <w:autoSpaceDE w:val="0"/>
        <w:autoSpaceDN w:val="0"/>
        <w:adjustRightInd w:val="0"/>
        <w:ind w:left="240" w:hanging="240"/>
        <w:rPr>
          <w:rFonts w:ascii="SimSun"/>
          <w:kern w:val="0"/>
          <w:szCs w:val="24"/>
        </w:rPr>
      </w:pPr>
      <w:bookmarkStart w:id="410" w:name="_neb91EB00FB_3DA0_4011_A726_2E465EF7F786"/>
      <w:r>
        <w:rPr>
          <w:rFonts w:ascii="SimSun" w:cs="SimSun" w:hint="eastAsia"/>
          <w:color w:val="000000"/>
          <w:kern w:val="0"/>
          <w:sz w:val="20"/>
          <w:szCs w:val="20"/>
        </w:rPr>
        <w:t>王俊</w:t>
      </w:r>
      <w:r>
        <w:rPr>
          <w:color w:val="000000"/>
          <w:kern w:val="0"/>
          <w:sz w:val="20"/>
          <w:szCs w:val="20"/>
        </w:rPr>
        <w:t xml:space="preserve">, </w:t>
      </w:r>
      <w:r>
        <w:rPr>
          <w:rFonts w:ascii="SimSun" w:cs="SimSun" w:hint="eastAsia"/>
          <w:color w:val="000000"/>
          <w:kern w:val="0"/>
          <w:sz w:val="20"/>
          <w:szCs w:val="20"/>
        </w:rPr>
        <w:t>金岳龙</w:t>
      </w:r>
      <w:r>
        <w:rPr>
          <w:color w:val="000000"/>
          <w:kern w:val="0"/>
          <w:sz w:val="20"/>
          <w:szCs w:val="20"/>
        </w:rPr>
        <w:t xml:space="preserve">, </w:t>
      </w:r>
      <w:r>
        <w:rPr>
          <w:rFonts w:ascii="SimSun" w:cs="SimSun" w:hint="eastAsia"/>
          <w:color w:val="000000"/>
          <w:kern w:val="0"/>
          <w:sz w:val="20"/>
          <w:szCs w:val="20"/>
        </w:rPr>
        <w:t>陈燕</w:t>
      </w:r>
      <w:r>
        <w:rPr>
          <w:color w:val="000000"/>
          <w:kern w:val="0"/>
          <w:sz w:val="20"/>
          <w:szCs w:val="20"/>
        </w:rPr>
        <w:t xml:space="preserve">, </w:t>
      </w:r>
      <w:r>
        <w:rPr>
          <w:rFonts w:ascii="SimSun" w:cs="SimSun" w:hint="eastAsia"/>
          <w:color w:val="000000"/>
          <w:kern w:val="0"/>
          <w:sz w:val="20"/>
          <w:szCs w:val="20"/>
        </w:rPr>
        <w:t>余结根</w:t>
      </w:r>
      <w:r>
        <w:rPr>
          <w:color w:val="000000"/>
          <w:kern w:val="0"/>
          <w:sz w:val="20"/>
          <w:szCs w:val="20"/>
        </w:rPr>
        <w:t xml:space="preserve">, </w:t>
      </w:r>
      <w:r>
        <w:rPr>
          <w:rFonts w:ascii="SimSun" w:cs="SimSun" w:hint="eastAsia"/>
          <w:color w:val="000000"/>
          <w:kern w:val="0"/>
          <w:sz w:val="20"/>
          <w:szCs w:val="20"/>
        </w:rPr>
        <w:t>贺连平</w:t>
      </w:r>
      <w:r>
        <w:rPr>
          <w:color w:val="000000"/>
          <w:kern w:val="0"/>
          <w:sz w:val="20"/>
          <w:szCs w:val="20"/>
        </w:rPr>
        <w:t xml:space="preserve">, </w:t>
      </w:r>
      <w:r>
        <w:rPr>
          <w:rFonts w:ascii="SimSun" w:cs="SimSun" w:hint="eastAsia"/>
          <w:color w:val="000000"/>
          <w:kern w:val="0"/>
          <w:sz w:val="20"/>
          <w:szCs w:val="20"/>
        </w:rPr>
        <w:t>姚应水</w:t>
      </w:r>
      <w:r>
        <w:rPr>
          <w:color w:val="000000"/>
          <w:kern w:val="0"/>
          <w:sz w:val="20"/>
          <w:szCs w:val="20"/>
        </w:rPr>
        <w:t xml:space="preserve">. (2013). </w:t>
      </w:r>
      <w:r>
        <w:rPr>
          <w:rFonts w:ascii="SimSun" w:cs="SimSun" w:hint="eastAsia"/>
          <w:color w:val="000000"/>
          <w:kern w:val="0"/>
          <w:sz w:val="20"/>
          <w:szCs w:val="20"/>
        </w:rPr>
        <w:t>医学院校大学生抑郁情绪与生活事件的相关分析</w:t>
      </w:r>
      <w:r>
        <w:rPr>
          <w:color w:val="000000"/>
          <w:kern w:val="0"/>
          <w:sz w:val="20"/>
          <w:szCs w:val="20"/>
        </w:rPr>
        <w:t xml:space="preserve">. </w:t>
      </w:r>
      <w:r>
        <w:rPr>
          <w:rFonts w:ascii="SimSun" w:cs="SimSun"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410"/>
    </w:p>
    <w:p w14:paraId="36F88BF7" w14:textId="77777777" w:rsidR="00B1204C" w:rsidRDefault="00B1204C" w:rsidP="00B1204C">
      <w:pPr>
        <w:autoSpaceDE w:val="0"/>
        <w:autoSpaceDN w:val="0"/>
        <w:adjustRightInd w:val="0"/>
        <w:ind w:left="240" w:hanging="240"/>
        <w:rPr>
          <w:rFonts w:ascii="SimSun"/>
          <w:kern w:val="0"/>
          <w:szCs w:val="24"/>
        </w:rPr>
      </w:pPr>
      <w:bookmarkStart w:id="411" w:name="_neb1CB0A5F4_A826_4511_9985_3B5B342759B6"/>
      <w:r>
        <w:rPr>
          <w:rFonts w:ascii="SimSun" w:cs="SimSun" w:hint="eastAsia"/>
          <w:color w:val="000000"/>
          <w:kern w:val="0"/>
          <w:sz w:val="20"/>
          <w:szCs w:val="20"/>
        </w:rPr>
        <w:t>崔庆霞</w:t>
      </w:r>
      <w:r>
        <w:rPr>
          <w:color w:val="000000"/>
          <w:kern w:val="0"/>
          <w:sz w:val="20"/>
          <w:szCs w:val="20"/>
        </w:rPr>
        <w:t xml:space="preserve">, </w:t>
      </w:r>
      <w:r>
        <w:rPr>
          <w:rFonts w:ascii="SimSun" w:cs="SimSun" w:hint="eastAsia"/>
          <w:color w:val="000000"/>
          <w:kern w:val="0"/>
          <w:sz w:val="20"/>
          <w:szCs w:val="20"/>
        </w:rPr>
        <w:t>王在翔</w:t>
      </w:r>
      <w:r>
        <w:rPr>
          <w:color w:val="000000"/>
          <w:kern w:val="0"/>
          <w:sz w:val="20"/>
          <w:szCs w:val="20"/>
        </w:rPr>
        <w:t xml:space="preserve">. (2014). </w:t>
      </w:r>
      <w:r>
        <w:rPr>
          <w:rFonts w:ascii="SimSun" w:cs="SimSun" w:hint="eastAsia"/>
          <w:color w:val="000000"/>
          <w:kern w:val="0"/>
          <w:sz w:val="20"/>
          <w:szCs w:val="20"/>
        </w:rPr>
        <w:t>大学生抑郁现状调查及影响因素研究</w:t>
      </w:r>
      <w:r>
        <w:rPr>
          <w:color w:val="000000"/>
          <w:kern w:val="0"/>
          <w:sz w:val="20"/>
          <w:szCs w:val="20"/>
        </w:rPr>
        <w:t xml:space="preserve">. </w:t>
      </w:r>
      <w:r>
        <w:rPr>
          <w:rFonts w:ascii="SimSun" w:cs="SimSun"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411"/>
    </w:p>
    <w:p w14:paraId="781E6376" w14:textId="77777777" w:rsidR="00B1204C" w:rsidRDefault="00B1204C" w:rsidP="00B1204C">
      <w:pPr>
        <w:autoSpaceDE w:val="0"/>
        <w:autoSpaceDN w:val="0"/>
        <w:adjustRightInd w:val="0"/>
        <w:ind w:left="240" w:hanging="240"/>
        <w:rPr>
          <w:rFonts w:ascii="SimSun"/>
          <w:kern w:val="0"/>
          <w:szCs w:val="24"/>
        </w:rPr>
      </w:pPr>
      <w:bookmarkStart w:id="412" w:name="_nebEF74CF9C_ACAA_4014_90A6_36352F94E03A"/>
      <w:r>
        <w:rPr>
          <w:rFonts w:ascii="SimSun" w:cs="SimSun" w:hint="eastAsia"/>
          <w:color w:val="000000"/>
          <w:kern w:val="0"/>
          <w:sz w:val="20"/>
          <w:szCs w:val="20"/>
        </w:rPr>
        <w:t>段泉泉</w:t>
      </w:r>
      <w:r>
        <w:rPr>
          <w:color w:val="000000"/>
          <w:kern w:val="0"/>
          <w:sz w:val="20"/>
          <w:szCs w:val="20"/>
        </w:rPr>
        <w:t xml:space="preserve">, </w:t>
      </w:r>
      <w:r>
        <w:rPr>
          <w:rFonts w:ascii="SimSun" w:cs="SimSun" w:hint="eastAsia"/>
          <w:color w:val="000000"/>
          <w:kern w:val="0"/>
          <w:sz w:val="20"/>
          <w:szCs w:val="20"/>
        </w:rPr>
        <w:t>胜利</w:t>
      </w:r>
      <w:r>
        <w:rPr>
          <w:color w:val="000000"/>
          <w:kern w:val="0"/>
          <w:sz w:val="20"/>
          <w:szCs w:val="20"/>
        </w:rPr>
        <w:t xml:space="preserve">. (2012). </w:t>
      </w:r>
      <w:r>
        <w:rPr>
          <w:rFonts w:ascii="SimSun" w:cs="SimSun" w:hint="eastAsia"/>
          <w:color w:val="000000"/>
          <w:kern w:val="0"/>
          <w:sz w:val="20"/>
          <w:szCs w:val="20"/>
        </w:rPr>
        <w:t>焦虑及抑郁自评量表的临床效度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412"/>
    </w:p>
    <w:p w14:paraId="40DA92D0" w14:textId="77777777" w:rsidR="00B1204C" w:rsidRDefault="00B1204C" w:rsidP="00B1204C">
      <w:pPr>
        <w:autoSpaceDE w:val="0"/>
        <w:autoSpaceDN w:val="0"/>
        <w:adjustRightInd w:val="0"/>
        <w:ind w:left="240" w:hanging="240"/>
        <w:rPr>
          <w:rFonts w:ascii="SimSun"/>
          <w:kern w:val="0"/>
          <w:szCs w:val="24"/>
        </w:rPr>
      </w:pPr>
      <w:bookmarkStart w:id="413" w:name="_neb6B7E8F4B_8651_4E81_9C48_F58FE20146C3"/>
      <w:r>
        <w:rPr>
          <w:rFonts w:ascii="SimSun" w:cs="SimSun" w:hint="eastAsia"/>
          <w:color w:val="000000"/>
          <w:kern w:val="0"/>
          <w:sz w:val="20"/>
          <w:szCs w:val="20"/>
        </w:rPr>
        <w:t>郑世华</w:t>
      </w:r>
      <w:r>
        <w:rPr>
          <w:color w:val="000000"/>
          <w:kern w:val="0"/>
          <w:sz w:val="20"/>
          <w:szCs w:val="20"/>
        </w:rPr>
        <w:t xml:space="preserve">, </w:t>
      </w:r>
      <w:r>
        <w:rPr>
          <w:rFonts w:ascii="SimSun" w:cs="SimSun" w:hint="eastAsia"/>
          <w:color w:val="000000"/>
          <w:kern w:val="0"/>
          <w:sz w:val="20"/>
          <w:szCs w:val="20"/>
        </w:rPr>
        <w:t>仝巧云</w:t>
      </w:r>
      <w:r>
        <w:rPr>
          <w:color w:val="000000"/>
          <w:kern w:val="0"/>
          <w:sz w:val="20"/>
          <w:szCs w:val="20"/>
        </w:rPr>
        <w:t xml:space="preserve">, </w:t>
      </w:r>
      <w:r>
        <w:rPr>
          <w:rFonts w:ascii="SimSun" w:cs="SimSun" w:hint="eastAsia"/>
          <w:color w:val="000000"/>
          <w:kern w:val="0"/>
          <w:sz w:val="20"/>
          <w:szCs w:val="20"/>
        </w:rPr>
        <w:t>郑爱军</w:t>
      </w:r>
      <w:r>
        <w:rPr>
          <w:color w:val="000000"/>
          <w:kern w:val="0"/>
          <w:sz w:val="20"/>
          <w:szCs w:val="20"/>
        </w:rPr>
        <w:t xml:space="preserve">. (2016). </w:t>
      </w:r>
      <w:r>
        <w:rPr>
          <w:rFonts w:ascii="SimSun" w:cs="SimSun" w:hint="eastAsia"/>
          <w:color w:val="000000"/>
          <w:kern w:val="0"/>
          <w:sz w:val="20"/>
          <w:szCs w:val="20"/>
        </w:rPr>
        <w:t>大学生抑郁和焦虑状况调查及相关因素分析</w:t>
      </w:r>
      <w:r>
        <w:rPr>
          <w:color w:val="000000"/>
          <w:kern w:val="0"/>
          <w:sz w:val="20"/>
          <w:szCs w:val="20"/>
        </w:rPr>
        <w:t xml:space="preserve">. </w:t>
      </w:r>
      <w:r>
        <w:rPr>
          <w:rFonts w:ascii="SimSun" w:cs="SimSun"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413"/>
    </w:p>
    <w:p w14:paraId="1C3F139A" w14:textId="77777777" w:rsidR="00B1204C" w:rsidRDefault="00B1204C" w:rsidP="00B1204C">
      <w:pPr>
        <w:autoSpaceDE w:val="0"/>
        <w:autoSpaceDN w:val="0"/>
        <w:adjustRightInd w:val="0"/>
        <w:ind w:left="240" w:hanging="240"/>
        <w:rPr>
          <w:rFonts w:ascii="SimSun"/>
          <w:kern w:val="0"/>
          <w:szCs w:val="24"/>
        </w:rPr>
      </w:pPr>
      <w:bookmarkStart w:id="414" w:name="_neb82000F90_00AC_4A0A_BDC4_2EDE5C17D525"/>
      <w:r>
        <w:rPr>
          <w:rFonts w:ascii="SimSun" w:cs="SimSun" w:hint="eastAsia"/>
          <w:color w:val="000000"/>
          <w:kern w:val="0"/>
          <w:sz w:val="20"/>
          <w:szCs w:val="20"/>
        </w:rPr>
        <w:t>王征宇</w:t>
      </w:r>
      <w:r>
        <w:rPr>
          <w:color w:val="000000"/>
          <w:kern w:val="0"/>
          <w:sz w:val="20"/>
          <w:szCs w:val="20"/>
        </w:rPr>
        <w:t xml:space="preserve">, </w:t>
      </w:r>
      <w:r>
        <w:rPr>
          <w:rFonts w:ascii="SimSun" w:cs="SimSun" w:hint="eastAsia"/>
          <w:color w:val="000000"/>
          <w:kern w:val="0"/>
          <w:sz w:val="20"/>
          <w:szCs w:val="20"/>
        </w:rPr>
        <w:t>迟玉芬</w:t>
      </w:r>
      <w:r>
        <w:rPr>
          <w:color w:val="000000"/>
          <w:kern w:val="0"/>
          <w:sz w:val="20"/>
          <w:szCs w:val="20"/>
        </w:rPr>
        <w:t xml:space="preserve">. (1984). </w:t>
      </w:r>
      <w:r>
        <w:rPr>
          <w:rFonts w:ascii="SimSun" w:cs="SimSun" w:hint="eastAsia"/>
          <w:color w:val="000000"/>
          <w:kern w:val="0"/>
          <w:sz w:val="20"/>
          <w:szCs w:val="20"/>
        </w:rPr>
        <w:t>抑郁自评量表</w:t>
      </w:r>
      <w:r>
        <w:rPr>
          <w:color w:val="000000"/>
          <w:kern w:val="0"/>
          <w:sz w:val="20"/>
          <w:szCs w:val="20"/>
        </w:rPr>
        <w:t xml:space="preserve">(SDS). </w:t>
      </w:r>
      <w:r>
        <w:rPr>
          <w:rFonts w:ascii="SimSun" w:cs="SimSun" w:hint="eastAsia"/>
          <w:i/>
          <w:iCs/>
          <w:color w:val="000000"/>
          <w:kern w:val="0"/>
          <w:sz w:val="20"/>
          <w:szCs w:val="20"/>
        </w:rPr>
        <w:t>上海精神医学</w:t>
      </w:r>
      <w:r>
        <w:rPr>
          <w:color w:val="000000"/>
          <w:kern w:val="0"/>
          <w:sz w:val="20"/>
          <w:szCs w:val="20"/>
        </w:rPr>
        <w:t>(02), 71-72.</w:t>
      </w:r>
      <w:bookmarkEnd w:id="414"/>
    </w:p>
    <w:p w14:paraId="3ADFACD9" w14:textId="77777777" w:rsidR="00B1204C" w:rsidRDefault="00B1204C" w:rsidP="00B1204C">
      <w:pPr>
        <w:autoSpaceDE w:val="0"/>
        <w:autoSpaceDN w:val="0"/>
        <w:adjustRightInd w:val="0"/>
        <w:ind w:left="240" w:hanging="240"/>
        <w:rPr>
          <w:rFonts w:ascii="SimSun"/>
          <w:kern w:val="0"/>
          <w:szCs w:val="24"/>
        </w:rPr>
      </w:pPr>
      <w:bookmarkStart w:id="415" w:name="_neb8AA96650_A6DD_4895_9BC3_6F32565E73FE"/>
      <w:r>
        <w:rPr>
          <w:rFonts w:ascii="SimSun" w:cs="SimSun" w:hint="eastAsia"/>
          <w:color w:val="000000"/>
          <w:kern w:val="0"/>
          <w:sz w:val="20"/>
          <w:szCs w:val="20"/>
        </w:rPr>
        <w:t>张明园等</w:t>
      </w:r>
      <w:r>
        <w:rPr>
          <w:color w:val="000000"/>
          <w:kern w:val="0"/>
          <w:sz w:val="20"/>
          <w:szCs w:val="20"/>
        </w:rPr>
        <w:t xml:space="preserve">. (2015). </w:t>
      </w:r>
      <w:r>
        <w:rPr>
          <w:rFonts w:ascii="SimSun" w:cs="SimSun" w:hint="eastAsia"/>
          <w:i/>
          <w:iCs/>
          <w:color w:val="000000"/>
          <w:kern w:val="0"/>
          <w:sz w:val="20"/>
          <w:szCs w:val="20"/>
        </w:rPr>
        <w:t>精神科评定量表手册</w:t>
      </w:r>
      <w:r>
        <w:rPr>
          <w:color w:val="000000"/>
          <w:kern w:val="0"/>
          <w:sz w:val="20"/>
          <w:szCs w:val="20"/>
        </w:rPr>
        <w:t xml:space="preserve">. </w:t>
      </w:r>
      <w:r>
        <w:rPr>
          <w:rFonts w:ascii="SimSun" w:cs="SimSun" w:hint="eastAsia"/>
          <w:color w:val="000000"/>
          <w:kern w:val="0"/>
          <w:sz w:val="20"/>
          <w:szCs w:val="20"/>
        </w:rPr>
        <w:t>湖南科学技术出版社</w:t>
      </w:r>
      <w:r>
        <w:rPr>
          <w:color w:val="000000"/>
          <w:kern w:val="0"/>
          <w:sz w:val="20"/>
          <w:szCs w:val="20"/>
        </w:rPr>
        <w:t>.</w:t>
      </w:r>
      <w:bookmarkEnd w:id="415"/>
    </w:p>
    <w:p w14:paraId="31F6D9A0" w14:textId="77777777" w:rsidR="00B1204C" w:rsidRDefault="00B1204C" w:rsidP="00B1204C">
      <w:pPr>
        <w:autoSpaceDE w:val="0"/>
        <w:autoSpaceDN w:val="0"/>
        <w:adjustRightInd w:val="0"/>
        <w:ind w:left="240" w:hanging="240"/>
        <w:rPr>
          <w:rFonts w:ascii="SimSun"/>
          <w:kern w:val="0"/>
          <w:szCs w:val="24"/>
        </w:rPr>
      </w:pPr>
      <w:bookmarkStart w:id="416"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t>126</w:t>
      </w:r>
      <w:r>
        <w:rPr>
          <w:color w:val="000000"/>
          <w:kern w:val="0"/>
          <w:sz w:val="20"/>
          <w:szCs w:val="20"/>
        </w:rPr>
        <w:t>(1), 116-121.</w:t>
      </w:r>
      <w:bookmarkEnd w:id="416"/>
    </w:p>
    <w:p w14:paraId="66078BF7" w14:textId="77777777" w:rsidR="00B1204C" w:rsidRDefault="00B1204C" w:rsidP="00B1204C">
      <w:pPr>
        <w:autoSpaceDE w:val="0"/>
        <w:autoSpaceDN w:val="0"/>
        <w:adjustRightInd w:val="0"/>
        <w:ind w:left="240" w:hanging="240"/>
        <w:rPr>
          <w:rFonts w:ascii="SimSun"/>
          <w:kern w:val="0"/>
          <w:szCs w:val="24"/>
        </w:rPr>
      </w:pPr>
      <w:bookmarkStart w:id="417" w:name="_neb7D7D87C1_8DD4_4D94_9369_659C09F617C3"/>
      <w:r>
        <w:rPr>
          <w:rFonts w:ascii="SimSun" w:cs="SimSun" w:hint="eastAsia"/>
          <w:color w:val="000000"/>
          <w:kern w:val="0"/>
          <w:sz w:val="20"/>
          <w:szCs w:val="20"/>
        </w:rPr>
        <w:t>崔杰诚</w:t>
      </w:r>
      <w:r>
        <w:rPr>
          <w:color w:val="000000"/>
          <w:kern w:val="0"/>
          <w:sz w:val="20"/>
          <w:szCs w:val="20"/>
        </w:rPr>
        <w:t xml:space="preserve">, </w:t>
      </w:r>
      <w:r>
        <w:rPr>
          <w:rFonts w:ascii="SimSun" w:cs="SimSun" w:hint="eastAsia"/>
          <w:color w:val="000000"/>
          <w:kern w:val="0"/>
          <w:sz w:val="20"/>
          <w:szCs w:val="20"/>
        </w:rPr>
        <w:t>陈国生</w:t>
      </w:r>
      <w:r>
        <w:rPr>
          <w:color w:val="000000"/>
          <w:kern w:val="0"/>
          <w:sz w:val="20"/>
          <w:szCs w:val="20"/>
        </w:rPr>
        <w:t xml:space="preserve">. (1998). </w:t>
      </w:r>
      <w:r>
        <w:rPr>
          <w:rFonts w:ascii="SimSun" w:cs="SimSun" w:hint="eastAsia"/>
          <w:color w:val="000000"/>
          <w:kern w:val="0"/>
          <w:sz w:val="20"/>
          <w:szCs w:val="20"/>
        </w:rPr>
        <w:t>《心理卫生与精神科评定量表》专辑</w:t>
      </w:r>
      <w:r>
        <w:rPr>
          <w:color w:val="000000"/>
          <w:kern w:val="0"/>
          <w:sz w:val="20"/>
          <w:szCs w:val="20"/>
        </w:rPr>
        <w:t xml:space="preserve">. </w:t>
      </w:r>
      <w:r>
        <w:rPr>
          <w:rFonts w:ascii="SimSun" w:cs="SimSun" w:hint="eastAsia"/>
          <w:i/>
          <w:iCs/>
          <w:color w:val="000000"/>
          <w:kern w:val="0"/>
          <w:sz w:val="20"/>
          <w:szCs w:val="20"/>
        </w:rPr>
        <w:t>健康心理学杂志</w:t>
      </w:r>
      <w:r>
        <w:rPr>
          <w:color w:val="000000"/>
          <w:kern w:val="0"/>
          <w:sz w:val="20"/>
          <w:szCs w:val="20"/>
        </w:rPr>
        <w:t xml:space="preserve">, </w:t>
      </w:r>
      <w:r>
        <w:rPr>
          <w:rFonts w:ascii="SimSun" w:cs="SimSun" w:hint="eastAsia"/>
          <w:i/>
          <w:iCs/>
          <w:color w:val="000000"/>
          <w:kern w:val="0"/>
          <w:sz w:val="20"/>
          <w:szCs w:val="20"/>
        </w:rPr>
        <w:t>６</w:t>
      </w:r>
      <w:r>
        <w:rPr>
          <w:color w:val="000000"/>
          <w:kern w:val="0"/>
          <w:sz w:val="20"/>
          <w:szCs w:val="20"/>
        </w:rPr>
        <w:t>(10), 140-141.</w:t>
      </w:r>
      <w:bookmarkEnd w:id="417"/>
    </w:p>
    <w:p w14:paraId="4A916F73" w14:textId="77777777" w:rsidR="00B1204C" w:rsidRDefault="00B1204C" w:rsidP="00B1204C">
      <w:pPr>
        <w:autoSpaceDE w:val="0"/>
        <w:autoSpaceDN w:val="0"/>
        <w:adjustRightInd w:val="0"/>
        <w:ind w:left="240" w:hanging="240"/>
        <w:rPr>
          <w:rFonts w:ascii="SimSun"/>
          <w:kern w:val="0"/>
          <w:szCs w:val="24"/>
        </w:rPr>
      </w:pPr>
      <w:bookmarkStart w:id="418" w:name="_nebD60539B8_7B24_48A3_8330_40E26C3FBE5A"/>
      <w:r>
        <w:rPr>
          <w:rFonts w:ascii="SimSun" w:cs="SimSun" w:hint="eastAsia"/>
          <w:color w:val="000000"/>
          <w:kern w:val="0"/>
          <w:sz w:val="20"/>
          <w:szCs w:val="20"/>
        </w:rPr>
        <w:t>戴海崎</w:t>
      </w:r>
      <w:r>
        <w:rPr>
          <w:color w:val="000000"/>
          <w:kern w:val="0"/>
          <w:sz w:val="20"/>
          <w:szCs w:val="20"/>
        </w:rPr>
        <w:t xml:space="preserve">, </w:t>
      </w:r>
      <w:r>
        <w:rPr>
          <w:rFonts w:ascii="SimSun" w:cs="SimSun" w:hint="eastAsia"/>
          <w:color w:val="000000"/>
          <w:kern w:val="0"/>
          <w:sz w:val="20"/>
          <w:szCs w:val="20"/>
        </w:rPr>
        <w:t>张锋</w:t>
      </w:r>
      <w:r>
        <w:rPr>
          <w:color w:val="000000"/>
          <w:kern w:val="0"/>
          <w:sz w:val="20"/>
          <w:szCs w:val="20"/>
        </w:rPr>
        <w:t xml:space="preserve">, </w:t>
      </w:r>
      <w:r>
        <w:rPr>
          <w:rFonts w:ascii="SimSun" w:cs="SimSun" w:hint="eastAsia"/>
          <w:color w:val="000000"/>
          <w:kern w:val="0"/>
          <w:sz w:val="20"/>
          <w:szCs w:val="20"/>
        </w:rPr>
        <w:t>陈雪枫</w:t>
      </w:r>
      <w:r>
        <w:rPr>
          <w:color w:val="000000"/>
          <w:kern w:val="0"/>
          <w:sz w:val="20"/>
          <w:szCs w:val="20"/>
        </w:rPr>
        <w:t xml:space="preserve">. (2007). </w:t>
      </w:r>
      <w:r>
        <w:rPr>
          <w:rFonts w:ascii="SimSun" w:cs="SimSun" w:hint="eastAsia"/>
          <w:i/>
          <w:iCs/>
          <w:color w:val="000000"/>
          <w:kern w:val="0"/>
          <w:sz w:val="20"/>
          <w:szCs w:val="20"/>
        </w:rPr>
        <w:t>心理与教育测量</w:t>
      </w:r>
      <w:r>
        <w:rPr>
          <w:i/>
          <w:iCs/>
          <w:color w:val="000000"/>
          <w:kern w:val="0"/>
          <w:sz w:val="20"/>
          <w:szCs w:val="20"/>
        </w:rPr>
        <w:t xml:space="preserve">: </w:t>
      </w:r>
      <w:r>
        <w:rPr>
          <w:rFonts w:ascii="SimSun" w:cs="SimSun" w:hint="eastAsia"/>
          <w:i/>
          <w:iCs/>
          <w:color w:val="000000"/>
          <w:kern w:val="0"/>
          <w:sz w:val="20"/>
          <w:szCs w:val="20"/>
        </w:rPr>
        <w:t>修订版</w:t>
      </w:r>
      <w:r>
        <w:rPr>
          <w:color w:val="000000"/>
          <w:kern w:val="0"/>
          <w:sz w:val="20"/>
          <w:szCs w:val="20"/>
        </w:rPr>
        <w:t xml:space="preserve">. </w:t>
      </w:r>
      <w:r>
        <w:rPr>
          <w:rFonts w:ascii="SimSun" w:cs="SimSun" w:hint="eastAsia"/>
          <w:color w:val="000000"/>
          <w:kern w:val="0"/>
          <w:sz w:val="20"/>
          <w:szCs w:val="20"/>
        </w:rPr>
        <w:t>广州</w:t>
      </w:r>
      <w:r>
        <w:rPr>
          <w:color w:val="000000"/>
          <w:kern w:val="0"/>
          <w:sz w:val="20"/>
          <w:szCs w:val="20"/>
        </w:rPr>
        <w:t xml:space="preserve">: </w:t>
      </w:r>
      <w:r>
        <w:rPr>
          <w:rFonts w:ascii="SimSun" w:cs="SimSun" w:hint="eastAsia"/>
          <w:color w:val="000000"/>
          <w:kern w:val="0"/>
          <w:sz w:val="20"/>
          <w:szCs w:val="20"/>
        </w:rPr>
        <w:t>暨南大学出版社</w:t>
      </w:r>
      <w:r>
        <w:rPr>
          <w:color w:val="000000"/>
          <w:kern w:val="0"/>
          <w:sz w:val="20"/>
          <w:szCs w:val="20"/>
        </w:rPr>
        <w:t>.</w:t>
      </w:r>
      <w:bookmarkEnd w:id="418"/>
    </w:p>
    <w:p w14:paraId="486D7E1F" w14:textId="77777777" w:rsidR="00B1204C" w:rsidRDefault="00B1204C" w:rsidP="00B1204C">
      <w:pPr>
        <w:autoSpaceDE w:val="0"/>
        <w:autoSpaceDN w:val="0"/>
        <w:adjustRightInd w:val="0"/>
        <w:ind w:left="240" w:hanging="240"/>
        <w:rPr>
          <w:rFonts w:ascii="SimSun"/>
          <w:kern w:val="0"/>
          <w:szCs w:val="24"/>
        </w:rPr>
      </w:pPr>
      <w:bookmarkStart w:id="419" w:name="_nebBC59E537_6537_4CD5_86DE_15BCABE18DA0"/>
      <w:r>
        <w:rPr>
          <w:rFonts w:ascii="SimSun" w:cs="SimSun" w:hint="eastAsia"/>
          <w:color w:val="000000"/>
          <w:kern w:val="0"/>
          <w:sz w:val="20"/>
          <w:szCs w:val="20"/>
        </w:rPr>
        <w:t>仲稳山</w:t>
      </w:r>
      <w:r>
        <w:rPr>
          <w:color w:val="000000"/>
          <w:kern w:val="0"/>
          <w:sz w:val="20"/>
          <w:szCs w:val="20"/>
        </w:rPr>
        <w:t xml:space="preserve">. (2009). </w:t>
      </w:r>
      <w:r>
        <w:rPr>
          <w:rFonts w:ascii="SimSun" w:cs="SimSun" w:hint="eastAsia"/>
          <w:i/>
          <w:iCs/>
          <w:color w:val="000000"/>
          <w:kern w:val="0"/>
          <w:sz w:val="20"/>
          <w:szCs w:val="20"/>
        </w:rPr>
        <w:t>心理诊断学</w:t>
      </w:r>
      <w:r>
        <w:rPr>
          <w:color w:val="000000"/>
          <w:kern w:val="0"/>
          <w:sz w:val="20"/>
          <w:szCs w:val="20"/>
        </w:rPr>
        <w:t xml:space="preserve">. </w:t>
      </w:r>
      <w:r>
        <w:rPr>
          <w:rFonts w:ascii="SimSun" w:cs="SimSun" w:hint="eastAsia"/>
          <w:color w:val="000000"/>
          <w:kern w:val="0"/>
          <w:sz w:val="20"/>
          <w:szCs w:val="20"/>
        </w:rPr>
        <w:t>苏州</w:t>
      </w:r>
      <w:r>
        <w:rPr>
          <w:color w:val="000000"/>
          <w:kern w:val="0"/>
          <w:sz w:val="20"/>
          <w:szCs w:val="20"/>
        </w:rPr>
        <w:t xml:space="preserve">: </w:t>
      </w:r>
      <w:r>
        <w:rPr>
          <w:rFonts w:ascii="SimSun" w:cs="SimSun" w:hint="eastAsia"/>
          <w:color w:val="000000"/>
          <w:kern w:val="0"/>
          <w:sz w:val="20"/>
          <w:szCs w:val="20"/>
        </w:rPr>
        <w:t>苏州大学出版社</w:t>
      </w:r>
      <w:r>
        <w:rPr>
          <w:color w:val="000000"/>
          <w:kern w:val="0"/>
          <w:sz w:val="20"/>
          <w:szCs w:val="20"/>
        </w:rPr>
        <w:t>.</w:t>
      </w:r>
      <w:bookmarkEnd w:id="419"/>
    </w:p>
    <w:p w14:paraId="2B8C41F5" w14:textId="77777777" w:rsidR="00B1204C" w:rsidRDefault="00B1204C" w:rsidP="00B1204C">
      <w:pPr>
        <w:autoSpaceDE w:val="0"/>
        <w:autoSpaceDN w:val="0"/>
        <w:adjustRightInd w:val="0"/>
        <w:ind w:left="240" w:hanging="240"/>
        <w:rPr>
          <w:rFonts w:ascii="SimSun"/>
          <w:kern w:val="0"/>
          <w:szCs w:val="24"/>
        </w:rPr>
      </w:pPr>
      <w:bookmarkStart w:id="420" w:name="_nebE3F6DB33_B538_40D1_88A5_D9942D6B8DE7"/>
      <w:r>
        <w:rPr>
          <w:rFonts w:ascii="SimSun" w:cs="SimSun" w:hint="eastAsia"/>
          <w:color w:val="000000"/>
          <w:kern w:val="0"/>
          <w:sz w:val="20"/>
          <w:szCs w:val="20"/>
        </w:rPr>
        <w:t>王征宇</w:t>
      </w:r>
      <w:r>
        <w:rPr>
          <w:color w:val="000000"/>
          <w:kern w:val="0"/>
          <w:sz w:val="20"/>
          <w:szCs w:val="20"/>
        </w:rPr>
        <w:t xml:space="preserve">. (1984). </w:t>
      </w:r>
      <w:r>
        <w:rPr>
          <w:rFonts w:ascii="SimSun" w:cs="SimSun" w:hint="eastAsia"/>
          <w:color w:val="000000"/>
          <w:kern w:val="0"/>
          <w:sz w:val="20"/>
          <w:szCs w:val="20"/>
        </w:rPr>
        <w:t>症状自评量表</w:t>
      </w:r>
      <w:r>
        <w:rPr>
          <w:color w:val="000000"/>
          <w:kern w:val="0"/>
          <w:sz w:val="20"/>
          <w:szCs w:val="20"/>
        </w:rPr>
        <w:t xml:space="preserve">(SCL-90). </w:t>
      </w:r>
      <w:r>
        <w:rPr>
          <w:rFonts w:ascii="SimSun" w:cs="SimSun" w:hint="eastAsia"/>
          <w:i/>
          <w:iCs/>
          <w:color w:val="000000"/>
          <w:kern w:val="0"/>
          <w:sz w:val="20"/>
          <w:szCs w:val="20"/>
        </w:rPr>
        <w:t>上海精神医学</w:t>
      </w:r>
      <w:r>
        <w:rPr>
          <w:color w:val="000000"/>
          <w:kern w:val="0"/>
          <w:sz w:val="20"/>
          <w:szCs w:val="20"/>
        </w:rPr>
        <w:t>(02), 68-70.</w:t>
      </w:r>
      <w:bookmarkEnd w:id="420"/>
    </w:p>
    <w:p w14:paraId="3ECB0D8D" w14:textId="77777777" w:rsidR="00B1204C" w:rsidRDefault="00B1204C" w:rsidP="00B1204C">
      <w:pPr>
        <w:autoSpaceDE w:val="0"/>
        <w:autoSpaceDN w:val="0"/>
        <w:adjustRightInd w:val="0"/>
        <w:ind w:left="240" w:hanging="240"/>
        <w:rPr>
          <w:rFonts w:ascii="SimSun"/>
          <w:kern w:val="0"/>
          <w:szCs w:val="24"/>
        </w:rPr>
      </w:pPr>
      <w:bookmarkStart w:id="421" w:name="_neb59714559_91FD_4859_B998_5C334EE0F415"/>
      <w:r>
        <w:rPr>
          <w:rFonts w:ascii="SimSun" w:cs="SimSun" w:hint="eastAsia"/>
          <w:color w:val="000000"/>
          <w:kern w:val="0"/>
          <w:sz w:val="20"/>
          <w:szCs w:val="20"/>
        </w:rPr>
        <w:t>高成阁</w:t>
      </w:r>
      <w:r>
        <w:rPr>
          <w:color w:val="000000"/>
          <w:kern w:val="0"/>
          <w:sz w:val="20"/>
          <w:szCs w:val="20"/>
        </w:rPr>
        <w:t xml:space="preserve">, </w:t>
      </w:r>
      <w:r>
        <w:rPr>
          <w:rFonts w:ascii="SimSun" w:cs="SimSun" w:hint="eastAsia"/>
          <w:color w:val="000000"/>
          <w:kern w:val="0"/>
          <w:sz w:val="20"/>
          <w:szCs w:val="20"/>
        </w:rPr>
        <w:t>王友平</w:t>
      </w:r>
      <w:r>
        <w:rPr>
          <w:color w:val="000000"/>
          <w:kern w:val="0"/>
          <w:sz w:val="20"/>
          <w:szCs w:val="20"/>
        </w:rPr>
        <w:t xml:space="preserve">, </w:t>
      </w:r>
      <w:r>
        <w:rPr>
          <w:rFonts w:ascii="SimSun" w:cs="SimSun" w:hint="eastAsia"/>
          <w:color w:val="000000"/>
          <w:kern w:val="0"/>
          <w:sz w:val="20"/>
          <w:szCs w:val="20"/>
        </w:rPr>
        <w:t>亢万虎</w:t>
      </w:r>
      <w:r>
        <w:rPr>
          <w:color w:val="000000"/>
          <w:kern w:val="0"/>
          <w:sz w:val="20"/>
          <w:szCs w:val="20"/>
        </w:rPr>
        <w:t xml:space="preserve">, </w:t>
      </w:r>
      <w:r>
        <w:rPr>
          <w:rFonts w:ascii="SimSun" w:cs="SimSun" w:hint="eastAsia"/>
          <w:color w:val="000000"/>
          <w:kern w:val="0"/>
          <w:sz w:val="20"/>
          <w:szCs w:val="20"/>
        </w:rPr>
        <w:t>张西生</w:t>
      </w:r>
      <w:r>
        <w:rPr>
          <w:color w:val="000000"/>
          <w:kern w:val="0"/>
          <w:sz w:val="20"/>
          <w:szCs w:val="20"/>
        </w:rPr>
        <w:t xml:space="preserve">, </w:t>
      </w:r>
      <w:r>
        <w:rPr>
          <w:rFonts w:ascii="SimSun" w:cs="SimSun" w:hint="eastAsia"/>
          <w:color w:val="000000"/>
          <w:kern w:val="0"/>
          <w:sz w:val="20"/>
          <w:szCs w:val="20"/>
        </w:rPr>
        <w:t>李强</w:t>
      </w:r>
      <w:r>
        <w:rPr>
          <w:color w:val="000000"/>
          <w:kern w:val="0"/>
          <w:sz w:val="20"/>
          <w:szCs w:val="20"/>
        </w:rPr>
        <w:t xml:space="preserve">, </w:t>
      </w:r>
      <w:r>
        <w:rPr>
          <w:rFonts w:ascii="SimSun" w:cs="SimSun" w:hint="eastAsia"/>
          <w:color w:val="000000"/>
          <w:kern w:val="0"/>
          <w:sz w:val="20"/>
          <w:szCs w:val="20"/>
        </w:rPr>
        <w:t>方明</w:t>
      </w:r>
      <w:r>
        <w:rPr>
          <w:color w:val="000000"/>
          <w:kern w:val="0"/>
          <w:sz w:val="20"/>
          <w:szCs w:val="20"/>
        </w:rPr>
        <w:t xml:space="preserve">,... </w:t>
      </w:r>
      <w:r>
        <w:rPr>
          <w:rFonts w:ascii="SimSun" w:cs="SimSun" w:hint="eastAsia"/>
          <w:color w:val="000000"/>
          <w:kern w:val="0"/>
          <w:sz w:val="20"/>
          <w:szCs w:val="20"/>
        </w:rPr>
        <w:t>何瑞嫦</w:t>
      </w:r>
      <w:r>
        <w:rPr>
          <w:color w:val="000000"/>
          <w:kern w:val="0"/>
          <w:sz w:val="20"/>
          <w:szCs w:val="20"/>
        </w:rPr>
        <w:t xml:space="preserve">. (1997). </w:t>
      </w:r>
      <w:r>
        <w:rPr>
          <w:rFonts w:ascii="SimSun" w:cs="SimSun" w:hint="eastAsia"/>
          <w:color w:val="000000"/>
          <w:kern w:val="0"/>
          <w:sz w:val="20"/>
          <w:szCs w:val="20"/>
        </w:rPr>
        <w:t>陕西省大中学生心理健康水平调查</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(01), 42-43.</w:t>
      </w:r>
      <w:bookmarkEnd w:id="421"/>
    </w:p>
    <w:p w14:paraId="0ED3A0E2" w14:textId="77777777" w:rsidR="00B1204C" w:rsidRDefault="00B1204C" w:rsidP="00B1204C">
      <w:pPr>
        <w:autoSpaceDE w:val="0"/>
        <w:autoSpaceDN w:val="0"/>
        <w:adjustRightInd w:val="0"/>
        <w:ind w:left="240" w:hanging="240"/>
        <w:rPr>
          <w:rFonts w:ascii="SimSun"/>
          <w:kern w:val="0"/>
          <w:szCs w:val="24"/>
        </w:rPr>
      </w:pPr>
      <w:bookmarkStart w:id="422"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422"/>
    </w:p>
    <w:p w14:paraId="67CFBC97" w14:textId="77777777" w:rsidR="00B1204C" w:rsidRDefault="00B1204C" w:rsidP="00B1204C">
      <w:pPr>
        <w:autoSpaceDE w:val="0"/>
        <w:autoSpaceDN w:val="0"/>
        <w:adjustRightInd w:val="0"/>
        <w:ind w:left="240" w:hanging="240"/>
        <w:rPr>
          <w:rFonts w:ascii="SimSun"/>
          <w:kern w:val="0"/>
          <w:szCs w:val="24"/>
        </w:rPr>
      </w:pPr>
      <w:bookmarkStart w:id="423" w:name="_neb66AA31EB_083D_4C14_914D_3CBF2F3B4C84"/>
      <w:r>
        <w:rPr>
          <w:rFonts w:ascii="SimSun" w:cs="SimSun" w:hint="eastAsia"/>
          <w:color w:val="000000"/>
          <w:kern w:val="0"/>
          <w:sz w:val="20"/>
          <w:szCs w:val="20"/>
        </w:rPr>
        <w:t>陈树林</w:t>
      </w:r>
      <w:r>
        <w:rPr>
          <w:color w:val="000000"/>
          <w:kern w:val="0"/>
          <w:sz w:val="20"/>
          <w:szCs w:val="20"/>
        </w:rPr>
        <w:t xml:space="preserve">, </w:t>
      </w:r>
      <w:r>
        <w:rPr>
          <w:rFonts w:ascii="SimSun" w:cs="SimSun" w:hint="eastAsia"/>
          <w:color w:val="000000"/>
          <w:kern w:val="0"/>
          <w:sz w:val="20"/>
          <w:szCs w:val="20"/>
        </w:rPr>
        <w:t>李凌江</w:t>
      </w:r>
      <w:r>
        <w:rPr>
          <w:color w:val="000000"/>
          <w:kern w:val="0"/>
          <w:sz w:val="20"/>
          <w:szCs w:val="20"/>
        </w:rPr>
        <w:t>. (2003). SCL-90</w:t>
      </w:r>
      <w:r>
        <w:rPr>
          <w:rFonts w:ascii="SimSun" w:cs="SimSun" w:hint="eastAsia"/>
          <w:color w:val="000000"/>
          <w:kern w:val="0"/>
          <w:sz w:val="20"/>
          <w:szCs w:val="20"/>
        </w:rPr>
        <w:t>信度效度检验和常模的再比较</w:t>
      </w:r>
      <w:r>
        <w:rPr>
          <w:color w:val="000000"/>
          <w:kern w:val="0"/>
          <w:sz w:val="20"/>
          <w:szCs w:val="20"/>
        </w:rPr>
        <w:t xml:space="preserve">. </w:t>
      </w:r>
      <w:r>
        <w:rPr>
          <w:rFonts w:ascii="SimSun" w:cs="SimSun" w:hint="eastAsia"/>
          <w:i/>
          <w:iCs/>
          <w:color w:val="000000"/>
          <w:kern w:val="0"/>
          <w:sz w:val="20"/>
          <w:szCs w:val="20"/>
        </w:rPr>
        <w:t>中国神经精神疾病杂志</w:t>
      </w:r>
      <w:r>
        <w:rPr>
          <w:color w:val="000000"/>
          <w:kern w:val="0"/>
          <w:sz w:val="20"/>
          <w:szCs w:val="20"/>
        </w:rPr>
        <w:t>(05), 323-327.</w:t>
      </w:r>
      <w:bookmarkEnd w:id="423"/>
    </w:p>
    <w:p w14:paraId="2782D96E" w14:textId="77777777" w:rsidR="00B1204C" w:rsidRDefault="00B1204C" w:rsidP="00B1204C">
      <w:pPr>
        <w:autoSpaceDE w:val="0"/>
        <w:autoSpaceDN w:val="0"/>
        <w:adjustRightInd w:val="0"/>
        <w:ind w:left="240" w:hanging="240"/>
        <w:rPr>
          <w:rFonts w:ascii="SimSun"/>
          <w:kern w:val="0"/>
          <w:szCs w:val="24"/>
        </w:rPr>
      </w:pPr>
      <w:bookmarkStart w:id="424" w:name="_nebEC3085C6_B701_41FC_A15E_6AE05D7091CF"/>
      <w:r>
        <w:rPr>
          <w:rFonts w:ascii="SimSun" w:cs="SimSun" w:hint="eastAsia"/>
          <w:color w:val="000000"/>
          <w:kern w:val="0"/>
          <w:sz w:val="20"/>
          <w:szCs w:val="20"/>
        </w:rPr>
        <w:t>黄赐英</w:t>
      </w:r>
      <w:r>
        <w:rPr>
          <w:color w:val="000000"/>
          <w:kern w:val="0"/>
          <w:sz w:val="20"/>
          <w:szCs w:val="20"/>
        </w:rPr>
        <w:t xml:space="preserve">, </w:t>
      </w:r>
      <w:r>
        <w:rPr>
          <w:rFonts w:ascii="SimSun" w:cs="SimSun" w:hint="eastAsia"/>
          <w:color w:val="000000"/>
          <w:kern w:val="0"/>
          <w:sz w:val="20"/>
          <w:szCs w:val="20"/>
        </w:rPr>
        <w:t>裴利华</w:t>
      </w:r>
      <w:r>
        <w:rPr>
          <w:color w:val="000000"/>
          <w:kern w:val="0"/>
          <w:sz w:val="20"/>
          <w:szCs w:val="20"/>
        </w:rPr>
        <w:t xml:space="preserve">. (2005). </w:t>
      </w:r>
      <w:r>
        <w:rPr>
          <w:rFonts w:ascii="SimSun" w:cs="SimSun" w:hint="eastAsia"/>
          <w:color w:val="000000"/>
          <w:kern w:val="0"/>
          <w:sz w:val="20"/>
          <w:szCs w:val="20"/>
        </w:rPr>
        <w:t>大学新生</w:t>
      </w:r>
      <w:r>
        <w:rPr>
          <w:color w:val="000000"/>
          <w:kern w:val="0"/>
          <w:sz w:val="20"/>
          <w:szCs w:val="20"/>
        </w:rPr>
        <w:t>SCL</w:t>
      </w:r>
      <w:r>
        <w:rPr>
          <w:rFonts w:ascii="SimSun" w:cs="SimSun" w:hint="eastAsia"/>
          <w:color w:val="000000"/>
          <w:kern w:val="0"/>
          <w:sz w:val="20"/>
          <w:szCs w:val="20"/>
        </w:rPr>
        <w:t>—</w:t>
      </w:r>
      <w:r>
        <w:rPr>
          <w:color w:val="000000"/>
          <w:kern w:val="0"/>
          <w:sz w:val="20"/>
          <w:szCs w:val="20"/>
        </w:rPr>
        <w:t>90</w:t>
      </w:r>
      <w:r>
        <w:rPr>
          <w:rFonts w:ascii="SimSun" w:cs="SimSun" w:hint="eastAsia"/>
          <w:color w:val="000000"/>
          <w:kern w:val="0"/>
          <w:sz w:val="20"/>
          <w:szCs w:val="20"/>
        </w:rPr>
        <w:t>调查结果与分析</w:t>
      </w:r>
      <w:r>
        <w:rPr>
          <w:color w:val="000000"/>
          <w:kern w:val="0"/>
          <w:sz w:val="20"/>
          <w:szCs w:val="20"/>
        </w:rPr>
        <w:t xml:space="preserve">. </w:t>
      </w:r>
      <w:r>
        <w:rPr>
          <w:rFonts w:ascii="SimSun" w:cs="SimSun" w:hint="eastAsia"/>
          <w:i/>
          <w:iCs/>
          <w:color w:val="000000"/>
          <w:kern w:val="0"/>
          <w:sz w:val="20"/>
          <w:szCs w:val="20"/>
        </w:rPr>
        <w:t>株洲师范高等专科学校学报</w:t>
      </w:r>
      <w:r>
        <w:rPr>
          <w:color w:val="000000"/>
          <w:kern w:val="0"/>
          <w:sz w:val="20"/>
          <w:szCs w:val="20"/>
        </w:rPr>
        <w:t>(03), 29-32.</w:t>
      </w:r>
      <w:bookmarkEnd w:id="424"/>
    </w:p>
    <w:p w14:paraId="61DC0C01" w14:textId="77777777" w:rsidR="00B1204C" w:rsidRDefault="00B1204C" w:rsidP="00B1204C">
      <w:pPr>
        <w:autoSpaceDE w:val="0"/>
        <w:autoSpaceDN w:val="0"/>
        <w:adjustRightInd w:val="0"/>
        <w:ind w:left="240" w:hanging="240"/>
        <w:rPr>
          <w:rFonts w:ascii="SimSun"/>
          <w:kern w:val="0"/>
          <w:szCs w:val="24"/>
        </w:rPr>
      </w:pPr>
      <w:bookmarkStart w:id="425" w:name="_neb57987740_B035_44E4_BAC0_16CB5CF7A7D7"/>
      <w:r>
        <w:rPr>
          <w:rFonts w:ascii="SimSun" w:cs="SimSun" w:hint="eastAsia"/>
          <w:color w:val="000000"/>
          <w:kern w:val="0"/>
          <w:sz w:val="20"/>
          <w:szCs w:val="20"/>
        </w:rPr>
        <w:t>陈国鹏</w:t>
      </w:r>
      <w:r>
        <w:rPr>
          <w:color w:val="000000"/>
          <w:kern w:val="0"/>
          <w:sz w:val="20"/>
          <w:szCs w:val="20"/>
        </w:rPr>
        <w:t xml:space="preserve">. (2005). </w:t>
      </w:r>
      <w:r>
        <w:rPr>
          <w:rFonts w:ascii="SimSun" w:cs="SimSun" w:hint="eastAsia"/>
          <w:i/>
          <w:iCs/>
          <w:color w:val="000000"/>
          <w:kern w:val="0"/>
          <w:sz w:val="20"/>
          <w:szCs w:val="20"/>
        </w:rPr>
        <w:t>心理测验与常用量表</w:t>
      </w:r>
      <w:r>
        <w:rPr>
          <w:color w:val="000000"/>
          <w:kern w:val="0"/>
          <w:sz w:val="20"/>
          <w:szCs w:val="20"/>
        </w:rPr>
        <w:t xml:space="preserve">. </w:t>
      </w:r>
      <w:r>
        <w:rPr>
          <w:rFonts w:ascii="SimSun" w:cs="SimSun" w:hint="eastAsia"/>
          <w:color w:val="000000"/>
          <w:kern w:val="0"/>
          <w:sz w:val="20"/>
          <w:szCs w:val="20"/>
        </w:rPr>
        <w:t>上海</w:t>
      </w:r>
      <w:r>
        <w:rPr>
          <w:color w:val="000000"/>
          <w:kern w:val="0"/>
          <w:sz w:val="20"/>
          <w:szCs w:val="20"/>
        </w:rPr>
        <w:t xml:space="preserve">: </w:t>
      </w:r>
      <w:r>
        <w:rPr>
          <w:rFonts w:ascii="SimSun" w:cs="SimSun" w:hint="eastAsia"/>
          <w:color w:val="000000"/>
          <w:kern w:val="0"/>
          <w:sz w:val="20"/>
          <w:szCs w:val="20"/>
        </w:rPr>
        <w:t>上海科学普及出版社</w:t>
      </w:r>
      <w:r>
        <w:rPr>
          <w:color w:val="000000"/>
          <w:kern w:val="0"/>
          <w:sz w:val="20"/>
          <w:szCs w:val="20"/>
        </w:rPr>
        <w:t>.</w:t>
      </w:r>
      <w:bookmarkEnd w:id="425"/>
    </w:p>
    <w:p w14:paraId="51C5614C" w14:textId="77777777" w:rsidR="00B1204C" w:rsidRDefault="00B1204C" w:rsidP="00B1204C">
      <w:pPr>
        <w:autoSpaceDE w:val="0"/>
        <w:autoSpaceDN w:val="0"/>
        <w:adjustRightInd w:val="0"/>
        <w:ind w:left="240" w:hanging="240"/>
        <w:rPr>
          <w:rFonts w:ascii="SimSun"/>
          <w:kern w:val="0"/>
          <w:szCs w:val="24"/>
        </w:rPr>
      </w:pPr>
      <w:bookmarkStart w:id="426" w:name="_neb17067CA8_C9F3_4548_8D81_815C0C08A748"/>
      <w:r>
        <w:rPr>
          <w:color w:val="000000"/>
          <w:kern w:val="0"/>
          <w:sz w:val="20"/>
          <w:szCs w:val="20"/>
        </w:rPr>
        <w:t>Mensah, F. K., &amp; Kiernan, K. E. (2010). Parents</w:t>
      </w:r>
      <w:r>
        <w:rPr>
          <w:rFonts w:ascii="SimSun" w:cs="SimSun" w:hint="eastAsia"/>
          <w:color w:val="000000"/>
          <w:kern w:val="0"/>
          <w:sz w:val="20"/>
          <w:szCs w:val="20"/>
        </w:rPr>
        <w:t>’</w:t>
      </w:r>
      <w:r>
        <w:rPr>
          <w:color w:val="000000"/>
          <w:kern w:val="0"/>
          <w:sz w:val="20"/>
          <w:szCs w:val="20"/>
        </w:rPr>
        <w:t xml:space="preserve"> mental health and children</w:t>
      </w:r>
      <w:r>
        <w:rPr>
          <w:rFonts w:ascii="SimSun" w:cs="SimSun"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426"/>
    </w:p>
    <w:p w14:paraId="1C327FC5" w14:textId="77777777" w:rsidR="00B1204C" w:rsidRDefault="00B1204C" w:rsidP="00B1204C">
      <w:pPr>
        <w:autoSpaceDE w:val="0"/>
        <w:autoSpaceDN w:val="0"/>
        <w:adjustRightInd w:val="0"/>
        <w:ind w:left="240" w:hanging="240"/>
        <w:rPr>
          <w:rFonts w:ascii="SimSun"/>
          <w:kern w:val="0"/>
          <w:szCs w:val="24"/>
        </w:rPr>
      </w:pPr>
      <w:bookmarkStart w:id="427" w:name="_nebDDCEF502_1841_4572_874B_FC537D3841AF"/>
      <w:r>
        <w:rPr>
          <w:rFonts w:ascii="SimSun" w:cs="SimSun" w:hint="eastAsia"/>
          <w:color w:val="000000"/>
          <w:kern w:val="0"/>
          <w:sz w:val="20"/>
          <w:szCs w:val="20"/>
        </w:rPr>
        <w:t>金华</w:t>
      </w:r>
      <w:r>
        <w:rPr>
          <w:color w:val="000000"/>
          <w:kern w:val="0"/>
          <w:sz w:val="20"/>
          <w:szCs w:val="20"/>
        </w:rPr>
        <w:t xml:space="preserve">, </w:t>
      </w:r>
      <w:r>
        <w:rPr>
          <w:rFonts w:ascii="SimSun" w:cs="SimSun" w:hint="eastAsia"/>
          <w:color w:val="000000"/>
          <w:kern w:val="0"/>
          <w:sz w:val="20"/>
          <w:szCs w:val="20"/>
        </w:rPr>
        <w:t>吴文源</w:t>
      </w:r>
      <w:r>
        <w:rPr>
          <w:color w:val="000000"/>
          <w:kern w:val="0"/>
          <w:sz w:val="20"/>
          <w:szCs w:val="20"/>
        </w:rPr>
        <w:t xml:space="preserve">, </w:t>
      </w:r>
      <w:r>
        <w:rPr>
          <w:rFonts w:ascii="SimSun" w:cs="SimSun" w:hint="eastAsia"/>
          <w:color w:val="000000"/>
          <w:kern w:val="0"/>
          <w:sz w:val="20"/>
          <w:szCs w:val="20"/>
        </w:rPr>
        <w:t>张明园</w:t>
      </w:r>
      <w:r>
        <w:rPr>
          <w:color w:val="000000"/>
          <w:kern w:val="0"/>
          <w:sz w:val="20"/>
          <w:szCs w:val="20"/>
        </w:rPr>
        <w:t xml:space="preserve">. (1986). </w:t>
      </w:r>
      <w:r>
        <w:rPr>
          <w:rFonts w:ascii="SimSun" w:cs="SimSun" w:hint="eastAsia"/>
          <w:color w:val="000000"/>
          <w:kern w:val="0"/>
          <w:sz w:val="20"/>
          <w:szCs w:val="20"/>
        </w:rPr>
        <w:t>中国正常人</w:t>
      </w:r>
      <w:r>
        <w:rPr>
          <w:color w:val="000000"/>
          <w:kern w:val="0"/>
          <w:sz w:val="20"/>
          <w:szCs w:val="20"/>
        </w:rPr>
        <w:t>SCL-90</w:t>
      </w:r>
      <w:r>
        <w:rPr>
          <w:rFonts w:ascii="SimSun" w:cs="SimSun" w:hint="eastAsia"/>
          <w:color w:val="000000"/>
          <w:kern w:val="0"/>
          <w:sz w:val="20"/>
          <w:szCs w:val="20"/>
        </w:rPr>
        <w:t>评定结果的初步分析</w:t>
      </w:r>
      <w:r>
        <w:rPr>
          <w:color w:val="000000"/>
          <w:kern w:val="0"/>
          <w:sz w:val="20"/>
          <w:szCs w:val="20"/>
        </w:rPr>
        <w:t xml:space="preserve">. </w:t>
      </w:r>
      <w:r>
        <w:rPr>
          <w:rFonts w:ascii="SimSun" w:cs="SimSun" w:hint="eastAsia"/>
          <w:i/>
          <w:iCs/>
          <w:color w:val="000000"/>
          <w:kern w:val="0"/>
          <w:sz w:val="20"/>
          <w:szCs w:val="20"/>
        </w:rPr>
        <w:t>中国神经精神疾病杂志</w:t>
      </w:r>
      <w:r>
        <w:rPr>
          <w:color w:val="000000"/>
          <w:kern w:val="0"/>
          <w:sz w:val="20"/>
          <w:szCs w:val="20"/>
        </w:rPr>
        <w:t>(05), 260-263.</w:t>
      </w:r>
      <w:bookmarkEnd w:id="427"/>
    </w:p>
    <w:p w14:paraId="585C7644" w14:textId="77777777" w:rsidR="00B1204C" w:rsidRDefault="00B1204C" w:rsidP="00B1204C">
      <w:pPr>
        <w:autoSpaceDE w:val="0"/>
        <w:autoSpaceDN w:val="0"/>
        <w:adjustRightInd w:val="0"/>
        <w:ind w:left="240" w:hanging="240"/>
        <w:rPr>
          <w:rFonts w:ascii="SimSun"/>
          <w:kern w:val="0"/>
          <w:szCs w:val="24"/>
        </w:rPr>
      </w:pPr>
      <w:bookmarkStart w:id="428"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428"/>
    </w:p>
    <w:p w14:paraId="6E31F667" w14:textId="77777777" w:rsidR="00B1204C" w:rsidRDefault="00B1204C" w:rsidP="00B1204C">
      <w:pPr>
        <w:autoSpaceDE w:val="0"/>
        <w:autoSpaceDN w:val="0"/>
        <w:adjustRightInd w:val="0"/>
        <w:ind w:left="240" w:hanging="240"/>
        <w:rPr>
          <w:rFonts w:ascii="SimSun"/>
          <w:kern w:val="0"/>
          <w:szCs w:val="24"/>
        </w:rPr>
      </w:pPr>
      <w:bookmarkStart w:id="429" w:name="_neb98859084_5A0C_444A_A621_4097BE0E297C"/>
      <w:r>
        <w:rPr>
          <w:color w:val="000000"/>
          <w:kern w:val="0"/>
          <w:sz w:val="20"/>
          <w:szCs w:val="20"/>
        </w:rPr>
        <w:lastRenderedPageBreak/>
        <w:t xml:space="preserve">Derogatis, L. R. (1977). </w:t>
      </w:r>
      <w:r>
        <w:rPr>
          <w:i/>
          <w:iCs/>
          <w:color w:val="000000"/>
          <w:kern w:val="0"/>
          <w:sz w:val="20"/>
          <w:szCs w:val="20"/>
        </w:rPr>
        <w:t>The SCL</w:t>
      </w:r>
      <w:r>
        <w:rPr>
          <w:rFonts w:ascii="SimSun" w:cs="SimSun"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429"/>
    </w:p>
    <w:p w14:paraId="0DC6B63F" w14:textId="77777777" w:rsidR="00B1204C" w:rsidRDefault="00B1204C" w:rsidP="00B1204C">
      <w:pPr>
        <w:autoSpaceDE w:val="0"/>
        <w:autoSpaceDN w:val="0"/>
        <w:adjustRightInd w:val="0"/>
        <w:ind w:left="240" w:hanging="240"/>
        <w:rPr>
          <w:rFonts w:ascii="SimSun"/>
          <w:kern w:val="0"/>
          <w:szCs w:val="24"/>
        </w:rPr>
      </w:pPr>
      <w:bookmarkStart w:id="430"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430"/>
    </w:p>
    <w:p w14:paraId="1B4A46DC" w14:textId="77777777" w:rsidR="00B1204C" w:rsidRDefault="00B1204C" w:rsidP="00B1204C">
      <w:pPr>
        <w:autoSpaceDE w:val="0"/>
        <w:autoSpaceDN w:val="0"/>
        <w:adjustRightInd w:val="0"/>
        <w:ind w:left="240" w:hanging="240"/>
        <w:rPr>
          <w:rFonts w:ascii="SimSun"/>
          <w:kern w:val="0"/>
          <w:szCs w:val="24"/>
        </w:rPr>
      </w:pPr>
      <w:bookmarkStart w:id="431" w:name="_nebC43E6B44_7207_4F0F_810B_4277BD2CD00F"/>
      <w:r>
        <w:rPr>
          <w:rFonts w:ascii="SimSun" w:cs="SimSun" w:hint="eastAsia"/>
          <w:color w:val="000000"/>
          <w:kern w:val="0"/>
          <w:sz w:val="20"/>
          <w:szCs w:val="20"/>
        </w:rPr>
        <w:t>史从戎</w:t>
      </w:r>
      <w:r>
        <w:rPr>
          <w:color w:val="000000"/>
          <w:kern w:val="0"/>
          <w:sz w:val="20"/>
          <w:szCs w:val="20"/>
        </w:rPr>
        <w:t xml:space="preserve">, </w:t>
      </w:r>
      <w:r>
        <w:rPr>
          <w:rFonts w:ascii="SimSun" w:cs="SimSun" w:hint="eastAsia"/>
          <w:color w:val="000000"/>
          <w:kern w:val="0"/>
          <w:sz w:val="20"/>
          <w:szCs w:val="20"/>
        </w:rPr>
        <w:t>张曼华</w:t>
      </w:r>
      <w:r>
        <w:rPr>
          <w:color w:val="000000"/>
          <w:kern w:val="0"/>
          <w:sz w:val="20"/>
          <w:szCs w:val="20"/>
        </w:rPr>
        <w:t xml:space="preserve">, </w:t>
      </w:r>
      <w:r>
        <w:rPr>
          <w:rFonts w:ascii="SimSun" w:cs="SimSun" w:hint="eastAsia"/>
          <w:color w:val="000000"/>
          <w:kern w:val="0"/>
          <w:sz w:val="20"/>
          <w:szCs w:val="20"/>
        </w:rPr>
        <w:t>王宇</w:t>
      </w:r>
      <w:r>
        <w:rPr>
          <w:color w:val="000000"/>
          <w:kern w:val="0"/>
          <w:sz w:val="20"/>
          <w:szCs w:val="20"/>
        </w:rPr>
        <w:t xml:space="preserve">, </w:t>
      </w:r>
      <w:r>
        <w:rPr>
          <w:rFonts w:ascii="SimSun" w:cs="SimSun" w:hint="eastAsia"/>
          <w:color w:val="000000"/>
          <w:kern w:val="0"/>
          <w:sz w:val="20"/>
          <w:szCs w:val="20"/>
        </w:rPr>
        <w:t>来源</w:t>
      </w:r>
      <w:r>
        <w:rPr>
          <w:color w:val="000000"/>
          <w:kern w:val="0"/>
          <w:sz w:val="20"/>
          <w:szCs w:val="20"/>
        </w:rPr>
        <w:t xml:space="preserve">, </w:t>
      </w:r>
      <w:r>
        <w:rPr>
          <w:rFonts w:ascii="SimSun" w:cs="SimSun" w:hint="eastAsia"/>
          <w:color w:val="000000"/>
          <w:kern w:val="0"/>
          <w:sz w:val="20"/>
          <w:szCs w:val="20"/>
        </w:rPr>
        <w:t>高保兴</w:t>
      </w:r>
      <w:r>
        <w:rPr>
          <w:color w:val="000000"/>
          <w:kern w:val="0"/>
          <w:sz w:val="20"/>
          <w:szCs w:val="20"/>
        </w:rPr>
        <w:t xml:space="preserve">, </w:t>
      </w:r>
      <w:r>
        <w:rPr>
          <w:rFonts w:ascii="SimSun" w:cs="SimSun" w:hint="eastAsia"/>
          <w:color w:val="000000"/>
          <w:kern w:val="0"/>
          <w:sz w:val="20"/>
          <w:szCs w:val="20"/>
        </w:rPr>
        <w:t>乔晓春</w:t>
      </w:r>
      <w:r>
        <w:rPr>
          <w:color w:val="000000"/>
          <w:kern w:val="0"/>
          <w:sz w:val="20"/>
          <w:szCs w:val="20"/>
        </w:rPr>
        <w:t xml:space="preserve">. (2011). </w:t>
      </w:r>
      <w:r>
        <w:rPr>
          <w:rFonts w:ascii="SimSun" w:cs="SimSun"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SimSun" w:cs="SimSun"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431"/>
    </w:p>
    <w:p w14:paraId="0B8D33B3" w14:textId="77777777" w:rsidR="00B1204C" w:rsidRDefault="00B1204C" w:rsidP="00B1204C">
      <w:pPr>
        <w:autoSpaceDE w:val="0"/>
        <w:autoSpaceDN w:val="0"/>
        <w:adjustRightInd w:val="0"/>
        <w:ind w:left="240" w:hanging="240"/>
        <w:rPr>
          <w:rFonts w:ascii="SimSun"/>
          <w:kern w:val="0"/>
          <w:szCs w:val="24"/>
        </w:rPr>
      </w:pPr>
      <w:bookmarkStart w:id="432"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432"/>
    </w:p>
    <w:p w14:paraId="43052255" w14:textId="77777777" w:rsidR="00B1204C" w:rsidRDefault="00B1204C" w:rsidP="00B1204C">
      <w:pPr>
        <w:autoSpaceDE w:val="0"/>
        <w:autoSpaceDN w:val="0"/>
        <w:adjustRightInd w:val="0"/>
        <w:ind w:left="240" w:hanging="240"/>
        <w:rPr>
          <w:rFonts w:ascii="SimSun"/>
          <w:kern w:val="0"/>
          <w:szCs w:val="24"/>
        </w:rPr>
      </w:pPr>
      <w:bookmarkStart w:id="433"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433"/>
    </w:p>
    <w:p w14:paraId="3702FB95" w14:textId="77777777" w:rsidR="00B1204C" w:rsidRDefault="00B1204C" w:rsidP="00B1204C">
      <w:pPr>
        <w:autoSpaceDE w:val="0"/>
        <w:autoSpaceDN w:val="0"/>
        <w:adjustRightInd w:val="0"/>
        <w:ind w:left="240" w:hanging="240"/>
        <w:rPr>
          <w:rFonts w:ascii="SimSun"/>
          <w:kern w:val="0"/>
          <w:szCs w:val="24"/>
        </w:rPr>
      </w:pPr>
      <w:bookmarkStart w:id="434"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434"/>
    </w:p>
    <w:p w14:paraId="087A61C4" w14:textId="77777777" w:rsidR="00B1204C" w:rsidRDefault="00B1204C" w:rsidP="00B1204C">
      <w:pPr>
        <w:autoSpaceDE w:val="0"/>
        <w:autoSpaceDN w:val="0"/>
        <w:adjustRightInd w:val="0"/>
        <w:ind w:left="240" w:hanging="240"/>
        <w:rPr>
          <w:rFonts w:ascii="SimSun"/>
          <w:kern w:val="0"/>
          <w:szCs w:val="24"/>
        </w:rPr>
      </w:pPr>
      <w:bookmarkStart w:id="435"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435"/>
    </w:p>
    <w:p w14:paraId="5A055F7D" w14:textId="77777777" w:rsidR="00B1204C" w:rsidRDefault="00B1204C" w:rsidP="00B1204C">
      <w:pPr>
        <w:autoSpaceDE w:val="0"/>
        <w:autoSpaceDN w:val="0"/>
        <w:adjustRightInd w:val="0"/>
        <w:ind w:left="240" w:hanging="240"/>
        <w:rPr>
          <w:rFonts w:ascii="SimSun"/>
          <w:kern w:val="0"/>
          <w:szCs w:val="24"/>
        </w:rPr>
      </w:pPr>
      <w:bookmarkStart w:id="436" w:name="_nebB647F755_105E_42B2_B495_1AFE794B9276"/>
      <w:r>
        <w:rPr>
          <w:rFonts w:ascii="SimSun" w:cs="SimSun" w:hint="eastAsia"/>
          <w:color w:val="000000"/>
          <w:kern w:val="0"/>
          <w:sz w:val="20"/>
          <w:szCs w:val="20"/>
        </w:rPr>
        <w:t>陈祉妍</w:t>
      </w:r>
      <w:r>
        <w:rPr>
          <w:color w:val="000000"/>
          <w:kern w:val="0"/>
          <w:sz w:val="20"/>
          <w:szCs w:val="20"/>
        </w:rPr>
        <w:t xml:space="preserve">, </w:t>
      </w:r>
      <w:r>
        <w:rPr>
          <w:rFonts w:ascii="SimSun" w:cs="SimSun" w:hint="eastAsia"/>
          <w:color w:val="000000"/>
          <w:kern w:val="0"/>
          <w:sz w:val="20"/>
          <w:szCs w:val="20"/>
        </w:rPr>
        <w:t>杨小冬</w:t>
      </w:r>
      <w:r>
        <w:rPr>
          <w:color w:val="000000"/>
          <w:kern w:val="0"/>
          <w:sz w:val="20"/>
          <w:szCs w:val="20"/>
        </w:rPr>
        <w:t xml:space="preserve">, </w:t>
      </w:r>
      <w:r>
        <w:rPr>
          <w:rFonts w:ascii="SimSun" w:cs="SimSun" w:hint="eastAsia"/>
          <w:color w:val="000000"/>
          <w:kern w:val="0"/>
          <w:sz w:val="20"/>
          <w:szCs w:val="20"/>
        </w:rPr>
        <w:t>李新影</w:t>
      </w:r>
      <w:r>
        <w:rPr>
          <w:color w:val="000000"/>
          <w:kern w:val="0"/>
          <w:sz w:val="20"/>
          <w:szCs w:val="20"/>
        </w:rPr>
        <w:t xml:space="preserve">. (2009). </w:t>
      </w:r>
      <w:r>
        <w:rPr>
          <w:rFonts w:ascii="SimSun" w:cs="SimSun" w:hint="eastAsia"/>
          <w:color w:val="000000"/>
          <w:kern w:val="0"/>
          <w:sz w:val="20"/>
          <w:szCs w:val="20"/>
        </w:rPr>
        <w:t>流调中心抑郁量表在我国青少年中的试用</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436"/>
    </w:p>
    <w:p w14:paraId="1B2D1C99" w14:textId="77777777" w:rsidR="00B1204C" w:rsidRDefault="00B1204C" w:rsidP="00B1204C">
      <w:pPr>
        <w:autoSpaceDE w:val="0"/>
        <w:autoSpaceDN w:val="0"/>
        <w:adjustRightInd w:val="0"/>
        <w:ind w:left="240" w:hanging="240"/>
        <w:rPr>
          <w:rFonts w:ascii="SimSun"/>
          <w:kern w:val="0"/>
          <w:szCs w:val="24"/>
        </w:rPr>
      </w:pPr>
      <w:bookmarkStart w:id="437" w:name="_neb8B95C85E_EF2C_478B_A406_DA97F36823CB"/>
      <w:r>
        <w:rPr>
          <w:color w:val="000000"/>
          <w:kern w:val="0"/>
          <w:sz w:val="20"/>
          <w:szCs w:val="20"/>
        </w:rPr>
        <w:t>Wang, M., Armour, C., Wu, Y., Ren, F., Zhu, X., &amp; Yao, S. (2013). Factor structure of the CES</w:t>
      </w:r>
      <w:r>
        <w:rPr>
          <w:rFonts w:ascii="SimSun" w:cs="SimSun"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437"/>
    </w:p>
    <w:p w14:paraId="2CAED96C" w14:textId="77777777" w:rsidR="00B1204C" w:rsidRDefault="00B1204C" w:rsidP="00B1204C">
      <w:pPr>
        <w:autoSpaceDE w:val="0"/>
        <w:autoSpaceDN w:val="0"/>
        <w:adjustRightInd w:val="0"/>
        <w:ind w:left="240" w:hanging="240"/>
        <w:rPr>
          <w:rFonts w:ascii="SimSun"/>
          <w:kern w:val="0"/>
          <w:szCs w:val="24"/>
        </w:rPr>
      </w:pPr>
      <w:bookmarkStart w:id="438"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438"/>
    </w:p>
    <w:p w14:paraId="4AD7D4C8" w14:textId="77777777" w:rsidR="00B1204C" w:rsidRDefault="00B1204C" w:rsidP="00B1204C">
      <w:pPr>
        <w:autoSpaceDE w:val="0"/>
        <w:autoSpaceDN w:val="0"/>
        <w:adjustRightInd w:val="0"/>
        <w:ind w:left="240" w:hanging="240"/>
        <w:rPr>
          <w:rFonts w:ascii="SimSun"/>
          <w:kern w:val="0"/>
          <w:szCs w:val="24"/>
        </w:rPr>
      </w:pPr>
      <w:bookmarkStart w:id="439"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439"/>
    </w:p>
    <w:p w14:paraId="550AE09C" w14:textId="77777777" w:rsidR="00B1204C" w:rsidRDefault="00B1204C" w:rsidP="00B1204C">
      <w:pPr>
        <w:autoSpaceDE w:val="0"/>
        <w:autoSpaceDN w:val="0"/>
        <w:adjustRightInd w:val="0"/>
        <w:ind w:left="240" w:hanging="240"/>
        <w:rPr>
          <w:rFonts w:ascii="SimSun"/>
          <w:kern w:val="0"/>
          <w:szCs w:val="24"/>
        </w:rPr>
      </w:pPr>
      <w:bookmarkStart w:id="440" w:name="_nebE1835335_57AE_43D0_B39F_6325EE6207A3"/>
      <w:r>
        <w:rPr>
          <w:rFonts w:ascii="SimSun" w:cs="SimSun" w:hint="eastAsia"/>
          <w:color w:val="000000"/>
          <w:kern w:val="0"/>
          <w:sz w:val="20"/>
          <w:szCs w:val="20"/>
        </w:rPr>
        <w:t>潘丝媛</w:t>
      </w:r>
      <w:r>
        <w:rPr>
          <w:color w:val="000000"/>
          <w:kern w:val="0"/>
          <w:sz w:val="20"/>
          <w:szCs w:val="20"/>
        </w:rPr>
        <w:t xml:space="preserve">, </w:t>
      </w:r>
      <w:r>
        <w:rPr>
          <w:rFonts w:ascii="SimSun" w:cs="SimSun" w:hint="eastAsia"/>
          <w:color w:val="000000"/>
          <w:kern w:val="0"/>
          <w:sz w:val="20"/>
          <w:szCs w:val="20"/>
        </w:rPr>
        <w:t>李武权</w:t>
      </w:r>
      <w:r>
        <w:rPr>
          <w:color w:val="000000"/>
          <w:kern w:val="0"/>
          <w:sz w:val="20"/>
          <w:szCs w:val="20"/>
        </w:rPr>
        <w:t xml:space="preserve">, </w:t>
      </w:r>
      <w:r>
        <w:rPr>
          <w:rFonts w:ascii="SimSun" w:cs="SimSun" w:hint="eastAsia"/>
          <w:color w:val="000000"/>
          <w:kern w:val="0"/>
          <w:sz w:val="20"/>
          <w:szCs w:val="20"/>
        </w:rPr>
        <w:t>黎明</w:t>
      </w:r>
      <w:r>
        <w:rPr>
          <w:color w:val="000000"/>
          <w:kern w:val="0"/>
          <w:sz w:val="20"/>
          <w:szCs w:val="20"/>
        </w:rPr>
        <w:t xml:space="preserve">, </w:t>
      </w:r>
      <w:r>
        <w:rPr>
          <w:rFonts w:ascii="SimSun" w:cs="SimSun" w:hint="eastAsia"/>
          <w:color w:val="000000"/>
          <w:kern w:val="0"/>
          <w:sz w:val="20"/>
          <w:szCs w:val="20"/>
        </w:rPr>
        <w:t>郭蓝</w:t>
      </w:r>
      <w:r>
        <w:rPr>
          <w:color w:val="000000"/>
          <w:kern w:val="0"/>
          <w:sz w:val="20"/>
          <w:szCs w:val="20"/>
        </w:rPr>
        <w:t xml:space="preserve">, </w:t>
      </w:r>
      <w:r>
        <w:rPr>
          <w:rFonts w:ascii="SimSun" w:cs="SimSun" w:hint="eastAsia"/>
          <w:color w:val="000000"/>
          <w:kern w:val="0"/>
          <w:sz w:val="20"/>
          <w:szCs w:val="20"/>
        </w:rPr>
        <w:t>邓雪清</w:t>
      </w:r>
      <w:r>
        <w:rPr>
          <w:color w:val="000000"/>
          <w:kern w:val="0"/>
          <w:sz w:val="20"/>
          <w:szCs w:val="20"/>
        </w:rPr>
        <w:t xml:space="preserve">, </w:t>
      </w:r>
      <w:r>
        <w:rPr>
          <w:rFonts w:ascii="SimSun" w:cs="SimSun" w:hint="eastAsia"/>
          <w:color w:val="000000"/>
          <w:kern w:val="0"/>
          <w:sz w:val="20"/>
          <w:szCs w:val="20"/>
        </w:rPr>
        <w:t>卢次勇</w:t>
      </w:r>
      <w:r>
        <w:rPr>
          <w:color w:val="000000"/>
          <w:kern w:val="0"/>
          <w:sz w:val="20"/>
          <w:szCs w:val="20"/>
        </w:rPr>
        <w:t xml:space="preserve">. (2018). </w:t>
      </w:r>
      <w:r>
        <w:rPr>
          <w:rFonts w:ascii="SimSun" w:cs="SimSun" w:hint="eastAsia"/>
          <w:color w:val="000000"/>
          <w:kern w:val="0"/>
          <w:sz w:val="20"/>
          <w:szCs w:val="20"/>
        </w:rPr>
        <w:t>广州市中学生网络成瘾与自杀相关行为的关系</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440"/>
    </w:p>
    <w:p w14:paraId="1D57A65A" w14:textId="77777777" w:rsidR="00B1204C" w:rsidRDefault="00B1204C" w:rsidP="00B1204C">
      <w:pPr>
        <w:autoSpaceDE w:val="0"/>
        <w:autoSpaceDN w:val="0"/>
        <w:adjustRightInd w:val="0"/>
        <w:ind w:left="240" w:hanging="240"/>
        <w:rPr>
          <w:rFonts w:ascii="SimSun"/>
          <w:kern w:val="0"/>
          <w:szCs w:val="24"/>
        </w:rPr>
      </w:pPr>
      <w:bookmarkStart w:id="441"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441"/>
    </w:p>
    <w:p w14:paraId="469590D4" w14:textId="77777777" w:rsidR="00B1204C" w:rsidRDefault="00B1204C" w:rsidP="00B1204C">
      <w:pPr>
        <w:autoSpaceDE w:val="0"/>
        <w:autoSpaceDN w:val="0"/>
        <w:adjustRightInd w:val="0"/>
        <w:ind w:left="240" w:hanging="240"/>
        <w:rPr>
          <w:rFonts w:ascii="SimSun"/>
          <w:kern w:val="0"/>
          <w:szCs w:val="24"/>
        </w:rPr>
      </w:pPr>
      <w:bookmarkStart w:id="442" w:name="_nebB3642D7B_3C3C_400C_B6A3_1975442408F5"/>
      <w:r>
        <w:rPr>
          <w:rFonts w:ascii="SimSun" w:cs="SimSun" w:hint="eastAsia"/>
          <w:color w:val="000000"/>
          <w:kern w:val="0"/>
          <w:sz w:val="20"/>
          <w:szCs w:val="20"/>
        </w:rPr>
        <w:t>刘平</w:t>
      </w:r>
      <w:r>
        <w:rPr>
          <w:color w:val="000000"/>
          <w:kern w:val="0"/>
          <w:sz w:val="20"/>
          <w:szCs w:val="20"/>
        </w:rPr>
        <w:t xml:space="preserve">. (1999). </w:t>
      </w:r>
      <w:r>
        <w:rPr>
          <w:rFonts w:ascii="SimSun" w:cs="SimSun" w:hint="eastAsia"/>
          <w:color w:val="000000"/>
          <w:kern w:val="0"/>
          <w:sz w:val="20"/>
          <w:szCs w:val="20"/>
        </w:rPr>
        <w:t>流调中心用抑郁量表（</w:t>
      </w:r>
      <w:r>
        <w:rPr>
          <w:color w:val="000000"/>
          <w:kern w:val="0"/>
          <w:sz w:val="20"/>
          <w:szCs w:val="20"/>
        </w:rPr>
        <w:t>Center for Epidemiological Studies Depression Scale</w:t>
      </w:r>
      <w:r>
        <w:rPr>
          <w:rFonts w:ascii="SimSun" w:cs="SimSun" w:hint="eastAsia"/>
          <w:color w:val="000000"/>
          <w:kern w:val="0"/>
          <w:sz w:val="20"/>
          <w:szCs w:val="20"/>
        </w:rPr>
        <w:t>，</w:t>
      </w:r>
      <w:r>
        <w:rPr>
          <w:color w:val="000000"/>
          <w:kern w:val="0"/>
          <w:sz w:val="20"/>
          <w:szCs w:val="20"/>
        </w:rPr>
        <w:t>CES-D</w:t>
      </w:r>
      <w:r>
        <w:rPr>
          <w:rFonts w:ascii="SimSun" w:cs="SimSun" w:hint="eastAsia"/>
          <w:color w:val="000000"/>
          <w:kern w:val="0"/>
          <w:sz w:val="20"/>
          <w:szCs w:val="20"/>
        </w:rPr>
        <w:t>）</w:t>
      </w:r>
      <w:r>
        <w:rPr>
          <w:color w:val="000000"/>
          <w:kern w:val="0"/>
          <w:sz w:val="20"/>
          <w:szCs w:val="20"/>
        </w:rPr>
        <w:t xml:space="preserve">. </w:t>
      </w:r>
      <w:r>
        <w:rPr>
          <w:rFonts w:ascii="SimSun" w:cs="SimSun" w:hint="eastAsia"/>
          <w:i/>
          <w:iCs/>
          <w:color w:val="000000"/>
          <w:kern w:val="0"/>
          <w:sz w:val="20"/>
          <w:szCs w:val="20"/>
        </w:rPr>
        <w:t>中国心理卫生杂志（增刊）</w:t>
      </w:r>
      <w:r>
        <w:rPr>
          <w:color w:val="000000"/>
          <w:kern w:val="0"/>
          <w:sz w:val="20"/>
          <w:szCs w:val="20"/>
        </w:rPr>
        <w:t>, 200-202.</w:t>
      </w:r>
      <w:bookmarkEnd w:id="442"/>
    </w:p>
    <w:p w14:paraId="72E1EF74" w14:textId="77777777" w:rsidR="00B1204C" w:rsidRDefault="00B1204C" w:rsidP="00B1204C">
      <w:pPr>
        <w:autoSpaceDE w:val="0"/>
        <w:autoSpaceDN w:val="0"/>
        <w:adjustRightInd w:val="0"/>
        <w:ind w:left="240" w:hanging="240"/>
        <w:rPr>
          <w:rFonts w:ascii="SimSun"/>
          <w:kern w:val="0"/>
          <w:szCs w:val="24"/>
        </w:rPr>
      </w:pPr>
      <w:bookmarkStart w:id="443" w:name="_nebEDE67427_30E7_4C4E_9198_C36D159066AF"/>
      <w:r>
        <w:rPr>
          <w:rFonts w:ascii="SimSun" w:cs="SimSun" w:hint="eastAsia"/>
          <w:color w:val="000000"/>
          <w:kern w:val="0"/>
          <w:sz w:val="20"/>
          <w:szCs w:val="20"/>
        </w:rPr>
        <w:t>刘琰</w:t>
      </w:r>
      <w:r>
        <w:rPr>
          <w:color w:val="000000"/>
          <w:kern w:val="0"/>
          <w:sz w:val="20"/>
          <w:szCs w:val="20"/>
        </w:rPr>
        <w:t xml:space="preserve">, </w:t>
      </w:r>
      <w:r>
        <w:rPr>
          <w:rFonts w:ascii="SimSun" w:cs="SimSun" w:hint="eastAsia"/>
          <w:color w:val="000000"/>
          <w:kern w:val="0"/>
          <w:sz w:val="20"/>
          <w:szCs w:val="20"/>
        </w:rPr>
        <w:t>谭曦</w:t>
      </w:r>
      <w:r>
        <w:rPr>
          <w:color w:val="000000"/>
          <w:kern w:val="0"/>
          <w:sz w:val="20"/>
          <w:szCs w:val="20"/>
        </w:rPr>
        <w:t xml:space="preserve">, </w:t>
      </w:r>
      <w:r>
        <w:rPr>
          <w:rFonts w:ascii="SimSun" w:cs="SimSun" w:hint="eastAsia"/>
          <w:color w:val="000000"/>
          <w:kern w:val="0"/>
          <w:sz w:val="20"/>
          <w:szCs w:val="20"/>
        </w:rPr>
        <w:t>李扬</w:t>
      </w:r>
      <w:r>
        <w:rPr>
          <w:color w:val="000000"/>
          <w:kern w:val="0"/>
          <w:sz w:val="20"/>
          <w:szCs w:val="20"/>
        </w:rPr>
        <w:t xml:space="preserve">, </w:t>
      </w:r>
      <w:r>
        <w:rPr>
          <w:rFonts w:ascii="SimSun" w:cs="SimSun" w:hint="eastAsia"/>
          <w:color w:val="000000"/>
          <w:kern w:val="0"/>
          <w:sz w:val="20"/>
          <w:szCs w:val="20"/>
        </w:rPr>
        <w:t>徐芳</w:t>
      </w:r>
      <w:r>
        <w:rPr>
          <w:color w:val="000000"/>
          <w:kern w:val="0"/>
          <w:sz w:val="20"/>
          <w:szCs w:val="20"/>
        </w:rPr>
        <w:t xml:space="preserve">, </w:t>
      </w:r>
      <w:r>
        <w:rPr>
          <w:rFonts w:ascii="SimSun" w:cs="SimSun" w:hint="eastAsia"/>
          <w:color w:val="000000"/>
          <w:kern w:val="0"/>
          <w:sz w:val="20"/>
          <w:szCs w:val="20"/>
        </w:rPr>
        <w:t>张杰</w:t>
      </w:r>
      <w:r>
        <w:rPr>
          <w:color w:val="000000"/>
          <w:kern w:val="0"/>
          <w:sz w:val="20"/>
          <w:szCs w:val="20"/>
        </w:rPr>
        <w:t xml:space="preserve">, </w:t>
      </w:r>
      <w:r>
        <w:rPr>
          <w:rFonts w:ascii="SimSun" w:cs="SimSun" w:hint="eastAsia"/>
          <w:color w:val="000000"/>
          <w:kern w:val="0"/>
          <w:sz w:val="20"/>
          <w:szCs w:val="20"/>
        </w:rPr>
        <w:t>孔军辉</w:t>
      </w:r>
      <w:r>
        <w:rPr>
          <w:color w:val="000000"/>
          <w:kern w:val="0"/>
          <w:sz w:val="20"/>
          <w:szCs w:val="20"/>
        </w:rPr>
        <w:t xml:space="preserve">. (2015). </w:t>
      </w:r>
      <w:r>
        <w:rPr>
          <w:rFonts w:ascii="SimSun" w:cs="SimSun" w:hint="eastAsia"/>
          <w:color w:val="000000"/>
          <w:kern w:val="0"/>
          <w:sz w:val="20"/>
          <w:szCs w:val="20"/>
        </w:rPr>
        <w:t>大学生抑郁情绪现状及影响因素分析</w:t>
      </w:r>
      <w:r>
        <w:rPr>
          <w:color w:val="000000"/>
          <w:kern w:val="0"/>
          <w:sz w:val="20"/>
          <w:szCs w:val="20"/>
        </w:rPr>
        <w:t xml:space="preserve">. </w:t>
      </w:r>
      <w:r>
        <w:rPr>
          <w:rFonts w:ascii="SimSun" w:cs="SimSun"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443"/>
    </w:p>
    <w:p w14:paraId="60AC1832" w14:textId="77777777" w:rsidR="00B1204C" w:rsidRDefault="00B1204C" w:rsidP="00B1204C">
      <w:pPr>
        <w:autoSpaceDE w:val="0"/>
        <w:autoSpaceDN w:val="0"/>
        <w:adjustRightInd w:val="0"/>
        <w:ind w:left="240" w:hanging="240"/>
        <w:rPr>
          <w:rFonts w:ascii="SimSun"/>
          <w:kern w:val="0"/>
          <w:szCs w:val="24"/>
        </w:rPr>
      </w:pPr>
      <w:bookmarkStart w:id="444" w:name="_neb78C16136_B49E_4380_B658_32FAF459F560"/>
      <w:r>
        <w:rPr>
          <w:color w:val="000000"/>
          <w:kern w:val="0"/>
          <w:sz w:val="20"/>
          <w:szCs w:val="20"/>
        </w:rPr>
        <w:t>Kovacs, M. (1992). Children</w:t>
      </w:r>
      <w:r>
        <w:rPr>
          <w:rFonts w:ascii="SimSun" w:cs="SimSun"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444"/>
    </w:p>
    <w:p w14:paraId="45291519" w14:textId="77777777" w:rsidR="00B1204C" w:rsidRDefault="00B1204C" w:rsidP="00B1204C">
      <w:pPr>
        <w:autoSpaceDE w:val="0"/>
        <w:autoSpaceDN w:val="0"/>
        <w:adjustRightInd w:val="0"/>
        <w:ind w:left="240" w:hanging="240"/>
        <w:rPr>
          <w:rFonts w:ascii="SimSun"/>
          <w:kern w:val="0"/>
          <w:szCs w:val="24"/>
        </w:rPr>
      </w:pPr>
      <w:bookmarkStart w:id="445"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445"/>
    </w:p>
    <w:p w14:paraId="541B3F3D" w14:textId="77777777" w:rsidR="00B1204C" w:rsidRDefault="00B1204C" w:rsidP="00B1204C">
      <w:pPr>
        <w:autoSpaceDE w:val="0"/>
        <w:autoSpaceDN w:val="0"/>
        <w:adjustRightInd w:val="0"/>
        <w:ind w:left="240" w:hanging="240"/>
        <w:rPr>
          <w:rFonts w:ascii="SimSun"/>
          <w:kern w:val="0"/>
          <w:szCs w:val="24"/>
        </w:rPr>
      </w:pPr>
      <w:bookmarkStart w:id="446" w:name="_neb184C81B2_55EF_4F7F_BE77_AAE3F4FF4F70"/>
      <w:r>
        <w:rPr>
          <w:rFonts w:ascii="SimSun" w:cs="SimSun" w:hint="eastAsia"/>
          <w:color w:val="000000"/>
          <w:kern w:val="0"/>
          <w:sz w:val="20"/>
          <w:szCs w:val="20"/>
        </w:rPr>
        <w:lastRenderedPageBreak/>
        <w:t>洪忻</w:t>
      </w:r>
      <w:r>
        <w:rPr>
          <w:color w:val="000000"/>
          <w:kern w:val="0"/>
          <w:sz w:val="20"/>
          <w:szCs w:val="20"/>
        </w:rPr>
        <w:t xml:space="preserve">, </w:t>
      </w:r>
      <w:r>
        <w:rPr>
          <w:rFonts w:ascii="SimSun" w:cs="SimSun" w:hint="eastAsia"/>
          <w:color w:val="000000"/>
          <w:kern w:val="0"/>
          <w:sz w:val="20"/>
          <w:szCs w:val="20"/>
        </w:rPr>
        <w:t>李解权</w:t>
      </w:r>
      <w:r>
        <w:rPr>
          <w:color w:val="000000"/>
          <w:kern w:val="0"/>
          <w:sz w:val="20"/>
          <w:szCs w:val="20"/>
        </w:rPr>
        <w:t xml:space="preserve">, </w:t>
      </w:r>
      <w:r>
        <w:rPr>
          <w:rFonts w:ascii="SimSun" w:cs="SimSun" w:hint="eastAsia"/>
          <w:color w:val="000000"/>
          <w:kern w:val="0"/>
          <w:sz w:val="20"/>
          <w:szCs w:val="20"/>
        </w:rPr>
        <w:t>梁亚琼</w:t>
      </w:r>
      <w:r>
        <w:rPr>
          <w:color w:val="000000"/>
          <w:kern w:val="0"/>
          <w:sz w:val="20"/>
          <w:szCs w:val="20"/>
        </w:rPr>
        <w:t xml:space="preserve">, </w:t>
      </w:r>
      <w:r>
        <w:rPr>
          <w:rFonts w:ascii="SimSun" w:cs="SimSun" w:hint="eastAsia"/>
          <w:color w:val="000000"/>
          <w:kern w:val="0"/>
          <w:sz w:val="20"/>
          <w:szCs w:val="20"/>
        </w:rPr>
        <w:t>王志勇</w:t>
      </w:r>
      <w:r>
        <w:rPr>
          <w:color w:val="000000"/>
          <w:kern w:val="0"/>
          <w:sz w:val="20"/>
          <w:szCs w:val="20"/>
        </w:rPr>
        <w:t xml:space="preserve">, </w:t>
      </w:r>
      <w:r>
        <w:rPr>
          <w:rFonts w:ascii="SimSun" w:cs="SimSun" w:hint="eastAsia"/>
          <w:color w:val="000000"/>
          <w:kern w:val="0"/>
          <w:sz w:val="20"/>
          <w:szCs w:val="20"/>
        </w:rPr>
        <w:t>徐斐</w:t>
      </w:r>
      <w:r>
        <w:rPr>
          <w:color w:val="000000"/>
          <w:kern w:val="0"/>
          <w:sz w:val="20"/>
          <w:szCs w:val="20"/>
        </w:rPr>
        <w:t xml:space="preserve">. (2012). </w:t>
      </w:r>
      <w:r>
        <w:rPr>
          <w:rFonts w:ascii="SimSun" w:cs="SimSun" w:hint="eastAsia"/>
          <w:color w:val="000000"/>
          <w:kern w:val="0"/>
          <w:sz w:val="20"/>
          <w:szCs w:val="20"/>
        </w:rPr>
        <w:t>儿童抑郁量表中文版在中学生中的信效度分析</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446"/>
    </w:p>
    <w:p w14:paraId="3455FB3A" w14:textId="77777777" w:rsidR="00B1204C" w:rsidRDefault="00B1204C" w:rsidP="00B1204C">
      <w:pPr>
        <w:autoSpaceDE w:val="0"/>
        <w:autoSpaceDN w:val="0"/>
        <w:adjustRightInd w:val="0"/>
        <w:ind w:left="240" w:hanging="240"/>
        <w:rPr>
          <w:rFonts w:ascii="SimSun"/>
          <w:kern w:val="0"/>
          <w:szCs w:val="24"/>
        </w:rPr>
      </w:pPr>
      <w:bookmarkStart w:id="447" w:name="_nebF5CFC7F2_FB56_4D08_8106_7CB31B1407F7"/>
      <w:r>
        <w:rPr>
          <w:rFonts w:ascii="SimSun" w:cs="SimSun" w:hint="eastAsia"/>
          <w:color w:val="000000"/>
          <w:kern w:val="0"/>
          <w:sz w:val="20"/>
          <w:szCs w:val="20"/>
        </w:rPr>
        <w:t>陈海燕</w:t>
      </w:r>
      <w:r>
        <w:rPr>
          <w:color w:val="000000"/>
          <w:kern w:val="0"/>
          <w:sz w:val="20"/>
          <w:szCs w:val="20"/>
        </w:rPr>
        <w:t xml:space="preserve">, </w:t>
      </w:r>
      <w:r>
        <w:rPr>
          <w:rFonts w:ascii="SimSun" w:cs="SimSun" w:hint="eastAsia"/>
          <w:color w:val="000000"/>
          <w:kern w:val="0"/>
          <w:sz w:val="20"/>
          <w:szCs w:val="20"/>
        </w:rPr>
        <w:t>姚树桥</w:t>
      </w:r>
      <w:r>
        <w:rPr>
          <w:color w:val="000000"/>
          <w:kern w:val="0"/>
          <w:sz w:val="20"/>
          <w:szCs w:val="20"/>
        </w:rPr>
        <w:t xml:space="preserve">, </w:t>
      </w:r>
      <w:r>
        <w:rPr>
          <w:rFonts w:ascii="SimSun" w:cs="SimSun" w:hint="eastAsia"/>
          <w:color w:val="000000"/>
          <w:kern w:val="0"/>
          <w:sz w:val="20"/>
          <w:szCs w:val="20"/>
        </w:rPr>
        <w:t>明庆森</w:t>
      </w:r>
      <w:r>
        <w:rPr>
          <w:color w:val="000000"/>
          <w:kern w:val="0"/>
          <w:sz w:val="20"/>
          <w:szCs w:val="20"/>
        </w:rPr>
        <w:t xml:space="preserve">, </w:t>
      </w:r>
      <w:r>
        <w:rPr>
          <w:rFonts w:ascii="SimSun" w:cs="SimSun" w:hint="eastAsia"/>
          <w:color w:val="000000"/>
          <w:kern w:val="0"/>
          <w:sz w:val="20"/>
          <w:szCs w:val="20"/>
        </w:rPr>
        <w:t>侯婵娟</w:t>
      </w:r>
      <w:r>
        <w:rPr>
          <w:color w:val="000000"/>
          <w:kern w:val="0"/>
          <w:sz w:val="20"/>
          <w:szCs w:val="20"/>
        </w:rPr>
        <w:t xml:space="preserve">. (2012). </w:t>
      </w:r>
      <w:r>
        <w:rPr>
          <w:rFonts w:ascii="SimSun" w:cs="SimSun" w:hint="eastAsia"/>
          <w:color w:val="000000"/>
          <w:kern w:val="0"/>
          <w:sz w:val="20"/>
          <w:szCs w:val="20"/>
        </w:rPr>
        <w:t>中学生的抑郁症状与生活事件</w:t>
      </w:r>
      <w:r>
        <w:rPr>
          <w:color w:val="000000"/>
          <w:kern w:val="0"/>
          <w:sz w:val="20"/>
          <w:szCs w:val="20"/>
        </w:rPr>
        <w:t>:</w:t>
      </w:r>
      <w:r>
        <w:rPr>
          <w:rFonts w:ascii="SimSun" w:cs="SimSun" w:hint="eastAsia"/>
          <w:color w:val="000000"/>
          <w:kern w:val="0"/>
          <w:sz w:val="20"/>
          <w:szCs w:val="20"/>
        </w:rPr>
        <w:t>非适应性策略的中介作用</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447"/>
    </w:p>
    <w:p w14:paraId="6193A168" w14:textId="77777777" w:rsidR="00B1204C" w:rsidRDefault="00B1204C" w:rsidP="00B1204C">
      <w:pPr>
        <w:autoSpaceDE w:val="0"/>
        <w:autoSpaceDN w:val="0"/>
        <w:adjustRightInd w:val="0"/>
        <w:ind w:left="240" w:hanging="240"/>
        <w:rPr>
          <w:rFonts w:ascii="SimSun"/>
          <w:kern w:val="0"/>
          <w:szCs w:val="24"/>
        </w:rPr>
      </w:pPr>
      <w:bookmarkStart w:id="448" w:name="_nebE78C994E_5130_41B9_BD41_B134D3F12970"/>
      <w:r>
        <w:rPr>
          <w:rFonts w:ascii="SimSun" w:cs="SimSun" w:hint="eastAsia"/>
          <w:color w:val="000000"/>
          <w:kern w:val="0"/>
          <w:sz w:val="20"/>
          <w:szCs w:val="20"/>
        </w:rPr>
        <w:t>俞大维</w:t>
      </w:r>
      <w:r>
        <w:rPr>
          <w:color w:val="000000"/>
          <w:kern w:val="0"/>
          <w:sz w:val="20"/>
          <w:szCs w:val="20"/>
        </w:rPr>
        <w:t xml:space="preserve">, </w:t>
      </w:r>
      <w:r>
        <w:rPr>
          <w:rFonts w:ascii="SimSun" w:cs="SimSun" w:hint="eastAsia"/>
          <w:color w:val="000000"/>
          <w:kern w:val="0"/>
          <w:sz w:val="20"/>
          <w:szCs w:val="20"/>
        </w:rPr>
        <w:t>李旭</w:t>
      </w:r>
      <w:r>
        <w:rPr>
          <w:color w:val="000000"/>
          <w:kern w:val="0"/>
          <w:sz w:val="20"/>
          <w:szCs w:val="20"/>
        </w:rPr>
        <w:t xml:space="preserve">. (2000). </w:t>
      </w:r>
      <w:r>
        <w:rPr>
          <w:rFonts w:ascii="SimSun" w:cs="SimSun" w:hint="eastAsia"/>
          <w:color w:val="000000"/>
          <w:kern w:val="0"/>
          <w:sz w:val="20"/>
          <w:szCs w:val="20"/>
        </w:rPr>
        <w:t>儿童抑郁量表</w:t>
      </w:r>
      <w:r>
        <w:rPr>
          <w:color w:val="000000"/>
          <w:kern w:val="0"/>
          <w:sz w:val="20"/>
          <w:szCs w:val="20"/>
        </w:rPr>
        <w:t>(CDI)</w:t>
      </w:r>
      <w:r>
        <w:rPr>
          <w:rFonts w:ascii="SimSun" w:cs="SimSun" w:hint="eastAsia"/>
          <w:color w:val="000000"/>
          <w:kern w:val="0"/>
          <w:sz w:val="20"/>
          <w:szCs w:val="20"/>
        </w:rPr>
        <w:t>在中国儿童中的初步运用</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(04), 225-227.</w:t>
      </w:r>
      <w:bookmarkEnd w:id="448"/>
    </w:p>
    <w:p w14:paraId="77A3FB9A" w14:textId="77777777" w:rsidR="00B1204C" w:rsidRDefault="00B1204C" w:rsidP="00B1204C">
      <w:pPr>
        <w:autoSpaceDE w:val="0"/>
        <w:autoSpaceDN w:val="0"/>
        <w:adjustRightInd w:val="0"/>
        <w:ind w:left="240" w:hanging="240"/>
        <w:rPr>
          <w:rFonts w:ascii="SimSun"/>
          <w:kern w:val="0"/>
          <w:szCs w:val="24"/>
        </w:rPr>
      </w:pPr>
      <w:bookmarkStart w:id="449" w:name="_neb432ED410_8361_4C4F_B6CC_EFF8B4FA0F24"/>
      <w:r>
        <w:rPr>
          <w:rFonts w:ascii="SimSun" w:cs="SimSun" w:hint="eastAsia"/>
          <w:color w:val="000000"/>
          <w:kern w:val="0"/>
          <w:sz w:val="20"/>
          <w:szCs w:val="20"/>
        </w:rPr>
        <w:t>吴文峰</w:t>
      </w:r>
      <w:r>
        <w:rPr>
          <w:color w:val="000000"/>
          <w:kern w:val="0"/>
          <w:sz w:val="20"/>
          <w:szCs w:val="20"/>
        </w:rPr>
        <w:t xml:space="preserve">, </w:t>
      </w:r>
      <w:r>
        <w:rPr>
          <w:rFonts w:ascii="SimSun" w:cs="SimSun" w:hint="eastAsia"/>
          <w:color w:val="000000"/>
          <w:kern w:val="0"/>
          <w:sz w:val="20"/>
          <w:szCs w:val="20"/>
        </w:rPr>
        <w:t>卢永彪</w:t>
      </w:r>
      <w:r>
        <w:rPr>
          <w:color w:val="000000"/>
          <w:kern w:val="0"/>
          <w:sz w:val="20"/>
          <w:szCs w:val="20"/>
        </w:rPr>
        <w:t xml:space="preserve">, </w:t>
      </w:r>
      <w:r>
        <w:rPr>
          <w:rFonts w:ascii="SimSun" w:cs="SimSun" w:hint="eastAsia"/>
          <w:color w:val="000000"/>
          <w:kern w:val="0"/>
          <w:sz w:val="20"/>
          <w:szCs w:val="20"/>
        </w:rPr>
        <w:t>谭芙蓉</w:t>
      </w:r>
      <w:r>
        <w:rPr>
          <w:color w:val="000000"/>
          <w:kern w:val="0"/>
          <w:sz w:val="20"/>
          <w:szCs w:val="20"/>
        </w:rPr>
        <w:t xml:space="preserve">, </w:t>
      </w:r>
      <w:r>
        <w:rPr>
          <w:rFonts w:ascii="SimSun" w:cs="SimSun" w:hint="eastAsia"/>
          <w:color w:val="000000"/>
          <w:kern w:val="0"/>
          <w:sz w:val="20"/>
          <w:szCs w:val="20"/>
        </w:rPr>
        <w:t>姚树桥</w:t>
      </w:r>
      <w:r>
        <w:rPr>
          <w:color w:val="000000"/>
          <w:kern w:val="0"/>
          <w:sz w:val="20"/>
          <w:szCs w:val="20"/>
        </w:rPr>
        <w:t xml:space="preserve">. (2010). </w:t>
      </w:r>
      <w:r>
        <w:rPr>
          <w:rFonts w:ascii="SimSun" w:cs="SimSun" w:hint="eastAsia"/>
          <w:color w:val="000000"/>
          <w:kern w:val="0"/>
          <w:sz w:val="20"/>
          <w:szCs w:val="20"/>
        </w:rPr>
        <w:t>儿童抑郁量表中文版在中小学生中的信效度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449"/>
    </w:p>
    <w:p w14:paraId="68F84791" w14:textId="77777777" w:rsidR="00B1204C" w:rsidRDefault="00B1204C" w:rsidP="00B1204C">
      <w:pPr>
        <w:autoSpaceDE w:val="0"/>
        <w:autoSpaceDN w:val="0"/>
        <w:adjustRightInd w:val="0"/>
        <w:ind w:left="240" w:hanging="240"/>
        <w:rPr>
          <w:rFonts w:ascii="SimSun"/>
          <w:kern w:val="0"/>
          <w:szCs w:val="24"/>
        </w:rPr>
      </w:pPr>
      <w:bookmarkStart w:id="450" w:name="_neb83F452B6_4DE7_4977_BB84_5D7C3BD4C9B9"/>
      <w:r>
        <w:rPr>
          <w:color w:val="000000"/>
          <w:kern w:val="0"/>
          <w:sz w:val="20"/>
          <w:szCs w:val="20"/>
        </w:rPr>
        <w:t>Samm, A., Värnik, A., Tooding, L., Sisask, M., Kolves, K., &amp; Von Knorring, A. (2008). Children</w:t>
      </w:r>
      <w:r>
        <w:rPr>
          <w:rFonts w:ascii="SimSun" w:cs="SimSun"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450"/>
    </w:p>
    <w:p w14:paraId="17DE7300" w14:textId="77777777" w:rsidR="00B1204C" w:rsidRDefault="00B1204C" w:rsidP="00B1204C">
      <w:pPr>
        <w:autoSpaceDE w:val="0"/>
        <w:autoSpaceDN w:val="0"/>
        <w:adjustRightInd w:val="0"/>
        <w:ind w:left="240" w:hanging="240"/>
        <w:rPr>
          <w:rFonts w:ascii="SimSun"/>
          <w:kern w:val="0"/>
          <w:szCs w:val="24"/>
        </w:rPr>
      </w:pPr>
      <w:bookmarkStart w:id="451"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451"/>
    </w:p>
    <w:p w14:paraId="4BEE7B00" w14:textId="77777777" w:rsidR="00B1204C" w:rsidRDefault="00B1204C" w:rsidP="00B1204C">
      <w:pPr>
        <w:autoSpaceDE w:val="0"/>
        <w:autoSpaceDN w:val="0"/>
        <w:adjustRightInd w:val="0"/>
        <w:ind w:left="240" w:hanging="240"/>
        <w:rPr>
          <w:rFonts w:ascii="SimSun"/>
          <w:kern w:val="0"/>
          <w:szCs w:val="24"/>
        </w:rPr>
      </w:pPr>
      <w:bookmarkStart w:id="452" w:name="_neb7A1794CA_C9B8_4D8B_A725_2DF1A3722A1F"/>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王凯</w:t>
      </w:r>
      <w:r>
        <w:rPr>
          <w:color w:val="000000"/>
          <w:kern w:val="0"/>
          <w:sz w:val="20"/>
          <w:szCs w:val="20"/>
        </w:rPr>
        <w:t xml:space="preserve">, </w:t>
      </w:r>
      <w:r>
        <w:rPr>
          <w:rFonts w:ascii="SimSun" w:cs="SimSun" w:hint="eastAsia"/>
          <w:color w:val="000000"/>
          <w:kern w:val="0"/>
          <w:sz w:val="20"/>
          <w:szCs w:val="20"/>
        </w:rPr>
        <w:t>朱焱</w:t>
      </w:r>
      <w:r>
        <w:rPr>
          <w:color w:val="000000"/>
          <w:kern w:val="0"/>
          <w:sz w:val="20"/>
          <w:szCs w:val="20"/>
        </w:rPr>
        <w:t xml:space="preserve">, </w:t>
      </w:r>
      <w:r>
        <w:rPr>
          <w:rFonts w:ascii="SimSun" w:cs="SimSun" w:hint="eastAsia"/>
          <w:color w:val="000000"/>
          <w:kern w:val="0"/>
          <w:sz w:val="20"/>
          <w:szCs w:val="20"/>
        </w:rPr>
        <w:t>罗学荣</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xml:space="preserve">, </w:t>
      </w:r>
      <w:r>
        <w:rPr>
          <w:rFonts w:ascii="SimSun" w:cs="SimSun" w:hint="eastAsia"/>
          <w:color w:val="000000"/>
          <w:kern w:val="0"/>
          <w:sz w:val="20"/>
          <w:szCs w:val="20"/>
        </w:rPr>
        <w:t>儿童抑郁量表全国协作组</w:t>
      </w:r>
      <w:r>
        <w:rPr>
          <w:color w:val="000000"/>
          <w:kern w:val="0"/>
          <w:sz w:val="20"/>
          <w:szCs w:val="20"/>
        </w:rPr>
        <w:t xml:space="preserve">. (2003). </w:t>
      </w:r>
      <w:r>
        <w:rPr>
          <w:rFonts w:ascii="SimSun" w:cs="SimSun" w:hint="eastAsia"/>
          <w:color w:val="000000"/>
          <w:kern w:val="0"/>
          <w:sz w:val="20"/>
          <w:szCs w:val="20"/>
        </w:rPr>
        <w:t>儿童抑郁障碍自评量表的中国城市常模</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(08), 547-549.</w:t>
      </w:r>
      <w:bookmarkEnd w:id="452"/>
    </w:p>
    <w:p w14:paraId="16F18B17" w14:textId="77777777" w:rsidR="00B1204C" w:rsidRDefault="00B1204C" w:rsidP="00B1204C">
      <w:pPr>
        <w:autoSpaceDE w:val="0"/>
        <w:autoSpaceDN w:val="0"/>
        <w:adjustRightInd w:val="0"/>
        <w:ind w:left="240" w:hanging="240"/>
        <w:rPr>
          <w:rFonts w:ascii="SimSun"/>
          <w:kern w:val="0"/>
          <w:szCs w:val="24"/>
        </w:rPr>
      </w:pPr>
      <w:bookmarkStart w:id="453" w:name="_nebB73BC111_8567_4D47_8196_988190338543"/>
      <w:r>
        <w:rPr>
          <w:rFonts w:ascii="SimSun" w:cs="SimSun" w:hint="eastAsia"/>
          <w:color w:val="000000"/>
          <w:kern w:val="0"/>
          <w:sz w:val="20"/>
          <w:szCs w:val="20"/>
        </w:rPr>
        <w:t>王凯</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朱焱</w:t>
      </w:r>
      <w:r>
        <w:rPr>
          <w:color w:val="000000"/>
          <w:kern w:val="0"/>
          <w:sz w:val="20"/>
          <w:szCs w:val="20"/>
        </w:rPr>
        <w:t xml:space="preserve">, </w:t>
      </w:r>
      <w:r>
        <w:rPr>
          <w:rFonts w:ascii="SimSun" w:cs="SimSun" w:hint="eastAsia"/>
          <w:color w:val="000000"/>
          <w:kern w:val="0"/>
          <w:sz w:val="20"/>
          <w:szCs w:val="20"/>
        </w:rPr>
        <w:t>翟静</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xml:space="preserve">, </w:t>
      </w:r>
      <w:r>
        <w:rPr>
          <w:rFonts w:ascii="SimSun" w:cs="SimSun" w:hint="eastAsia"/>
          <w:color w:val="000000"/>
          <w:kern w:val="0"/>
          <w:sz w:val="20"/>
          <w:szCs w:val="20"/>
        </w:rPr>
        <w:t>张纪水</w:t>
      </w:r>
      <w:r>
        <w:rPr>
          <w:color w:val="000000"/>
          <w:kern w:val="0"/>
          <w:sz w:val="20"/>
          <w:szCs w:val="20"/>
        </w:rPr>
        <w:t xml:space="preserve">. (2002). </w:t>
      </w:r>
      <w:r>
        <w:rPr>
          <w:rFonts w:ascii="SimSun" w:cs="SimSun" w:hint="eastAsia"/>
          <w:color w:val="000000"/>
          <w:kern w:val="0"/>
          <w:sz w:val="20"/>
          <w:szCs w:val="20"/>
        </w:rPr>
        <w:t>儿童焦虑性情绪障碍筛查表的中国城市常模</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(04), 270-272.</w:t>
      </w:r>
      <w:bookmarkEnd w:id="453"/>
    </w:p>
    <w:p w14:paraId="4B71ADE6" w14:textId="77777777" w:rsidR="00B1204C" w:rsidRDefault="00B1204C" w:rsidP="00B1204C">
      <w:pPr>
        <w:autoSpaceDE w:val="0"/>
        <w:autoSpaceDN w:val="0"/>
        <w:adjustRightInd w:val="0"/>
        <w:ind w:left="240" w:hanging="240"/>
        <w:rPr>
          <w:rFonts w:ascii="SimSun"/>
          <w:kern w:val="0"/>
          <w:szCs w:val="24"/>
        </w:rPr>
      </w:pPr>
      <w:bookmarkStart w:id="454" w:name="_neb8E015B01_4E43_4205_AF95_5AFD33DEAAD4"/>
      <w:r>
        <w:rPr>
          <w:rFonts w:ascii="SimSun" w:cs="SimSun" w:hint="eastAsia"/>
          <w:color w:val="000000"/>
          <w:kern w:val="0"/>
          <w:sz w:val="20"/>
          <w:szCs w:val="20"/>
        </w:rPr>
        <w:t>周德新</w:t>
      </w:r>
      <w:r>
        <w:rPr>
          <w:color w:val="000000"/>
          <w:kern w:val="0"/>
          <w:sz w:val="20"/>
          <w:szCs w:val="20"/>
        </w:rPr>
        <w:t xml:space="preserve">. (2006). </w:t>
      </w:r>
      <w:r>
        <w:rPr>
          <w:rFonts w:ascii="SimSun" w:cs="SimSun" w:hint="eastAsia"/>
          <w:color w:val="000000"/>
          <w:kern w:val="0"/>
          <w:sz w:val="20"/>
          <w:szCs w:val="20"/>
        </w:rPr>
        <w:t>大学生自杀现象的社会学解读</w:t>
      </w:r>
      <w:r>
        <w:rPr>
          <w:color w:val="000000"/>
          <w:kern w:val="0"/>
          <w:sz w:val="20"/>
          <w:szCs w:val="20"/>
        </w:rPr>
        <w:t xml:space="preserve">. </w:t>
      </w:r>
      <w:r>
        <w:rPr>
          <w:rFonts w:ascii="SimSun" w:cs="SimSun" w:hint="eastAsia"/>
          <w:i/>
          <w:iCs/>
          <w:color w:val="000000"/>
          <w:kern w:val="0"/>
          <w:sz w:val="20"/>
          <w:szCs w:val="20"/>
        </w:rPr>
        <w:t>湖南文理学院学报</w:t>
      </w:r>
      <w:r>
        <w:rPr>
          <w:i/>
          <w:iCs/>
          <w:color w:val="000000"/>
          <w:kern w:val="0"/>
          <w:sz w:val="20"/>
          <w:szCs w:val="20"/>
        </w:rPr>
        <w:t>(</w:t>
      </w:r>
      <w:r>
        <w:rPr>
          <w:rFonts w:ascii="SimSun" w:cs="SimSun"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454"/>
    </w:p>
    <w:p w14:paraId="63292167" w14:textId="77777777" w:rsidR="00B1204C" w:rsidRDefault="00B1204C" w:rsidP="00B1204C">
      <w:pPr>
        <w:autoSpaceDE w:val="0"/>
        <w:autoSpaceDN w:val="0"/>
        <w:adjustRightInd w:val="0"/>
        <w:ind w:left="240" w:hanging="240"/>
        <w:rPr>
          <w:rFonts w:ascii="SimSun"/>
          <w:kern w:val="0"/>
          <w:szCs w:val="24"/>
        </w:rPr>
      </w:pPr>
      <w:bookmarkStart w:id="455" w:name="_nebE3076804_C884_4B48_B2FA_0F8E76BEA287"/>
      <w:r>
        <w:rPr>
          <w:color w:val="000000"/>
          <w:kern w:val="0"/>
          <w:sz w:val="20"/>
          <w:szCs w:val="20"/>
        </w:rPr>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455"/>
    </w:p>
    <w:p w14:paraId="3BF345E2" w14:textId="77777777" w:rsidR="00B1204C" w:rsidRDefault="00B1204C" w:rsidP="00B1204C">
      <w:pPr>
        <w:autoSpaceDE w:val="0"/>
        <w:autoSpaceDN w:val="0"/>
        <w:adjustRightInd w:val="0"/>
        <w:ind w:left="240" w:hanging="240"/>
        <w:rPr>
          <w:rFonts w:ascii="SimSun"/>
          <w:kern w:val="0"/>
          <w:szCs w:val="24"/>
        </w:rPr>
      </w:pPr>
      <w:bookmarkStart w:id="456"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456"/>
    </w:p>
    <w:p w14:paraId="7ECCC44B" w14:textId="77777777" w:rsidR="00B1204C" w:rsidRDefault="00B1204C" w:rsidP="00B1204C">
      <w:pPr>
        <w:autoSpaceDE w:val="0"/>
        <w:autoSpaceDN w:val="0"/>
        <w:adjustRightInd w:val="0"/>
        <w:ind w:left="240" w:hanging="240"/>
        <w:rPr>
          <w:rFonts w:ascii="SimSun"/>
          <w:kern w:val="0"/>
          <w:szCs w:val="24"/>
        </w:rPr>
      </w:pPr>
      <w:bookmarkStart w:id="457"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457"/>
    </w:p>
    <w:p w14:paraId="10935F3E" w14:textId="77777777" w:rsidR="00B1204C" w:rsidRDefault="00B1204C" w:rsidP="00B1204C">
      <w:pPr>
        <w:autoSpaceDE w:val="0"/>
        <w:autoSpaceDN w:val="0"/>
        <w:adjustRightInd w:val="0"/>
        <w:ind w:left="240" w:hanging="240"/>
        <w:rPr>
          <w:rFonts w:ascii="SimSun"/>
          <w:kern w:val="0"/>
          <w:szCs w:val="24"/>
        </w:rPr>
      </w:pPr>
      <w:bookmarkStart w:id="458" w:name="_nebD6745485_394A_412A_BA92_93290D3A6676"/>
      <w:r>
        <w:rPr>
          <w:rFonts w:ascii="SimSun" w:cs="SimSun" w:hint="eastAsia"/>
          <w:color w:val="000000"/>
          <w:kern w:val="0"/>
          <w:sz w:val="20"/>
          <w:szCs w:val="20"/>
        </w:rPr>
        <w:t>王极盛</w:t>
      </w:r>
      <w:r>
        <w:rPr>
          <w:color w:val="000000"/>
          <w:kern w:val="0"/>
          <w:sz w:val="20"/>
          <w:szCs w:val="20"/>
        </w:rPr>
        <w:t xml:space="preserve">, </w:t>
      </w:r>
      <w:r>
        <w:rPr>
          <w:rFonts w:ascii="SimSun" w:cs="SimSun" w:hint="eastAsia"/>
          <w:color w:val="000000"/>
          <w:kern w:val="0"/>
          <w:sz w:val="20"/>
          <w:szCs w:val="20"/>
        </w:rPr>
        <w:t>李焰</w:t>
      </w:r>
      <w:r>
        <w:rPr>
          <w:color w:val="000000"/>
          <w:kern w:val="0"/>
          <w:sz w:val="20"/>
          <w:szCs w:val="20"/>
        </w:rPr>
        <w:t xml:space="preserve">, </w:t>
      </w:r>
      <w:r>
        <w:rPr>
          <w:rFonts w:ascii="SimSun" w:cs="SimSun" w:hint="eastAsia"/>
          <w:color w:val="000000"/>
          <w:kern w:val="0"/>
          <w:sz w:val="20"/>
          <w:szCs w:val="20"/>
        </w:rPr>
        <w:t>赫尔实</w:t>
      </w:r>
      <w:r>
        <w:rPr>
          <w:color w:val="000000"/>
          <w:kern w:val="0"/>
          <w:sz w:val="20"/>
          <w:szCs w:val="20"/>
        </w:rPr>
        <w:t xml:space="preserve">. (1997). </w:t>
      </w:r>
      <w:r>
        <w:rPr>
          <w:rFonts w:ascii="SimSun" w:cs="SimSun" w:hint="eastAsia"/>
          <w:color w:val="000000"/>
          <w:kern w:val="0"/>
          <w:sz w:val="20"/>
          <w:szCs w:val="20"/>
        </w:rPr>
        <w:t>中国中学生心理健康量表的编制及其标准化</w:t>
      </w:r>
      <w:r>
        <w:rPr>
          <w:color w:val="000000"/>
          <w:kern w:val="0"/>
          <w:sz w:val="20"/>
          <w:szCs w:val="20"/>
        </w:rPr>
        <w:t xml:space="preserve">. </w:t>
      </w:r>
      <w:r>
        <w:rPr>
          <w:rFonts w:ascii="SimSun" w:cs="SimSun" w:hint="eastAsia"/>
          <w:i/>
          <w:iCs/>
          <w:color w:val="000000"/>
          <w:kern w:val="0"/>
          <w:sz w:val="20"/>
          <w:szCs w:val="20"/>
        </w:rPr>
        <w:t>社会心理科学</w:t>
      </w:r>
      <w:r>
        <w:rPr>
          <w:color w:val="000000"/>
          <w:kern w:val="0"/>
          <w:sz w:val="20"/>
          <w:szCs w:val="20"/>
        </w:rPr>
        <w:t>(04), 17-22.</w:t>
      </w:r>
      <w:bookmarkEnd w:id="458"/>
    </w:p>
    <w:p w14:paraId="00B999E1" w14:textId="77777777" w:rsidR="00B1204C" w:rsidRDefault="00B1204C" w:rsidP="00B1204C">
      <w:pPr>
        <w:autoSpaceDE w:val="0"/>
        <w:autoSpaceDN w:val="0"/>
        <w:adjustRightInd w:val="0"/>
        <w:ind w:left="240" w:hanging="240"/>
        <w:rPr>
          <w:rFonts w:ascii="SimSun"/>
          <w:kern w:val="0"/>
          <w:szCs w:val="24"/>
        </w:rPr>
      </w:pPr>
      <w:bookmarkStart w:id="459" w:name="_neb0380FD34_B32A_4EE1_B466_405658692766"/>
      <w:r>
        <w:rPr>
          <w:rFonts w:ascii="SimSun" w:cs="SimSun" w:hint="eastAsia"/>
          <w:color w:val="000000"/>
          <w:kern w:val="0"/>
          <w:sz w:val="20"/>
          <w:szCs w:val="20"/>
        </w:rPr>
        <w:t>王极盛</w:t>
      </w:r>
      <w:r>
        <w:rPr>
          <w:color w:val="000000"/>
          <w:kern w:val="0"/>
          <w:sz w:val="20"/>
          <w:szCs w:val="20"/>
        </w:rPr>
        <w:t xml:space="preserve">. (1998). </w:t>
      </w:r>
      <w:r>
        <w:rPr>
          <w:rFonts w:ascii="SimSun" w:cs="SimSun" w:hint="eastAsia"/>
          <w:i/>
          <w:iCs/>
          <w:color w:val="000000"/>
          <w:kern w:val="0"/>
          <w:sz w:val="20"/>
          <w:szCs w:val="20"/>
        </w:rPr>
        <w:t>心灵时代</w:t>
      </w:r>
      <w:r>
        <w:rPr>
          <w:color w:val="000000"/>
          <w:kern w:val="0"/>
          <w:sz w:val="20"/>
          <w:szCs w:val="20"/>
        </w:rPr>
        <w:t xml:space="preserve">. </w:t>
      </w:r>
      <w:r>
        <w:rPr>
          <w:rFonts w:ascii="SimSun" w:cs="SimSun" w:hint="eastAsia"/>
          <w:color w:val="000000"/>
          <w:kern w:val="0"/>
          <w:sz w:val="20"/>
          <w:szCs w:val="20"/>
        </w:rPr>
        <w:t>中国城市出版社</w:t>
      </w:r>
      <w:r>
        <w:rPr>
          <w:color w:val="000000"/>
          <w:kern w:val="0"/>
          <w:sz w:val="20"/>
          <w:szCs w:val="20"/>
        </w:rPr>
        <w:t>.</w:t>
      </w:r>
      <w:bookmarkEnd w:id="459"/>
    </w:p>
    <w:p w14:paraId="6B5103BC" w14:textId="77777777" w:rsidR="00B1204C" w:rsidRDefault="00B1204C" w:rsidP="00B1204C">
      <w:pPr>
        <w:autoSpaceDE w:val="0"/>
        <w:autoSpaceDN w:val="0"/>
        <w:adjustRightInd w:val="0"/>
        <w:ind w:left="240" w:hanging="240"/>
        <w:rPr>
          <w:rFonts w:ascii="SimSun"/>
          <w:kern w:val="0"/>
          <w:szCs w:val="24"/>
        </w:rPr>
      </w:pPr>
      <w:bookmarkStart w:id="460" w:name="_neb971A62AD_84DA_418A_9C79_5FF8BECCC244"/>
      <w:r>
        <w:rPr>
          <w:rFonts w:ascii="SimSun" w:cs="SimSun" w:hint="eastAsia"/>
          <w:color w:val="000000"/>
          <w:kern w:val="0"/>
          <w:sz w:val="20"/>
          <w:szCs w:val="20"/>
        </w:rPr>
        <w:t>杨文辉</w:t>
      </w:r>
      <w:r>
        <w:rPr>
          <w:color w:val="000000"/>
          <w:kern w:val="0"/>
          <w:sz w:val="20"/>
          <w:szCs w:val="20"/>
        </w:rPr>
        <w:t xml:space="preserve">, </w:t>
      </w:r>
      <w:r>
        <w:rPr>
          <w:rFonts w:ascii="SimSun" w:cs="SimSun" w:hint="eastAsia"/>
          <w:color w:val="000000"/>
          <w:kern w:val="0"/>
          <w:sz w:val="20"/>
          <w:szCs w:val="20"/>
        </w:rPr>
        <w:t>刘绍亮</w:t>
      </w:r>
      <w:r>
        <w:rPr>
          <w:color w:val="000000"/>
          <w:kern w:val="0"/>
          <w:sz w:val="20"/>
          <w:szCs w:val="20"/>
        </w:rPr>
        <w:t xml:space="preserve">, </w:t>
      </w:r>
      <w:r>
        <w:rPr>
          <w:rFonts w:ascii="SimSun" w:cs="SimSun" w:hint="eastAsia"/>
          <w:color w:val="000000"/>
          <w:kern w:val="0"/>
          <w:sz w:val="20"/>
          <w:szCs w:val="20"/>
        </w:rPr>
        <w:t>周烃</w:t>
      </w:r>
      <w:r>
        <w:rPr>
          <w:color w:val="000000"/>
          <w:kern w:val="0"/>
          <w:sz w:val="20"/>
          <w:szCs w:val="20"/>
        </w:rPr>
        <w:t xml:space="preserve">, </w:t>
      </w:r>
      <w:r>
        <w:rPr>
          <w:rFonts w:ascii="SimSun" w:cs="SimSun" w:hint="eastAsia"/>
          <w:color w:val="000000"/>
          <w:kern w:val="0"/>
          <w:sz w:val="20"/>
          <w:szCs w:val="20"/>
        </w:rPr>
        <w:t>彭芳</w:t>
      </w:r>
      <w:r>
        <w:rPr>
          <w:color w:val="000000"/>
          <w:kern w:val="0"/>
          <w:sz w:val="20"/>
          <w:szCs w:val="20"/>
        </w:rPr>
        <w:t xml:space="preserve">, </w:t>
      </w:r>
      <w:r>
        <w:rPr>
          <w:rFonts w:ascii="SimSun" w:cs="SimSun" w:hint="eastAsia"/>
          <w:color w:val="000000"/>
          <w:kern w:val="0"/>
          <w:sz w:val="20"/>
          <w:szCs w:val="20"/>
        </w:rPr>
        <w:t>刘细梅</w:t>
      </w:r>
      <w:r>
        <w:rPr>
          <w:color w:val="000000"/>
          <w:kern w:val="0"/>
          <w:sz w:val="20"/>
          <w:szCs w:val="20"/>
        </w:rPr>
        <w:t xml:space="preserve">, </w:t>
      </w:r>
      <w:r>
        <w:rPr>
          <w:rFonts w:ascii="SimSun" w:cs="SimSun" w:hint="eastAsia"/>
          <w:color w:val="000000"/>
          <w:kern w:val="0"/>
          <w:sz w:val="20"/>
          <w:szCs w:val="20"/>
        </w:rPr>
        <w:t>李莉</w:t>
      </w:r>
      <w:r>
        <w:rPr>
          <w:color w:val="000000"/>
          <w:kern w:val="0"/>
          <w:sz w:val="20"/>
          <w:szCs w:val="20"/>
        </w:rPr>
        <w:t xml:space="preserve">,... </w:t>
      </w:r>
      <w:r>
        <w:rPr>
          <w:rFonts w:ascii="SimSun" w:cs="SimSun" w:hint="eastAsia"/>
          <w:color w:val="000000"/>
          <w:kern w:val="0"/>
          <w:sz w:val="20"/>
          <w:szCs w:val="20"/>
        </w:rPr>
        <w:t>蚁金瑶</w:t>
      </w:r>
      <w:r>
        <w:rPr>
          <w:color w:val="000000"/>
          <w:kern w:val="0"/>
          <w:sz w:val="20"/>
          <w:szCs w:val="20"/>
        </w:rPr>
        <w:t xml:space="preserve">. (2014). </w:t>
      </w:r>
      <w:r>
        <w:rPr>
          <w:rFonts w:ascii="SimSun" w:cs="SimSun" w:hint="eastAsia"/>
          <w:color w:val="000000"/>
          <w:kern w:val="0"/>
          <w:sz w:val="20"/>
          <w:szCs w:val="20"/>
        </w:rPr>
        <w:t>贝克抑郁量表第</w:t>
      </w:r>
      <w:r>
        <w:rPr>
          <w:color w:val="000000"/>
          <w:kern w:val="0"/>
          <w:sz w:val="20"/>
          <w:szCs w:val="20"/>
        </w:rPr>
        <w:t>2</w:t>
      </w:r>
      <w:r>
        <w:rPr>
          <w:rFonts w:ascii="SimSun" w:cs="SimSun" w:hint="eastAsia"/>
          <w:color w:val="000000"/>
          <w:kern w:val="0"/>
          <w:sz w:val="20"/>
          <w:szCs w:val="20"/>
        </w:rPr>
        <w:t>版中文版在青少年中的信效度</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460"/>
    </w:p>
    <w:p w14:paraId="1E092994" w14:textId="77777777" w:rsidR="00B1204C" w:rsidRDefault="00B1204C" w:rsidP="00B1204C">
      <w:pPr>
        <w:autoSpaceDE w:val="0"/>
        <w:autoSpaceDN w:val="0"/>
        <w:adjustRightInd w:val="0"/>
        <w:ind w:left="240" w:hanging="240"/>
        <w:rPr>
          <w:rFonts w:ascii="SimSun"/>
          <w:kern w:val="0"/>
          <w:szCs w:val="24"/>
        </w:rPr>
      </w:pPr>
      <w:bookmarkStart w:id="461" w:name="_neb6164C2F7_E8E4_4138_9EF8_CCBC2803D671"/>
      <w:r>
        <w:rPr>
          <w:rFonts w:ascii="SimSun" w:cs="SimSun" w:hint="eastAsia"/>
          <w:color w:val="000000"/>
          <w:kern w:val="0"/>
          <w:sz w:val="20"/>
          <w:szCs w:val="20"/>
        </w:rPr>
        <w:t>王振</w:t>
      </w:r>
      <w:r>
        <w:rPr>
          <w:color w:val="000000"/>
          <w:kern w:val="0"/>
          <w:sz w:val="20"/>
          <w:szCs w:val="20"/>
        </w:rPr>
        <w:t xml:space="preserve">, </w:t>
      </w:r>
      <w:r>
        <w:rPr>
          <w:rFonts w:ascii="SimSun" w:cs="SimSun" w:hint="eastAsia"/>
          <w:color w:val="000000"/>
          <w:kern w:val="0"/>
          <w:sz w:val="20"/>
          <w:szCs w:val="20"/>
        </w:rPr>
        <w:t>苑成梅</w:t>
      </w:r>
      <w:r>
        <w:rPr>
          <w:color w:val="000000"/>
          <w:kern w:val="0"/>
          <w:sz w:val="20"/>
          <w:szCs w:val="20"/>
        </w:rPr>
        <w:t xml:space="preserve">, </w:t>
      </w:r>
      <w:r>
        <w:rPr>
          <w:rFonts w:ascii="SimSun" w:cs="SimSun" w:hint="eastAsia"/>
          <w:color w:val="000000"/>
          <w:kern w:val="0"/>
          <w:sz w:val="20"/>
          <w:szCs w:val="20"/>
        </w:rPr>
        <w:t>黄佳</w:t>
      </w:r>
      <w:r>
        <w:rPr>
          <w:color w:val="000000"/>
          <w:kern w:val="0"/>
          <w:sz w:val="20"/>
          <w:szCs w:val="20"/>
        </w:rPr>
        <w:t xml:space="preserve">, </w:t>
      </w:r>
      <w:r>
        <w:rPr>
          <w:rFonts w:ascii="SimSun" w:cs="SimSun" w:hint="eastAsia"/>
          <w:color w:val="000000"/>
          <w:kern w:val="0"/>
          <w:sz w:val="20"/>
          <w:szCs w:val="20"/>
        </w:rPr>
        <w:t>李则挚</w:t>
      </w:r>
      <w:r>
        <w:rPr>
          <w:color w:val="000000"/>
          <w:kern w:val="0"/>
          <w:sz w:val="20"/>
          <w:szCs w:val="20"/>
        </w:rPr>
        <w:t xml:space="preserve">, </w:t>
      </w:r>
      <w:r>
        <w:rPr>
          <w:rFonts w:ascii="SimSun" w:cs="SimSun" w:hint="eastAsia"/>
          <w:color w:val="000000"/>
          <w:kern w:val="0"/>
          <w:sz w:val="20"/>
          <w:szCs w:val="20"/>
        </w:rPr>
        <w:t>陈珏</w:t>
      </w:r>
      <w:r>
        <w:rPr>
          <w:color w:val="000000"/>
          <w:kern w:val="0"/>
          <w:sz w:val="20"/>
          <w:szCs w:val="20"/>
        </w:rPr>
        <w:t xml:space="preserve">, </w:t>
      </w:r>
      <w:r>
        <w:rPr>
          <w:rFonts w:ascii="SimSun" w:cs="SimSun" w:hint="eastAsia"/>
          <w:color w:val="000000"/>
          <w:kern w:val="0"/>
          <w:sz w:val="20"/>
          <w:szCs w:val="20"/>
        </w:rPr>
        <w:t>张海音</w:t>
      </w:r>
      <w:r>
        <w:rPr>
          <w:color w:val="000000"/>
          <w:kern w:val="0"/>
          <w:sz w:val="20"/>
          <w:szCs w:val="20"/>
        </w:rPr>
        <w:t xml:space="preserve">,... </w:t>
      </w:r>
      <w:r>
        <w:rPr>
          <w:rFonts w:ascii="SimSun" w:cs="SimSun" w:hint="eastAsia"/>
          <w:color w:val="000000"/>
          <w:kern w:val="0"/>
          <w:sz w:val="20"/>
          <w:szCs w:val="20"/>
        </w:rPr>
        <w:t>肖泽萍</w:t>
      </w:r>
      <w:r>
        <w:rPr>
          <w:color w:val="000000"/>
          <w:kern w:val="0"/>
          <w:sz w:val="20"/>
          <w:szCs w:val="20"/>
        </w:rPr>
        <w:t xml:space="preserve">. (2011). </w:t>
      </w:r>
      <w:r>
        <w:rPr>
          <w:rFonts w:ascii="SimSun" w:cs="SimSun" w:hint="eastAsia"/>
          <w:color w:val="000000"/>
          <w:kern w:val="0"/>
          <w:sz w:val="20"/>
          <w:szCs w:val="20"/>
        </w:rPr>
        <w:t>贝克抑郁量表第</w:t>
      </w:r>
      <w:r>
        <w:rPr>
          <w:color w:val="000000"/>
          <w:kern w:val="0"/>
          <w:sz w:val="20"/>
          <w:szCs w:val="20"/>
        </w:rPr>
        <w:t>2</w:t>
      </w:r>
      <w:r>
        <w:rPr>
          <w:rFonts w:ascii="SimSun" w:cs="SimSun" w:hint="eastAsia"/>
          <w:color w:val="000000"/>
          <w:kern w:val="0"/>
          <w:sz w:val="20"/>
          <w:szCs w:val="20"/>
        </w:rPr>
        <w:t>版中文版在抑郁症患者中的信效度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461"/>
    </w:p>
    <w:p w14:paraId="608CCF88" w14:textId="77777777" w:rsidR="00B1204C" w:rsidRDefault="00B1204C" w:rsidP="00B1204C">
      <w:pPr>
        <w:autoSpaceDE w:val="0"/>
        <w:autoSpaceDN w:val="0"/>
        <w:adjustRightInd w:val="0"/>
        <w:ind w:left="240" w:hanging="240"/>
        <w:rPr>
          <w:rFonts w:ascii="SimSun"/>
          <w:kern w:val="0"/>
          <w:szCs w:val="24"/>
        </w:rPr>
      </w:pPr>
      <w:bookmarkStart w:id="462"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462"/>
    </w:p>
    <w:p w14:paraId="15027A29" w14:textId="77777777" w:rsidR="00B1204C" w:rsidRDefault="00B1204C" w:rsidP="00B1204C">
      <w:pPr>
        <w:autoSpaceDE w:val="0"/>
        <w:autoSpaceDN w:val="0"/>
        <w:adjustRightInd w:val="0"/>
        <w:ind w:left="240" w:hanging="240"/>
        <w:rPr>
          <w:rFonts w:ascii="SimSun"/>
          <w:kern w:val="0"/>
          <w:szCs w:val="24"/>
        </w:rPr>
      </w:pPr>
      <w:bookmarkStart w:id="463"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SimSun" w:cs="SimSun"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463"/>
    </w:p>
    <w:p w14:paraId="1B154400" w14:textId="77777777" w:rsidR="00B1204C" w:rsidRDefault="00B1204C" w:rsidP="00B1204C">
      <w:pPr>
        <w:autoSpaceDE w:val="0"/>
        <w:autoSpaceDN w:val="0"/>
        <w:adjustRightInd w:val="0"/>
        <w:ind w:left="240" w:hanging="240"/>
        <w:rPr>
          <w:rFonts w:ascii="SimSun"/>
          <w:kern w:val="0"/>
          <w:szCs w:val="24"/>
        </w:rPr>
      </w:pPr>
      <w:bookmarkStart w:id="464"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w:t>
      </w:r>
      <w:r>
        <w:rPr>
          <w:color w:val="000000"/>
          <w:kern w:val="0"/>
          <w:sz w:val="20"/>
          <w:szCs w:val="20"/>
        </w:rPr>
        <w:lastRenderedPageBreak/>
        <w:t xml:space="preserve">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464"/>
    </w:p>
    <w:p w14:paraId="19DE63F5" w14:textId="77777777" w:rsidR="00B1204C" w:rsidRDefault="00B1204C" w:rsidP="00B1204C">
      <w:pPr>
        <w:autoSpaceDE w:val="0"/>
        <w:autoSpaceDN w:val="0"/>
        <w:adjustRightInd w:val="0"/>
        <w:ind w:left="240" w:hanging="240"/>
        <w:rPr>
          <w:rFonts w:ascii="SimSun"/>
          <w:kern w:val="0"/>
          <w:szCs w:val="24"/>
        </w:rPr>
      </w:pPr>
      <w:bookmarkStart w:id="465"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465"/>
    </w:p>
    <w:p w14:paraId="03AD6B13" w14:textId="77777777" w:rsidR="00B1204C" w:rsidRDefault="00B1204C" w:rsidP="00B1204C">
      <w:pPr>
        <w:autoSpaceDE w:val="0"/>
        <w:autoSpaceDN w:val="0"/>
        <w:adjustRightInd w:val="0"/>
        <w:ind w:left="240" w:hanging="240"/>
        <w:rPr>
          <w:rFonts w:ascii="SimSun"/>
          <w:kern w:val="0"/>
          <w:szCs w:val="24"/>
        </w:rPr>
      </w:pPr>
      <w:bookmarkStart w:id="466" w:name="_neb1AC5D05C_E112_4045_A261_0A1AF027E29F"/>
      <w:r>
        <w:rPr>
          <w:color w:val="000000"/>
          <w:kern w:val="0"/>
          <w:sz w:val="20"/>
          <w:szCs w:val="20"/>
        </w:rPr>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466"/>
    </w:p>
    <w:p w14:paraId="2EF16CCE" w14:textId="77777777" w:rsidR="00B1204C" w:rsidRDefault="00B1204C" w:rsidP="00B1204C">
      <w:pPr>
        <w:autoSpaceDE w:val="0"/>
        <w:autoSpaceDN w:val="0"/>
        <w:adjustRightInd w:val="0"/>
        <w:ind w:left="240" w:hanging="240"/>
        <w:rPr>
          <w:rFonts w:ascii="SimSun"/>
          <w:kern w:val="0"/>
          <w:szCs w:val="24"/>
        </w:rPr>
      </w:pPr>
      <w:bookmarkStart w:id="467" w:name="_nebA3047FA3_B9A4_4388_99AB_1F520B7AC4AF"/>
      <w:r>
        <w:rPr>
          <w:rFonts w:ascii="SimSun" w:cs="SimSun" w:hint="eastAsia"/>
          <w:color w:val="000000"/>
          <w:kern w:val="0"/>
          <w:sz w:val="20"/>
          <w:szCs w:val="20"/>
        </w:rPr>
        <w:t>苑新群</w:t>
      </w:r>
      <w:r>
        <w:rPr>
          <w:color w:val="000000"/>
          <w:kern w:val="0"/>
          <w:sz w:val="20"/>
          <w:szCs w:val="20"/>
        </w:rPr>
        <w:t xml:space="preserve">. (2014). </w:t>
      </w:r>
      <w:r>
        <w:rPr>
          <w:rFonts w:ascii="SimSun" w:cs="SimSun" w:hint="eastAsia"/>
          <w:i/>
          <w:iCs/>
          <w:color w:val="000000"/>
          <w:kern w:val="0"/>
          <w:sz w:val="20"/>
          <w:szCs w:val="20"/>
        </w:rPr>
        <w:t>大学生媒体多任务与心理健康的关系</w:t>
      </w:r>
      <w:r>
        <w:rPr>
          <w:color w:val="000000"/>
          <w:kern w:val="0"/>
          <w:sz w:val="20"/>
          <w:szCs w:val="20"/>
        </w:rPr>
        <w:t xml:space="preserve">. </w:t>
      </w:r>
      <w:r>
        <w:rPr>
          <w:rFonts w:ascii="SimSun" w:cs="SimSun" w:hint="eastAsia"/>
          <w:color w:val="000000"/>
          <w:kern w:val="0"/>
          <w:sz w:val="20"/>
          <w:szCs w:val="20"/>
        </w:rPr>
        <w:t>首都师范大学</w:t>
      </w:r>
      <w:r>
        <w:rPr>
          <w:color w:val="000000"/>
          <w:kern w:val="0"/>
          <w:sz w:val="20"/>
          <w:szCs w:val="20"/>
        </w:rPr>
        <w:t>.</w:t>
      </w:r>
      <w:bookmarkEnd w:id="467"/>
    </w:p>
    <w:p w14:paraId="7EE7D773" w14:textId="77777777" w:rsidR="00B1204C" w:rsidRDefault="00B1204C" w:rsidP="00B1204C">
      <w:pPr>
        <w:autoSpaceDE w:val="0"/>
        <w:autoSpaceDN w:val="0"/>
        <w:adjustRightInd w:val="0"/>
        <w:ind w:left="240" w:hanging="240"/>
        <w:rPr>
          <w:rFonts w:ascii="SimSun"/>
          <w:kern w:val="0"/>
          <w:szCs w:val="24"/>
        </w:rPr>
      </w:pPr>
      <w:bookmarkStart w:id="468"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468"/>
    </w:p>
    <w:p w14:paraId="1F4154F5" w14:textId="77777777" w:rsidR="00B1204C" w:rsidRDefault="00B1204C" w:rsidP="00B1204C">
      <w:pPr>
        <w:autoSpaceDE w:val="0"/>
        <w:autoSpaceDN w:val="0"/>
        <w:adjustRightInd w:val="0"/>
        <w:ind w:left="240" w:hanging="240"/>
        <w:rPr>
          <w:rFonts w:ascii="SimSun"/>
          <w:kern w:val="0"/>
          <w:szCs w:val="24"/>
        </w:rPr>
      </w:pPr>
      <w:bookmarkStart w:id="469" w:name="_neb0D8E6FAA_870D_4A2F_8C9C_57F109CB1CA2"/>
      <w:r>
        <w:rPr>
          <w:rFonts w:ascii="SimSun" w:cs="SimSun" w:hint="eastAsia"/>
          <w:color w:val="000000"/>
          <w:kern w:val="0"/>
          <w:sz w:val="20"/>
          <w:szCs w:val="20"/>
        </w:rPr>
        <w:t>龚栩</w:t>
      </w:r>
      <w:r>
        <w:rPr>
          <w:color w:val="000000"/>
          <w:kern w:val="0"/>
          <w:sz w:val="20"/>
          <w:szCs w:val="20"/>
        </w:rPr>
        <w:t xml:space="preserve">, </w:t>
      </w:r>
      <w:r>
        <w:rPr>
          <w:rFonts w:ascii="SimSun" w:cs="SimSun" w:hint="eastAsia"/>
          <w:color w:val="000000"/>
          <w:kern w:val="0"/>
          <w:sz w:val="20"/>
          <w:szCs w:val="20"/>
        </w:rPr>
        <w:t>谢熹瑶</w:t>
      </w:r>
      <w:r>
        <w:rPr>
          <w:color w:val="000000"/>
          <w:kern w:val="0"/>
          <w:sz w:val="20"/>
          <w:szCs w:val="20"/>
        </w:rPr>
        <w:t xml:space="preserve">, </w:t>
      </w:r>
      <w:r>
        <w:rPr>
          <w:rFonts w:ascii="SimSun" w:cs="SimSun" w:hint="eastAsia"/>
          <w:color w:val="000000"/>
          <w:kern w:val="0"/>
          <w:sz w:val="20"/>
          <w:szCs w:val="20"/>
        </w:rPr>
        <w:t>徐蕊</w:t>
      </w:r>
      <w:r>
        <w:rPr>
          <w:color w:val="000000"/>
          <w:kern w:val="0"/>
          <w:sz w:val="20"/>
          <w:szCs w:val="20"/>
        </w:rPr>
        <w:t xml:space="preserve">, </w:t>
      </w:r>
      <w:r>
        <w:rPr>
          <w:rFonts w:ascii="SimSun" w:cs="SimSun" w:hint="eastAsia"/>
          <w:color w:val="000000"/>
          <w:kern w:val="0"/>
          <w:sz w:val="20"/>
          <w:szCs w:val="20"/>
        </w:rPr>
        <w:t>罗跃嘉</w:t>
      </w:r>
      <w:r>
        <w:rPr>
          <w:color w:val="000000"/>
          <w:kern w:val="0"/>
          <w:sz w:val="20"/>
          <w:szCs w:val="20"/>
        </w:rPr>
        <w:t xml:space="preserve">. (2010). </w:t>
      </w:r>
      <w:r>
        <w:rPr>
          <w:rFonts w:ascii="SimSun" w:cs="SimSun" w:hint="eastAsia"/>
          <w:color w:val="000000"/>
          <w:kern w:val="0"/>
          <w:sz w:val="20"/>
          <w:szCs w:val="20"/>
        </w:rPr>
        <w:t>抑郁</w:t>
      </w:r>
      <w:r>
        <w:rPr>
          <w:color w:val="000000"/>
          <w:kern w:val="0"/>
          <w:sz w:val="20"/>
          <w:szCs w:val="20"/>
        </w:rPr>
        <w:t>-</w:t>
      </w:r>
      <w:r>
        <w:rPr>
          <w:rFonts w:ascii="SimSun" w:cs="SimSun" w:hint="eastAsia"/>
          <w:color w:val="000000"/>
          <w:kern w:val="0"/>
          <w:sz w:val="20"/>
          <w:szCs w:val="20"/>
        </w:rPr>
        <w:t>焦虑</w:t>
      </w:r>
      <w:r>
        <w:rPr>
          <w:color w:val="000000"/>
          <w:kern w:val="0"/>
          <w:sz w:val="20"/>
          <w:szCs w:val="20"/>
        </w:rPr>
        <w:t>-</w:t>
      </w:r>
      <w:r>
        <w:rPr>
          <w:rFonts w:ascii="SimSun" w:cs="SimSun" w:hint="eastAsia"/>
          <w:color w:val="000000"/>
          <w:kern w:val="0"/>
          <w:sz w:val="20"/>
          <w:szCs w:val="20"/>
        </w:rPr>
        <w:t>压力量表简体中文版</w:t>
      </w:r>
      <w:r>
        <w:rPr>
          <w:color w:val="000000"/>
          <w:kern w:val="0"/>
          <w:sz w:val="20"/>
          <w:szCs w:val="20"/>
        </w:rPr>
        <w:t>(DASS-21)</w:t>
      </w:r>
      <w:r>
        <w:rPr>
          <w:rFonts w:ascii="SimSun" w:cs="SimSun" w:hint="eastAsia"/>
          <w:color w:val="000000"/>
          <w:kern w:val="0"/>
          <w:sz w:val="20"/>
          <w:szCs w:val="20"/>
        </w:rPr>
        <w:t>在中国大学生中的测试报告</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469"/>
    </w:p>
    <w:p w14:paraId="28651059" w14:textId="77777777" w:rsidR="00B1204C" w:rsidRDefault="00B1204C" w:rsidP="00B1204C">
      <w:pPr>
        <w:autoSpaceDE w:val="0"/>
        <w:autoSpaceDN w:val="0"/>
        <w:adjustRightInd w:val="0"/>
        <w:ind w:left="240" w:hanging="240"/>
        <w:rPr>
          <w:rFonts w:ascii="SimSun"/>
          <w:kern w:val="0"/>
          <w:szCs w:val="24"/>
        </w:rPr>
      </w:pPr>
      <w:bookmarkStart w:id="470" w:name="_neb733863E0_0E5C_40DA_9A68_5E5DDE642AB3"/>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李雪荣</w:t>
      </w:r>
      <w:r>
        <w:rPr>
          <w:color w:val="000000"/>
          <w:kern w:val="0"/>
          <w:sz w:val="20"/>
          <w:szCs w:val="20"/>
        </w:rPr>
        <w:t xml:space="preserve">, </w:t>
      </w:r>
      <w:r>
        <w:rPr>
          <w:rFonts w:ascii="SimSun" w:cs="SimSun" w:hint="eastAsia"/>
          <w:color w:val="000000"/>
          <w:kern w:val="0"/>
          <w:sz w:val="20"/>
          <w:szCs w:val="20"/>
        </w:rPr>
        <w:t>罗学荣</w:t>
      </w:r>
      <w:r>
        <w:rPr>
          <w:color w:val="000000"/>
          <w:kern w:val="0"/>
          <w:sz w:val="20"/>
          <w:szCs w:val="20"/>
        </w:rPr>
        <w:t xml:space="preserve">, </w:t>
      </w:r>
      <w:r>
        <w:rPr>
          <w:rFonts w:ascii="SimSun" w:cs="SimSun" w:hint="eastAsia"/>
          <w:color w:val="000000"/>
          <w:kern w:val="0"/>
          <w:sz w:val="20"/>
          <w:szCs w:val="20"/>
        </w:rPr>
        <w:t>万国斌</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(1998). Achenbach</w:t>
      </w:r>
      <w:r>
        <w:rPr>
          <w:rFonts w:ascii="SimSun" w:cs="SimSun" w:hint="eastAsia"/>
          <w:color w:val="000000"/>
          <w:kern w:val="0"/>
          <w:sz w:val="20"/>
          <w:szCs w:val="20"/>
        </w:rPr>
        <w:t>儿童行为量表的再标准化及效度检验</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(02), 4-6.</w:t>
      </w:r>
      <w:bookmarkEnd w:id="470"/>
    </w:p>
    <w:p w14:paraId="4830FBE6" w14:textId="77777777" w:rsidR="00B1204C" w:rsidRDefault="00B1204C" w:rsidP="00B1204C">
      <w:pPr>
        <w:autoSpaceDE w:val="0"/>
        <w:autoSpaceDN w:val="0"/>
        <w:adjustRightInd w:val="0"/>
        <w:ind w:left="240" w:hanging="240"/>
        <w:rPr>
          <w:rFonts w:ascii="SimSun"/>
          <w:kern w:val="0"/>
          <w:szCs w:val="24"/>
        </w:rPr>
      </w:pPr>
      <w:bookmarkStart w:id="471" w:name="_nebB20F749B_469B_455E_B781_B475F544E6C2"/>
      <w:r>
        <w:rPr>
          <w:rFonts w:ascii="SimSun" w:cs="SimSun" w:hint="eastAsia"/>
          <w:color w:val="000000"/>
          <w:kern w:val="0"/>
          <w:sz w:val="20"/>
          <w:szCs w:val="20"/>
        </w:rPr>
        <w:t>忻仁娥</w:t>
      </w:r>
      <w:r>
        <w:rPr>
          <w:color w:val="000000"/>
          <w:kern w:val="0"/>
          <w:sz w:val="20"/>
          <w:szCs w:val="20"/>
        </w:rPr>
        <w:t xml:space="preserve">. (1994). Achenbach </w:t>
      </w:r>
      <w:r>
        <w:rPr>
          <w:rFonts w:ascii="SimSun" w:cs="SimSun" w:hint="eastAsia"/>
          <w:color w:val="000000"/>
          <w:kern w:val="0"/>
          <w:sz w:val="20"/>
          <w:szCs w:val="20"/>
        </w:rPr>
        <w:t>儿童行为量表</w:t>
      </w:r>
      <w:r>
        <w:rPr>
          <w:color w:val="000000"/>
          <w:kern w:val="0"/>
          <w:sz w:val="20"/>
          <w:szCs w:val="20"/>
        </w:rPr>
        <w:t xml:space="preserve">( </w:t>
      </w:r>
      <w:r>
        <w:rPr>
          <w:rFonts w:ascii="SimSun" w:cs="SimSun" w:hint="eastAsia"/>
          <w:color w:val="000000"/>
          <w:kern w:val="0"/>
          <w:sz w:val="20"/>
          <w:szCs w:val="20"/>
        </w:rPr>
        <w:t>中国标准化</w:t>
      </w:r>
      <w:r>
        <w:rPr>
          <w:color w:val="000000"/>
          <w:kern w:val="0"/>
          <w:sz w:val="20"/>
          <w:szCs w:val="20"/>
        </w:rPr>
        <w:t xml:space="preserve">). </w:t>
      </w:r>
      <w:r>
        <w:rPr>
          <w:rFonts w:ascii="SimSun" w:cs="SimSun"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471"/>
    </w:p>
    <w:p w14:paraId="1A3C9108" w14:textId="77777777" w:rsidR="00B1204C" w:rsidRDefault="00B1204C" w:rsidP="00B1204C">
      <w:pPr>
        <w:autoSpaceDE w:val="0"/>
        <w:autoSpaceDN w:val="0"/>
        <w:adjustRightInd w:val="0"/>
        <w:ind w:left="240" w:hanging="240"/>
        <w:rPr>
          <w:rFonts w:ascii="SimSun"/>
          <w:kern w:val="0"/>
          <w:szCs w:val="24"/>
        </w:rPr>
      </w:pPr>
      <w:bookmarkStart w:id="472"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472"/>
    </w:p>
    <w:p w14:paraId="209497A8" w14:textId="77777777" w:rsidR="00B1204C" w:rsidRDefault="00B1204C" w:rsidP="00B1204C">
      <w:pPr>
        <w:autoSpaceDE w:val="0"/>
        <w:autoSpaceDN w:val="0"/>
        <w:adjustRightInd w:val="0"/>
        <w:ind w:left="240" w:hanging="240"/>
        <w:rPr>
          <w:rFonts w:ascii="SimSun"/>
          <w:kern w:val="0"/>
          <w:szCs w:val="24"/>
        </w:rPr>
      </w:pPr>
      <w:bookmarkStart w:id="473"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473"/>
    </w:p>
    <w:p w14:paraId="7F8AC0E6" w14:textId="77777777" w:rsidR="00B1204C" w:rsidRDefault="00B1204C" w:rsidP="00B1204C">
      <w:pPr>
        <w:autoSpaceDE w:val="0"/>
        <w:autoSpaceDN w:val="0"/>
        <w:adjustRightInd w:val="0"/>
        <w:ind w:left="240" w:hanging="240"/>
        <w:rPr>
          <w:rFonts w:ascii="SimSun"/>
          <w:kern w:val="0"/>
          <w:szCs w:val="24"/>
        </w:rPr>
      </w:pPr>
      <w:bookmarkStart w:id="474" w:name="_neb07DE1F3C_ECC6_414E_86C9_0F278DDE845E"/>
      <w:r>
        <w:rPr>
          <w:rFonts w:ascii="SimSun" w:cs="SimSun" w:hint="eastAsia"/>
          <w:color w:val="000000"/>
          <w:kern w:val="0"/>
          <w:sz w:val="20"/>
          <w:szCs w:val="20"/>
        </w:rPr>
        <w:t>曹枫林</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程培霞</w:t>
      </w:r>
      <w:r>
        <w:rPr>
          <w:color w:val="000000"/>
          <w:kern w:val="0"/>
          <w:sz w:val="20"/>
          <w:szCs w:val="20"/>
        </w:rPr>
        <w:t xml:space="preserve">. (2009). </w:t>
      </w:r>
      <w:r>
        <w:rPr>
          <w:rFonts w:ascii="SimSun" w:cs="SimSun" w:hint="eastAsia"/>
          <w:color w:val="000000"/>
          <w:kern w:val="0"/>
          <w:sz w:val="20"/>
          <w:szCs w:val="20"/>
        </w:rPr>
        <w:t>情绪问卷中文版用于中学生的信度和效度研究</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474"/>
    </w:p>
    <w:p w14:paraId="09173297" w14:textId="77777777" w:rsidR="00B1204C" w:rsidRDefault="00B1204C" w:rsidP="00B1204C">
      <w:pPr>
        <w:autoSpaceDE w:val="0"/>
        <w:autoSpaceDN w:val="0"/>
        <w:adjustRightInd w:val="0"/>
        <w:ind w:left="240" w:hanging="240"/>
        <w:rPr>
          <w:rFonts w:ascii="SimSun"/>
          <w:kern w:val="0"/>
          <w:szCs w:val="24"/>
        </w:rPr>
      </w:pPr>
      <w:bookmarkStart w:id="475" w:name="_neb05A24632_76E4_4B54_A679_2F7AEE041EAD"/>
      <w:r>
        <w:rPr>
          <w:rFonts w:ascii="SimSun" w:cs="SimSun" w:hint="eastAsia"/>
          <w:color w:val="000000"/>
          <w:kern w:val="0"/>
          <w:sz w:val="20"/>
          <w:szCs w:val="20"/>
        </w:rPr>
        <w:t>王极盛</w:t>
      </w:r>
      <w:r>
        <w:rPr>
          <w:color w:val="000000"/>
          <w:kern w:val="0"/>
          <w:sz w:val="20"/>
          <w:szCs w:val="20"/>
        </w:rPr>
        <w:t xml:space="preserve">, </w:t>
      </w:r>
      <w:r>
        <w:rPr>
          <w:rFonts w:ascii="SimSun" w:cs="SimSun" w:hint="eastAsia"/>
          <w:color w:val="000000"/>
          <w:kern w:val="0"/>
          <w:sz w:val="20"/>
          <w:szCs w:val="20"/>
        </w:rPr>
        <w:t>邱炳武</w:t>
      </w:r>
      <w:r>
        <w:rPr>
          <w:color w:val="000000"/>
          <w:kern w:val="0"/>
          <w:sz w:val="20"/>
          <w:szCs w:val="20"/>
        </w:rPr>
        <w:t xml:space="preserve">, </w:t>
      </w:r>
      <w:r>
        <w:rPr>
          <w:rFonts w:ascii="SimSun" w:cs="SimSun" w:hint="eastAsia"/>
          <w:color w:val="000000"/>
          <w:kern w:val="0"/>
          <w:sz w:val="20"/>
          <w:szCs w:val="20"/>
        </w:rPr>
        <w:t>赫尔实</w:t>
      </w:r>
      <w:r>
        <w:rPr>
          <w:color w:val="000000"/>
          <w:kern w:val="0"/>
          <w:sz w:val="20"/>
          <w:szCs w:val="20"/>
        </w:rPr>
        <w:t xml:space="preserve">. (1997). </w:t>
      </w:r>
      <w:r>
        <w:rPr>
          <w:rFonts w:ascii="SimSun" w:cs="SimSun" w:hint="eastAsia"/>
          <w:color w:val="000000"/>
          <w:kern w:val="0"/>
          <w:sz w:val="20"/>
          <w:szCs w:val="20"/>
        </w:rPr>
        <w:t>中学生抑郁量表的编制及其标准化</w:t>
      </w:r>
      <w:r>
        <w:rPr>
          <w:color w:val="000000"/>
          <w:kern w:val="0"/>
          <w:sz w:val="20"/>
          <w:szCs w:val="20"/>
        </w:rPr>
        <w:t xml:space="preserve">. </w:t>
      </w:r>
      <w:r>
        <w:rPr>
          <w:rFonts w:ascii="SimSun" w:cs="SimSun" w:hint="eastAsia"/>
          <w:i/>
          <w:iCs/>
          <w:color w:val="000000"/>
          <w:kern w:val="0"/>
          <w:sz w:val="20"/>
          <w:szCs w:val="20"/>
        </w:rPr>
        <w:t>社会心理科学</w:t>
      </w:r>
      <w:r>
        <w:rPr>
          <w:color w:val="000000"/>
          <w:kern w:val="0"/>
          <w:sz w:val="20"/>
          <w:szCs w:val="20"/>
        </w:rPr>
        <w:t>(3), 3.</w:t>
      </w:r>
      <w:bookmarkEnd w:id="475"/>
    </w:p>
    <w:p w14:paraId="59FC8838" w14:textId="77777777" w:rsidR="00B1204C" w:rsidRDefault="00B1204C" w:rsidP="00B1204C">
      <w:pPr>
        <w:autoSpaceDE w:val="0"/>
        <w:autoSpaceDN w:val="0"/>
        <w:adjustRightInd w:val="0"/>
        <w:ind w:left="240" w:hanging="240"/>
        <w:rPr>
          <w:rFonts w:ascii="SimSun"/>
          <w:kern w:val="0"/>
          <w:szCs w:val="24"/>
        </w:rPr>
      </w:pPr>
      <w:bookmarkStart w:id="476"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476"/>
    </w:p>
    <w:p w14:paraId="4802C37B" w14:textId="77777777" w:rsidR="00B1204C" w:rsidRDefault="00B1204C" w:rsidP="00B1204C">
      <w:pPr>
        <w:autoSpaceDE w:val="0"/>
        <w:autoSpaceDN w:val="0"/>
        <w:adjustRightInd w:val="0"/>
        <w:ind w:left="240" w:hanging="240"/>
        <w:rPr>
          <w:rFonts w:ascii="SimSun"/>
          <w:kern w:val="0"/>
          <w:szCs w:val="24"/>
        </w:rPr>
      </w:pPr>
      <w:bookmarkStart w:id="477"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477"/>
    </w:p>
    <w:p w14:paraId="2D12182E" w14:textId="77777777" w:rsidR="00B1204C" w:rsidRDefault="00B1204C" w:rsidP="00B1204C">
      <w:pPr>
        <w:autoSpaceDE w:val="0"/>
        <w:autoSpaceDN w:val="0"/>
        <w:adjustRightInd w:val="0"/>
        <w:ind w:left="240" w:hanging="240"/>
        <w:rPr>
          <w:rFonts w:ascii="SimSun"/>
          <w:kern w:val="0"/>
          <w:szCs w:val="24"/>
        </w:rPr>
      </w:pPr>
      <w:bookmarkStart w:id="478" w:name="_neb0CB28DC0_F9F7_43E6_B9B8_B151B5E72A01"/>
      <w:r>
        <w:rPr>
          <w:rFonts w:ascii="SimSun" w:cs="SimSun" w:hint="eastAsia"/>
          <w:color w:val="000000"/>
          <w:kern w:val="0"/>
          <w:sz w:val="20"/>
          <w:szCs w:val="20"/>
        </w:rPr>
        <w:t>楊雅惠</w:t>
      </w:r>
      <w:r>
        <w:rPr>
          <w:color w:val="000000"/>
          <w:kern w:val="0"/>
          <w:sz w:val="20"/>
          <w:szCs w:val="20"/>
        </w:rPr>
        <w:t xml:space="preserve">. (2003). </w:t>
      </w:r>
      <w:r>
        <w:rPr>
          <w:rFonts w:ascii="SimSun" w:cs="SimSun" w:hint="eastAsia"/>
          <w:color w:val="000000"/>
          <w:kern w:val="0"/>
          <w:sz w:val="20"/>
          <w:szCs w:val="20"/>
        </w:rPr>
        <w:t>依附</w:t>
      </w:r>
      <w:r>
        <w:rPr>
          <w:color w:val="000000"/>
          <w:kern w:val="0"/>
          <w:sz w:val="20"/>
          <w:szCs w:val="20"/>
        </w:rPr>
        <w:t>,</w:t>
      </w:r>
      <w:r>
        <w:rPr>
          <w:rFonts w:ascii="SimSun" w:cs="SimSun" w:hint="eastAsia"/>
          <w:color w:val="000000"/>
          <w:kern w:val="0"/>
          <w:sz w:val="20"/>
          <w:szCs w:val="20"/>
        </w:rPr>
        <w:t>負向情緒調適預期和壓力因應對情緒經驗的影響歷程之探討</w:t>
      </w:r>
      <w:r>
        <w:rPr>
          <w:color w:val="000000"/>
          <w:kern w:val="0"/>
          <w:sz w:val="20"/>
          <w:szCs w:val="20"/>
        </w:rPr>
        <w:t>:</w:t>
      </w:r>
      <w:r>
        <w:rPr>
          <w:rFonts w:ascii="SimSun" w:cs="SimSun" w:hint="eastAsia"/>
          <w:color w:val="000000"/>
          <w:kern w:val="0"/>
          <w:sz w:val="20"/>
          <w:szCs w:val="20"/>
        </w:rPr>
        <w:t>以大四學生的生涯抉擇壓力為例</w:t>
      </w:r>
      <w:r>
        <w:rPr>
          <w:color w:val="000000"/>
          <w:kern w:val="0"/>
          <w:sz w:val="20"/>
          <w:szCs w:val="20"/>
        </w:rPr>
        <w:t>.</w:t>
      </w:r>
      <w:bookmarkEnd w:id="478"/>
    </w:p>
    <w:p w14:paraId="2A367607" w14:textId="77777777" w:rsidR="00B1204C" w:rsidRDefault="00B1204C" w:rsidP="00B1204C">
      <w:pPr>
        <w:autoSpaceDE w:val="0"/>
        <w:autoSpaceDN w:val="0"/>
        <w:adjustRightInd w:val="0"/>
        <w:ind w:left="240" w:hanging="240"/>
        <w:rPr>
          <w:rFonts w:ascii="SimSun"/>
          <w:kern w:val="0"/>
          <w:szCs w:val="24"/>
        </w:rPr>
      </w:pPr>
      <w:bookmarkStart w:id="479"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479"/>
    </w:p>
    <w:p w14:paraId="065AB1CE" w14:textId="77777777" w:rsidR="00B1204C" w:rsidRDefault="00B1204C" w:rsidP="00B1204C">
      <w:pPr>
        <w:autoSpaceDE w:val="0"/>
        <w:autoSpaceDN w:val="0"/>
        <w:adjustRightInd w:val="0"/>
        <w:ind w:left="240" w:hanging="240"/>
        <w:rPr>
          <w:rFonts w:ascii="SimSun"/>
          <w:kern w:val="0"/>
          <w:szCs w:val="24"/>
        </w:rPr>
      </w:pPr>
      <w:bookmarkStart w:id="480" w:name="_neb8BC6EE95_0989_45E2_A5A1_736E97564420"/>
      <w:r>
        <w:rPr>
          <w:color w:val="000000"/>
          <w:kern w:val="0"/>
          <w:sz w:val="20"/>
          <w:szCs w:val="20"/>
        </w:rPr>
        <w:t>Li, L. W., Liu, J., Xu, H., &amp; Zhang, Z. (2016). Understanding rural</w:t>
      </w:r>
      <w:r>
        <w:rPr>
          <w:rFonts w:ascii="SimSun" w:cs="SimSun"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480"/>
    </w:p>
    <w:p w14:paraId="6063D558" w14:textId="77777777" w:rsidR="00B1204C" w:rsidRDefault="00B1204C" w:rsidP="00B1204C">
      <w:pPr>
        <w:autoSpaceDE w:val="0"/>
        <w:autoSpaceDN w:val="0"/>
        <w:adjustRightInd w:val="0"/>
        <w:ind w:left="240" w:hanging="240"/>
        <w:rPr>
          <w:rFonts w:ascii="SimSun"/>
          <w:kern w:val="0"/>
          <w:szCs w:val="24"/>
        </w:rPr>
      </w:pPr>
      <w:bookmarkStart w:id="481" w:name="_nebE5116861_3CC0_4833_8741_8F015FCED59E"/>
      <w:r>
        <w:rPr>
          <w:rFonts w:ascii="SimSun" w:cs="SimSun" w:hint="eastAsia"/>
          <w:color w:val="000000"/>
          <w:kern w:val="0"/>
          <w:sz w:val="20"/>
          <w:szCs w:val="20"/>
        </w:rPr>
        <w:lastRenderedPageBreak/>
        <w:t>张宝山</w:t>
      </w:r>
      <w:r>
        <w:rPr>
          <w:color w:val="000000"/>
          <w:kern w:val="0"/>
          <w:sz w:val="20"/>
          <w:szCs w:val="20"/>
        </w:rPr>
        <w:t xml:space="preserve">, </w:t>
      </w:r>
      <w:r>
        <w:rPr>
          <w:rFonts w:ascii="SimSun" w:cs="SimSun" w:hint="eastAsia"/>
          <w:color w:val="000000"/>
          <w:kern w:val="0"/>
          <w:sz w:val="20"/>
          <w:szCs w:val="20"/>
        </w:rPr>
        <w:t>李娟</w:t>
      </w:r>
      <w:r>
        <w:rPr>
          <w:color w:val="000000"/>
          <w:kern w:val="0"/>
          <w:sz w:val="20"/>
          <w:szCs w:val="20"/>
        </w:rPr>
        <w:t xml:space="preserve">. (2011). </w:t>
      </w:r>
      <w:r>
        <w:rPr>
          <w:rFonts w:ascii="SimSun" w:cs="SimSun" w:hint="eastAsia"/>
          <w:color w:val="000000"/>
          <w:kern w:val="0"/>
          <w:sz w:val="20"/>
          <w:szCs w:val="20"/>
        </w:rPr>
        <w:t>简版流调中心抑郁量表在全国成年人群中的信效度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481"/>
    </w:p>
    <w:p w14:paraId="70FC82EF" w14:textId="77777777" w:rsidR="00B1204C" w:rsidRDefault="00B1204C" w:rsidP="00B1204C">
      <w:pPr>
        <w:autoSpaceDE w:val="0"/>
        <w:autoSpaceDN w:val="0"/>
        <w:adjustRightInd w:val="0"/>
        <w:ind w:left="240" w:hanging="240"/>
        <w:rPr>
          <w:rFonts w:ascii="SimSun"/>
          <w:kern w:val="0"/>
          <w:szCs w:val="24"/>
        </w:rPr>
      </w:pPr>
      <w:bookmarkStart w:id="482"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482"/>
    </w:p>
    <w:p w14:paraId="2237EF3B" w14:textId="77777777" w:rsidR="00B1204C" w:rsidRDefault="00B1204C" w:rsidP="00B1204C">
      <w:pPr>
        <w:autoSpaceDE w:val="0"/>
        <w:autoSpaceDN w:val="0"/>
        <w:adjustRightInd w:val="0"/>
        <w:ind w:left="240" w:hanging="240"/>
        <w:rPr>
          <w:rFonts w:ascii="SimSun"/>
          <w:kern w:val="0"/>
          <w:szCs w:val="24"/>
        </w:rPr>
      </w:pPr>
      <w:bookmarkStart w:id="483"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483"/>
    </w:p>
    <w:p w14:paraId="56E16D32" w14:textId="77777777" w:rsidR="00B1204C" w:rsidRDefault="00B1204C" w:rsidP="00B1204C">
      <w:pPr>
        <w:autoSpaceDE w:val="0"/>
        <w:autoSpaceDN w:val="0"/>
        <w:adjustRightInd w:val="0"/>
        <w:ind w:left="240" w:hanging="240"/>
        <w:rPr>
          <w:rFonts w:ascii="SimSun"/>
          <w:kern w:val="0"/>
          <w:szCs w:val="24"/>
        </w:rPr>
      </w:pPr>
      <w:bookmarkStart w:id="484" w:name="_neb45A9812E_EF98_419B_A13C_B2204C7C4202"/>
      <w:r>
        <w:rPr>
          <w:rFonts w:ascii="SimSun" w:cs="SimSun" w:hint="eastAsia"/>
          <w:color w:val="000000"/>
          <w:kern w:val="0"/>
          <w:sz w:val="20"/>
          <w:szCs w:val="20"/>
        </w:rPr>
        <w:t>汤毓华</w:t>
      </w:r>
      <w:r>
        <w:rPr>
          <w:color w:val="000000"/>
          <w:kern w:val="0"/>
          <w:sz w:val="20"/>
          <w:szCs w:val="20"/>
        </w:rPr>
        <w:t xml:space="preserve">, </w:t>
      </w:r>
      <w:r>
        <w:rPr>
          <w:rFonts w:ascii="SimSun" w:cs="SimSun" w:hint="eastAsia"/>
          <w:color w:val="000000"/>
          <w:kern w:val="0"/>
          <w:sz w:val="20"/>
          <w:szCs w:val="20"/>
        </w:rPr>
        <w:t>张明园</w:t>
      </w:r>
      <w:r>
        <w:rPr>
          <w:color w:val="000000"/>
          <w:kern w:val="0"/>
          <w:sz w:val="20"/>
          <w:szCs w:val="20"/>
        </w:rPr>
        <w:t xml:space="preserve">. (1984). </w:t>
      </w:r>
      <w:r>
        <w:rPr>
          <w:rFonts w:ascii="SimSun" w:cs="SimSun" w:hint="eastAsia"/>
          <w:color w:val="000000"/>
          <w:kern w:val="0"/>
          <w:sz w:val="20"/>
          <w:szCs w:val="20"/>
        </w:rPr>
        <w:t>汉密顿抑郁量表</w:t>
      </w:r>
      <w:r>
        <w:rPr>
          <w:color w:val="000000"/>
          <w:kern w:val="0"/>
          <w:sz w:val="20"/>
          <w:szCs w:val="20"/>
        </w:rPr>
        <w:t xml:space="preserve">(HAMD). </w:t>
      </w:r>
      <w:r>
        <w:rPr>
          <w:rFonts w:ascii="SimSun" w:cs="SimSun" w:hint="eastAsia"/>
          <w:i/>
          <w:iCs/>
          <w:color w:val="000000"/>
          <w:kern w:val="0"/>
          <w:sz w:val="20"/>
          <w:szCs w:val="20"/>
        </w:rPr>
        <w:t>上海精神医学</w:t>
      </w:r>
      <w:r>
        <w:rPr>
          <w:color w:val="000000"/>
          <w:kern w:val="0"/>
          <w:sz w:val="20"/>
          <w:szCs w:val="20"/>
        </w:rPr>
        <w:t>(02), 61-64.</w:t>
      </w:r>
      <w:bookmarkEnd w:id="484"/>
    </w:p>
    <w:p w14:paraId="2126EAF0" w14:textId="77777777" w:rsidR="00B1204C" w:rsidRDefault="00B1204C" w:rsidP="00B1204C">
      <w:pPr>
        <w:autoSpaceDE w:val="0"/>
        <w:autoSpaceDN w:val="0"/>
        <w:adjustRightInd w:val="0"/>
        <w:ind w:left="240" w:hanging="240"/>
        <w:rPr>
          <w:rFonts w:ascii="SimSun"/>
          <w:kern w:val="0"/>
          <w:szCs w:val="24"/>
        </w:rPr>
      </w:pPr>
      <w:bookmarkStart w:id="485" w:name="_nebB3C012B0_AB34_477E_9BBF_BFE94A35C08C"/>
      <w:r>
        <w:rPr>
          <w:rFonts w:ascii="SimSun" w:cs="SimSun" w:hint="eastAsia"/>
          <w:color w:val="000000"/>
          <w:kern w:val="0"/>
          <w:sz w:val="20"/>
          <w:szCs w:val="20"/>
        </w:rPr>
        <w:t>周慧鸣</w:t>
      </w:r>
      <w:r>
        <w:rPr>
          <w:color w:val="000000"/>
          <w:kern w:val="0"/>
          <w:sz w:val="20"/>
          <w:szCs w:val="20"/>
        </w:rPr>
        <w:t xml:space="preserve">, </w:t>
      </w:r>
      <w:r>
        <w:rPr>
          <w:rFonts w:ascii="SimSun" w:cs="SimSun" w:hint="eastAsia"/>
          <w:color w:val="000000"/>
          <w:kern w:val="0"/>
          <w:sz w:val="20"/>
          <w:szCs w:val="20"/>
        </w:rPr>
        <w:t>郝楠</w:t>
      </w:r>
      <w:r>
        <w:rPr>
          <w:color w:val="000000"/>
          <w:kern w:val="0"/>
          <w:sz w:val="20"/>
          <w:szCs w:val="20"/>
        </w:rPr>
        <w:t xml:space="preserve">, </w:t>
      </w:r>
      <w:r>
        <w:rPr>
          <w:rFonts w:ascii="SimSun" w:cs="SimSun" w:hint="eastAsia"/>
          <w:color w:val="000000"/>
          <w:kern w:val="0"/>
          <w:sz w:val="20"/>
          <w:szCs w:val="20"/>
        </w:rPr>
        <w:t>杜亚松</w:t>
      </w:r>
      <w:r>
        <w:rPr>
          <w:color w:val="000000"/>
          <w:kern w:val="0"/>
          <w:sz w:val="20"/>
          <w:szCs w:val="20"/>
        </w:rPr>
        <w:t xml:space="preserve">, </w:t>
      </w:r>
      <w:r>
        <w:rPr>
          <w:rFonts w:ascii="SimSun" w:cs="SimSun" w:hint="eastAsia"/>
          <w:color w:val="000000"/>
          <w:kern w:val="0"/>
          <w:sz w:val="20"/>
          <w:szCs w:val="20"/>
        </w:rPr>
        <w:t>刘艳玉</w:t>
      </w:r>
      <w:r>
        <w:rPr>
          <w:color w:val="000000"/>
          <w:kern w:val="0"/>
          <w:sz w:val="20"/>
          <w:szCs w:val="20"/>
        </w:rPr>
        <w:t xml:space="preserve">, </w:t>
      </w:r>
      <w:r>
        <w:rPr>
          <w:rFonts w:ascii="SimSun" w:cs="SimSun" w:hint="eastAsia"/>
          <w:color w:val="000000"/>
          <w:kern w:val="0"/>
          <w:sz w:val="20"/>
          <w:szCs w:val="20"/>
        </w:rPr>
        <w:t>隋雨彤</w:t>
      </w:r>
      <w:r>
        <w:rPr>
          <w:color w:val="000000"/>
          <w:kern w:val="0"/>
          <w:sz w:val="20"/>
          <w:szCs w:val="20"/>
        </w:rPr>
        <w:t xml:space="preserve">, </w:t>
      </w:r>
      <w:r>
        <w:rPr>
          <w:rFonts w:ascii="SimSun" w:cs="SimSun" w:hint="eastAsia"/>
          <w:color w:val="000000"/>
          <w:kern w:val="0"/>
          <w:sz w:val="20"/>
          <w:szCs w:val="20"/>
        </w:rPr>
        <w:t>王艳华</w:t>
      </w:r>
      <w:r>
        <w:rPr>
          <w:color w:val="000000"/>
          <w:kern w:val="0"/>
          <w:sz w:val="20"/>
          <w:szCs w:val="20"/>
        </w:rPr>
        <w:t xml:space="preserve">,... KUTCHER Stanley. (2015). </w:t>
      </w:r>
      <w:r>
        <w:rPr>
          <w:rFonts w:ascii="SimSun" w:cs="SimSun" w:hint="eastAsia"/>
          <w:color w:val="000000"/>
          <w:kern w:val="0"/>
          <w:sz w:val="20"/>
          <w:szCs w:val="20"/>
        </w:rPr>
        <w:t>中文版</w:t>
      </w:r>
      <w:r>
        <w:rPr>
          <w:color w:val="000000"/>
          <w:kern w:val="0"/>
          <w:sz w:val="20"/>
          <w:szCs w:val="20"/>
        </w:rPr>
        <w:t>Kutcher</w:t>
      </w:r>
      <w:r>
        <w:rPr>
          <w:rFonts w:ascii="SimSun" w:cs="SimSun" w:hint="eastAsia"/>
          <w:color w:val="000000"/>
          <w:kern w:val="0"/>
          <w:sz w:val="20"/>
          <w:szCs w:val="20"/>
        </w:rPr>
        <w:t>青少年抑郁量表测评青少年样本的效度与信度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485"/>
    </w:p>
    <w:p w14:paraId="6D0FAF82" w14:textId="77777777" w:rsidR="00B1204C" w:rsidRDefault="00B1204C" w:rsidP="00B1204C">
      <w:pPr>
        <w:autoSpaceDE w:val="0"/>
        <w:autoSpaceDN w:val="0"/>
        <w:adjustRightInd w:val="0"/>
        <w:ind w:left="240" w:hanging="240"/>
        <w:rPr>
          <w:rFonts w:ascii="SimSun"/>
          <w:kern w:val="0"/>
          <w:szCs w:val="24"/>
        </w:rPr>
      </w:pPr>
      <w:bookmarkStart w:id="486"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486"/>
    </w:p>
    <w:p w14:paraId="0DCD0285" w14:textId="77777777" w:rsidR="00B1204C" w:rsidRDefault="00B1204C" w:rsidP="00B1204C">
      <w:pPr>
        <w:autoSpaceDE w:val="0"/>
        <w:autoSpaceDN w:val="0"/>
        <w:adjustRightInd w:val="0"/>
        <w:ind w:left="240" w:hanging="240"/>
        <w:rPr>
          <w:rFonts w:ascii="SimSun"/>
          <w:kern w:val="0"/>
          <w:szCs w:val="24"/>
        </w:rPr>
      </w:pPr>
      <w:bookmarkStart w:id="487" w:name="_neb151D301C_1761_4B7A_B25A_4345B02CC3C5"/>
      <w:r>
        <w:rPr>
          <w:rFonts w:ascii="SimSun" w:cs="SimSun" w:hint="eastAsia"/>
          <w:color w:val="000000"/>
          <w:kern w:val="0"/>
          <w:sz w:val="20"/>
          <w:szCs w:val="20"/>
        </w:rPr>
        <w:t>程培霞</w:t>
      </w:r>
      <w:r>
        <w:rPr>
          <w:color w:val="000000"/>
          <w:kern w:val="0"/>
          <w:sz w:val="20"/>
          <w:szCs w:val="20"/>
        </w:rPr>
        <w:t xml:space="preserve">, </w:t>
      </w:r>
      <w:r>
        <w:rPr>
          <w:rFonts w:ascii="SimSun" w:cs="SimSun" w:hint="eastAsia"/>
          <w:color w:val="000000"/>
          <w:kern w:val="0"/>
          <w:sz w:val="20"/>
          <w:szCs w:val="20"/>
        </w:rPr>
        <w:t>曹枫林</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(2009). </w:t>
      </w:r>
      <w:r>
        <w:rPr>
          <w:rFonts w:ascii="SimSun" w:cs="SimSun" w:hint="eastAsia"/>
          <w:color w:val="000000"/>
          <w:kern w:val="0"/>
          <w:sz w:val="20"/>
          <w:szCs w:val="20"/>
        </w:rPr>
        <w:t>简化情绪量表中文版用于中学生的信度和效度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487"/>
    </w:p>
    <w:p w14:paraId="0CE65833" w14:textId="77777777" w:rsidR="00B1204C" w:rsidRDefault="00B1204C" w:rsidP="00B1204C">
      <w:pPr>
        <w:autoSpaceDE w:val="0"/>
        <w:autoSpaceDN w:val="0"/>
        <w:adjustRightInd w:val="0"/>
        <w:ind w:left="240" w:hanging="240"/>
        <w:rPr>
          <w:rFonts w:ascii="SimSun"/>
          <w:kern w:val="0"/>
          <w:szCs w:val="24"/>
        </w:rPr>
      </w:pPr>
      <w:bookmarkStart w:id="488"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488"/>
    </w:p>
    <w:p w14:paraId="7BD2529F" w14:textId="77777777" w:rsidR="00B1204C" w:rsidRDefault="00B1204C" w:rsidP="00B1204C">
      <w:pPr>
        <w:autoSpaceDE w:val="0"/>
        <w:autoSpaceDN w:val="0"/>
        <w:adjustRightInd w:val="0"/>
        <w:ind w:left="240" w:hanging="240"/>
        <w:rPr>
          <w:rFonts w:ascii="SimSun"/>
          <w:kern w:val="0"/>
          <w:szCs w:val="24"/>
        </w:rPr>
      </w:pPr>
      <w:bookmarkStart w:id="489" w:name="_neb58D5E16F_75E6_4016_BF19_BAC0444E599E"/>
      <w:r>
        <w:rPr>
          <w:color w:val="000000"/>
          <w:kern w:val="0"/>
          <w:sz w:val="20"/>
          <w:szCs w:val="20"/>
        </w:rPr>
        <w:t>Huang, Q., Li, Y., Huang, S., Qi, J., Shao, T., Chen, X., ... Cai, Y. (2020). Smartphone use and sleep quality in chinese college students: a preliminary study. Front Psychiatry 11: 1</w:t>
      </w:r>
      <w:r>
        <w:rPr>
          <w:rFonts w:ascii="SimSun" w:cs="SimSun" w:hint="eastAsia"/>
          <w:color w:val="000000"/>
          <w:kern w:val="0"/>
          <w:sz w:val="20"/>
          <w:szCs w:val="20"/>
        </w:rPr>
        <w:t>–</w:t>
      </w:r>
      <w:r>
        <w:rPr>
          <w:color w:val="000000"/>
          <w:kern w:val="0"/>
          <w:sz w:val="20"/>
          <w:szCs w:val="20"/>
        </w:rPr>
        <w:t>7.</w:t>
      </w:r>
      <w:bookmarkEnd w:id="489"/>
    </w:p>
    <w:p w14:paraId="4EB8A382" w14:textId="77777777" w:rsidR="00B1204C" w:rsidRDefault="00B1204C" w:rsidP="00B1204C">
      <w:pPr>
        <w:autoSpaceDE w:val="0"/>
        <w:autoSpaceDN w:val="0"/>
        <w:adjustRightInd w:val="0"/>
        <w:ind w:left="240" w:hanging="240"/>
        <w:rPr>
          <w:rFonts w:ascii="SimSun"/>
          <w:kern w:val="0"/>
          <w:szCs w:val="24"/>
        </w:rPr>
      </w:pPr>
      <w:bookmarkStart w:id="490" w:name="_neb1D5A17CB_98B6_4C32_8FE8_1A693FCD0657"/>
      <w:r>
        <w:rPr>
          <w:rFonts w:ascii="SimSun" w:cs="SimSun" w:hint="eastAsia"/>
          <w:color w:val="000000"/>
          <w:kern w:val="0"/>
          <w:sz w:val="20"/>
          <w:szCs w:val="20"/>
        </w:rPr>
        <w:t>张华</w:t>
      </w:r>
      <w:r>
        <w:rPr>
          <w:color w:val="000000"/>
          <w:kern w:val="0"/>
          <w:sz w:val="20"/>
          <w:szCs w:val="20"/>
        </w:rPr>
        <w:t xml:space="preserve">. (2021). </w:t>
      </w:r>
      <w:r>
        <w:rPr>
          <w:rFonts w:ascii="SimSun" w:cs="SimSun" w:hint="eastAsia"/>
          <w:i/>
          <w:iCs/>
          <w:color w:val="000000"/>
          <w:kern w:val="0"/>
          <w:sz w:val="20"/>
          <w:szCs w:val="20"/>
        </w:rPr>
        <w:t>散打运动对大学生心理健康影响的教学实验研究</w:t>
      </w:r>
      <w:r>
        <w:rPr>
          <w:color w:val="000000"/>
          <w:kern w:val="0"/>
          <w:sz w:val="20"/>
          <w:szCs w:val="20"/>
        </w:rPr>
        <w:t xml:space="preserve">. </w:t>
      </w:r>
      <w:r>
        <w:rPr>
          <w:rFonts w:ascii="SimSun" w:cs="SimSun" w:hint="eastAsia"/>
          <w:color w:val="000000"/>
          <w:kern w:val="0"/>
          <w:sz w:val="20"/>
          <w:szCs w:val="20"/>
        </w:rPr>
        <w:t>河北师范大学</w:t>
      </w:r>
      <w:r>
        <w:rPr>
          <w:color w:val="000000"/>
          <w:kern w:val="0"/>
          <w:sz w:val="20"/>
          <w:szCs w:val="20"/>
        </w:rPr>
        <w:t>.</w:t>
      </w:r>
      <w:bookmarkEnd w:id="490"/>
    </w:p>
    <w:p w14:paraId="1C6594E9" w14:textId="77777777" w:rsidR="00B1204C" w:rsidRDefault="00B1204C" w:rsidP="00B1204C">
      <w:pPr>
        <w:autoSpaceDE w:val="0"/>
        <w:autoSpaceDN w:val="0"/>
        <w:adjustRightInd w:val="0"/>
        <w:ind w:left="240" w:hanging="240"/>
        <w:rPr>
          <w:rFonts w:ascii="SimSun"/>
          <w:kern w:val="0"/>
          <w:szCs w:val="24"/>
        </w:rPr>
      </w:pPr>
      <w:bookmarkStart w:id="491" w:name="_neb865913FD_C8BF_4525_BC39_42E7F777608A"/>
      <w:r>
        <w:rPr>
          <w:rFonts w:ascii="SimSun" w:cs="SimSun" w:hint="eastAsia"/>
          <w:color w:val="000000"/>
          <w:kern w:val="0"/>
          <w:sz w:val="20"/>
          <w:szCs w:val="20"/>
        </w:rPr>
        <w:t>刘豫鑫</w:t>
      </w:r>
      <w:r>
        <w:rPr>
          <w:color w:val="000000"/>
          <w:kern w:val="0"/>
          <w:sz w:val="20"/>
          <w:szCs w:val="20"/>
        </w:rPr>
        <w:t xml:space="preserve">, </w:t>
      </w:r>
      <w:r>
        <w:rPr>
          <w:rFonts w:ascii="SimSun" w:cs="SimSun" w:hint="eastAsia"/>
          <w:color w:val="000000"/>
          <w:kern w:val="0"/>
          <w:sz w:val="20"/>
          <w:szCs w:val="20"/>
        </w:rPr>
        <w:t>刘津</w:t>
      </w:r>
      <w:r>
        <w:rPr>
          <w:color w:val="000000"/>
          <w:kern w:val="0"/>
          <w:sz w:val="20"/>
          <w:szCs w:val="20"/>
        </w:rPr>
        <w:t xml:space="preserve">, </w:t>
      </w:r>
      <w:r>
        <w:rPr>
          <w:rFonts w:ascii="SimSun" w:cs="SimSun" w:hint="eastAsia"/>
          <w:color w:val="000000"/>
          <w:kern w:val="0"/>
          <w:sz w:val="20"/>
          <w:szCs w:val="20"/>
        </w:rPr>
        <w:t>王玉凤</w:t>
      </w:r>
      <w:r>
        <w:rPr>
          <w:color w:val="000000"/>
          <w:kern w:val="0"/>
          <w:sz w:val="20"/>
          <w:szCs w:val="20"/>
        </w:rPr>
        <w:t xml:space="preserve">. (2010). </w:t>
      </w:r>
      <w:r>
        <w:rPr>
          <w:rFonts w:ascii="SimSun" w:cs="SimSun" w:hint="eastAsia"/>
          <w:color w:val="000000"/>
          <w:kern w:val="0"/>
          <w:sz w:val="20"/>
          <w:szCs w:val="20"/>
        </w:rPr>
        <w:t>简明儿童少年国际神经精神访谈</w:t>
      </w:r>
      <w:r>
        <w:rPr>
          <w:color w:val="000000"/>
          <w:kern w:val="0"/>
          <w:sz w:val="20"/>
          <w:szCs w:val="20"/>
        </w:rPr>
        <w:t>(</w:t>
      </w:r>
      <w:r>
        <w:rPr>
          <w:rFonts w:ascii="SimSun" w:cs="SimSun" w:hint="eastAsia"/>
          <w:color w:val="000000"/>
          <w:kern w:val="0"/>
          <w:sz w:val="20"/>
          <w:szCs w:val="20"/>
        </w:rPr>
        <w:t>父母版</w:t>
      </w:r>
      <w:r>
        <w:rPr>
          <w:color w:val="000000"/>
          <w:kern w:val="0"/>
          <w:sz w:val="20"/>
          <w:szCs w:val="20"/>
        </w:rPr>
        <w:t>)</w:t>
      </w:r>
      <w:r>
        <w:rPr>
          <w:rFonts w:ascii="SimSun" w:cs="SimSun" w:hint="eastAsia"/>
          <w:color w:val="000000"/>
          <w:kern w:val="0"/>
          <w:sz w:val="20"/>
          <w:szCs w:val="20"/>
        </w:rPr>
        <w:t>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491"/>
    </w:p>
    <w:p w14:paraId="000E6A97" w14:textId="77777777" w:rsidR="00B1204C" w:rsidRDefault="00B1204C" w:rsidP="00B1204C">
      <w:pPr>
        <w:autoSpaceDE w:val="0"/>
        <w:autoSpaceDN w:val="0"/>
        <w:adjustRightInd w:val="0"/>
        <w:ind w:left="240" w:hanging="240"/>
        <w:rPr>
          <w:rFonts w:ascii="SimSun"/>
          <w:kern w:val="0"/>
          <w:szCs w:val="24"/>
        </w:rPr>
      </w:pPr>
      <w:bookmarkStart w:id="492" w:name="_neb764F2AC9_DB6D_4869_96B8_54F025AA7BAE"/>
      <w:r>
        <w:rPr>
          <w:rFonts w:ascii="SimSun" w:cs="SimSun" w:hint="eastAsia"/>
          <w:color w:val="000000"/>
          <w:kern w:val="0"/>
          <w:sz w:val="20"/>
          <w:szCs w:val="20"/>
        </w:rPr>
        <w:t>刘豫鑫</w:t>
      </w:r>
      <w:r>
        <w:rPr>
          <w:color w:val="000000"/>
          <w:kern w:val="0"/>
          <w:sz w:val="20"/>
          <w:szCs w:val="20"/>
        </w:rPr>
        <w:t xml:space="preserve">, </w:t>
      </w:r>
      <w:r>
        <w:rPr>
          <w:rFonts w:ascii="SimSun" w:cs="SimSun" w:hint="eastAsia"/>
          <w:color w:val="000000"/>
          <w:kern w:val="0"/>
          <w:sz w:val="20"/>
          <w:szCs w:val="20"/>
        </w:rPr>
        <w:t>刘津</w:t>
      </w:r>
      <w:r>
        <w:rPr>
          <w:color w:val="000000"/>
          <w:kern w:val="0"/>
          <w:sz w:val="20"/>
          <w:szCs w:val="20"/>
        </w:rPr>
        <w:t xml:space="preserve">, </w:t>
      </w:r>
      <w:r>
        <w:rPr>
          <w:rFonts w:ascii="SimSun" w:cs="SimSun" w:hint="eastAsia"/>
          <w:color w:val="000000"/>
          <w:kern w:val="0"/>
          <w:sz w:val="20"/>
          <w:szCs w:val="20"/>
        </w:rPr>
        <w:t>王玉凤</w:t>
      </w:r>
      <w:r>
        <w:rPr>
          <w:color w:val="000000"/>
          <w:kern w:val="0"/>
          <w:sz w:val="20"/>
          <w:szCs w:val="20"/>
        </w:rPr>
        <w:t xml:space="preserve">. (2011). </w:t>
      </w:r>
      <w:r>
        <w:rPr>
          <w:rFonts w:ascii="SimSun" w:cs="SimSun" w:hint="eastAsia"/>
          <w:color w:val="000000"/>
          <w:kern w:val="0"/>
          <w:sz w:val="20"/>
          <w:szCs w:val="20"/>
        </w:rPr>
        <w:t>简明儿童少年国际神经精神访谈儿童版的信效度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492"/>
    </w:p>
    <w:p w14:paraId="441BE252" w14:textId="77777777" w:rsidR="00B1204C" w:rsidRDefault="00B1204C" w:rsidP="00B1204C">
      <w:pPr>
        <w:autoSpaceDE w:val="0"/>
        <w:autoSpaceDN w:val="0"/>
        <w:adjustRightInd w:val="0"/>
        <w:ind w:left="240" w:hanging="240"/>
        <w:rPr>
          <w:rFonts w:ascii="SimSun"/>
          <w:kern w:val="0"/>
          <w:szCs w:val="24"/>
        </w:rPr>
      </w:pPr>
      <w:bookmarkStart w:id="493" w:name="_nebF019B955_CBA0_4970_86DA_55470E5A9531"/>
      <w:r>
        <w:rPr>
          <w:color w:val="000000"/>
          <w:kern w:val="0"/>
          <w:sz w:val="20"/>
          <w:szCs w:val="20"/>
        </w:rPr>
        <w:t xml:space="preserve">Andresen, E. M., Malmgren, J. A., Carter, W. B., &amp; Patrick, D. L. (1994). Screening for depression in well older adults: Evaluation of a short form of the CES-D. </w:t>
      </w:r>
      <w:r>
        <w:rPr>
          <w:i/>
          <w:iCs/>
          <w:color w:val="000000"/>
          <w:kern w:val="0"/>
          <w:sz w:val="20"/>
          <w:szCs w:val="20"/>
        </w:rPr>
        <w:t>American Journal of Preventive Medicine</w:t>
      </w:r>
      <w:r>
        <w:rPr>
          <w:color w:val="000000"/>
          <w:kern w:val="0"/>
          <w:sz w:val="20"/>
          <w:szCs w:val="20"/>
        </w:rPr>
        <w:t xml:space="preserve">, </w:t>
      </w:r>
      <w:r>
        <w:rPr>
          <w:i/>
          <w:iCs/>
          <w:color w:val="000000"/>
          <w:kern w:val="0"/>
          <w:sz w:val="20"/>
          <w:szCs w:val="20"/>
        </w:rPr>
        <w:t>10</w:t>
      </w:r>
      <w:r>
        <w:rPr>
          <w:color w:val="000000"/>
          <w:kern w:val="0"/>
          <w:sz w:val="20"/>
          <w:szCs w:val="20"/>
        </w:rPr>
        <w:t>(2), 77-84.</w:t>
      </w:r>
      <w:bookmarkEnd w:id="493"/>
    </w:p>
    <w:p w14:paraId="7CC637DB" w14:textId="5D582964" w:rsidR="00B1204C" w:rsidRDefault="00B1204C" w:rsidP="00B1204C">
      <w:pPr>
        <w:autoSpaceDE w:val="0"/>
        <w:autoSpaceDN w:val="0"/>
        <w:adjustRightInd w:val="0"/>
        <w:ind w:left="240" w:hanging="240"/>
        <w:rPr>
          <w:rFonts w:ascii="SimSun"/>
          <w:kern w:val="0"/>
          <w:szCs w:val="24"/>
        </w:rPr>
      </w:pPr>
      <w:bookmarkStart w:id="494" w:name="_neb2CE85CF3_1406_4CDA_BC50_D620C57E7B61"/>
      <w:r>
        <w:rPr>
          <w:color w:val="000000"/>
          <w:kern w:val="0"/>
          <w:sz w:val="20"/>
          <w:szCs w:val="20"/>
        </w:rPr>
        <w:t xml:space="preserve">Kessler, R. C., &amp; Stün, T. B. (2004). The World Mental Health (WMH) Survey Initiative version of the World Health Organization (WHO) </w:t>
      </w:r>
      <w:r w:rsidR="007C7D54">
        <w:rPr>
          <w:color w:val="000000"/>
          <w:kern w:val="0"/>
          <w:sz w:val="20"/>
          <w:szCs w:val="20"/>
        </w:rPr>
        <w:t>Compound</w:t>
      </w:r>
      <w:r>
        <w:rPr>
          <w:color w:val="000000"/>
          <w:kern w:val="0"/>
          <w:sz w:val="20"/>
          <w:szCs w:val="20"/>
        </w:rPr>
        <w:t xml:space="preserve">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494"/>
    </w:p>
    <w:p w14:paraId="5B59D2C1" w14:textId="77777777" w:rsidR="00B1204C" w:rsidRDefault="00B1204C" w:rsidP="00B1204C">
      <w:pPr>
        <w:autoSpaceDE w:val="0"/>
        <w:autoSpaceDN w:val="0"/>
        <w:adjustRightInd w:val="0"/>
        <w:ind w:left="240" w:hanging="240"/>
        <w:rPr>
          <w:rFonts w:ascii="SimSun"/>
          <w:kern w:val="0"/>
          <w:szCs w:val="24"/>
        </w:rPr>
      </w:pPr>
      <w:bookmarkStart w:id="495" w:name="_neb6CB3013A_4075_4144_90FE_4CDFEB796685"/>
      <w:r>
        <w:rPr>
          <w:rFonts w:ascii="SimSun" w:cs="SimSun" w:hint="eastAsia"/>
          <w:color w:val="000000"/>
          <w:kern w:val="0"/>
          <w:sz w:val="20"/>
          <w:szCs w:val="20"/>
        </w:rPr>
        <w:t>宋维真</w:t>
      </w:r>
      <w:r>
        <w:rPr>
          <w:color w:val="000000"/>
          <w:kern w:val="0"/>
          <w:sz w:val="20"/>
          <w:szCs w:val="20"/>
        </w:rPr>
        <w:t xml:space="preserve">, </w:t>
      </w:r>
      <w:r>
        <w:rPr>
          <w:rFonts w:ascii="SimSun" w:cs="SimSun" w:hint="eastAsia"/>
          <w:color w:val="000000"/>
          <w:kern w:val="0"/>
          <w:sz w:val="20"/>
          <w:szCs w:val="20"/>
        </w:rPr>
        <w:t>张建平</w:t>
      </w:r>
      <w:r>
        <w:rPr>
          <w:color w:val="000000"/>
          <w:kern w:val="0"/>
          <w:sz w:val="20"/>
          <w:szCs w:val="20"/>
        </w:rPr>
        <w:t xml:space="preserve">. (1993). </w:t>
      </w:r>
      <w:r>
        <w:rPr>
          <w:rFonts w:ascii="SimSun" w:cs="SimSun" w:hint="eastAsia"/>
          <w:i/>
          <w:iCs/>
          <w:color w:val="000000"/>
          <w:kern w:val="0"/>
          <w:sz w:val="20"/>
          <w:szCs w:val="20"/>
        </w:rPr>
        <w:t>心理健康测查表</w:t>
      </w:r>
      <w:r>
        <w:rPr>
          <w:i/>
          <w:iCs/>
          <w:color w:val="000000"/>
          <w:kern w:val="0"/>
          <w:sz w:val="20"/>
          <w:szCs w:val="20"/>
        </w:rPr>
        <w:t>(PHI)</w:t>
      </w:r>
      <w:r>
        <w:rPr>
          <w:rFonts w:ascii="SimSun" w:cs="SimSun" w:hint="eastAsia"/>
          <w:i/>
          <w:iCs/>
          <w:color w:val="000000"/>
          <w:kern w:val="0"/>
          <w:sz w:val="20"/>
          <w:szCs w:val="20"/>
        </w:rPr>
        <w:t>使用指导书</w:t>
      </w:r>
    </w:p>
    <w:p w14:paraId="1FF71C3E" w14:textId="77777777" w:rsidR="00B1204C" w:rsidRDefault="00B1204C" w:rsidP="00B1204C">
      <w:pPr>
        <w:autoSpaceDE w:val="0"/>
        <w:autoSpaceDN w:val="0"/>
        <w:adjustRightInd w:val="0"/>
        <w:ind w:left="240"/>
        <w:rPr>
          <w:rFonts w:ascii="SimSun"/>
          <w:kern w:val="0"/>
          <w:szCs w:val="24"/>
        </w:rPr>
      </w:pPr>
      <w:r>
        <w:rPr>
          <w:color w:val="000000"/>
          <w:kern w:val="0"/>
          <w:sz w:val="20"/>
          <w:szCs w:val="20"/>
        </w:rPr>
        <w:t xml:space="preserve">. </w:t>
      </w:r>
      <w:r>
        <w:rPr>
          <w:rFonts w:ascii="SimSun" w:cs="SimSun" w:hint="eastAsia"/>
          <w:color w:val="000000"/>
          <w:kern w:val="0"/>
          <w:sz w:val="20"/>
          <w:szCs w:val="20"/>
        </w:rPr>
        <w:t>北京：中国科学院心理研究所</w:t>
      </w:r>
      <w:r>
        <w:rPr>
          <w:color w:val="000000"/>
          <w:kern w:val="0"/>
          <w:sz w:val="20"/>
          <w:szCs w:val="20"/>
        </w:rPr>
        <w:t>.</w:t>
      </w:r>
      <w:bookmarkEnd w:id="495"/>
    </w:p>
    <w:p w14:paraId="6603401A" w14:textId="77777777" w:rsidR="00B1204C" w:rsidRDefault="00B1204C" w:rsidP="00B1204C">
      <w:pPr>
        <w:autoSpaceDE w:val="0"/>
        <w:autoSpaceDN w:val="0"/>
        <w:adjustRightInd w:val="0"/>
        <w:ind w:left="240" w:hanging="240"/>
        <w:rPr>
          <w:rFonts w:ascii="SimSun"/>
          <w:kern w:val="0"/>
          <w:szCs w:val="24"/>
        </w:rPr>
      </w:pPr>
      <w:bookmarkStart w:id="496"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496"/>
    </w:p>
    <w:p w14:paraId="7E0D4880" w14:textId="682FB877" w:rsidR="008104F1" w:rsidRDefault="00B1204C" w:rsidP="00B1204C">
      <w:r>
        <w:lastRenderedPageBreak/>
        <w:fldChar w:fldCharType="end"/>
      </w:r>
    </w:p>
    <w:sectPr w:rsidR="008104F1" w:rsidSect="00BB1AA1">
      <w:pgSz w:w="16840" w:h="11907" w:orient="landscape" w:code="9"/>
      <w:pgMar w:top="1797" w:right="1440" w:bottom="1797" w:left="1440"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1" w:author="Hu Chuan-Peng" w:date="2023-09-09T11:33:00Z" w:initials="HC">
    <w:p w14:paraId="1F6E77B8" w14:textId="3F53DC07" w:rsidR="007B2641" w:rsidRDefault="007B2641">
      <w:pPr>
        <w:pStyle w:val="CommentText"/>
        <w:rPr>
          <w:rFonts w:hint="eastAsia"/>
        </w:rPr>
      </w:pPr>
      <w:r>
        <w:rPr>
          <w:rStyle w:val="CommentReference"/>
        </w:rPr>
        <w:annotationRef/>
      </w:r>
      <w:r>
        <w:rPr>
          <w:rFonts w:hint="eastAsia"/>
        </w:rPr>
        <w:t>没看懂</w:t>
      </w:r>
    </w:p>
  </w:comment>
  <w:comment w:id="334" w:author="Hu Chuan-Peng" w:date="2023-09-09T11:37:00Z" w:initials="HC">
    <w:p w14:paraId="2A27EEB8" w14:textId="5A0C2D25" w:rsidR="00A93EC9" w:rsidRDefault="00A93EC9">
      <w:pPr>
        <w:pStyle w:val="CommentText"/>
      </w:pPr>
      <w:r>
        <w:rPr>
          <w:rStyle w:val="CommentReference"/>
        </w:rPr>
        <w:annotationRef/>
      </w:r>
      <w:r>
        <w:t>?</w:t>
      </w:r>
    </w:p>
  </w:comment>
  <w:comment w:id="349" w:author="Hu Chuan-Peng" w:date="2023-09-09T11:40:00Z" w:initials="HC">
    <w:p w14:paraId="0216AC16" w14:textId="390A8D1F" w:rsidR="00A93EC9" w:rsidRDefault="00A93EC9">
      <w:pPr>
        <w:pStyle w:val="CommentText"/>
        <w:rPr>
          <w:rFonts w:hint="eastAsia"/>
        </w:rPr>
      </w:pPr>
      <w:r>
        <w:rPr>
          <w:rStyle w:val="CommentReference"/>
        </w:rPr>
        <w:annotationRef/>
      </w:r>
      <w:r>
        <w:rPr>
          <w:rFonts w:hint="eastAsia"/>
        </w:rPr>
        <w:t>感觉没有说清楚。</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6E77B8" w15:done="0"/>
  <w15:commentEx w15:paraId="2A27EEB8" w15:done="0"/>
  <w15:commentEx w15:paraId="0216AC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9F68DC" w16cex:dateUtc="2023-09-09T03:33:00Z"/>
  <w16cex:commentExtensible w16cex:durableId="06B3F7FE" w16cex:dateUtc="2023-09-09T03:37:00Z"/>
  <w16cex:commentExtensible w16cex:durableId="40CA4C2C" w16cex:dateUtc="2023-09-09T0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6E77B8" w16cid:durableId="219F68DC"/>
  <w16cid:commentId w16cid:paraId="2A27EEB8" w16cid:durableId="06B3F7FE"/>
  <w16cid:commentId w16cid:paraId="0216AC16" w16cid:durableId="40CA4C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5A0BA" w14:textId="77777777" w:rsidR="005101CF" w:rsidRDefault="005101CF" w:rsidP="008104F1">
      <w:r>
        <w:separator/>
      </w:r>
    </w:p>
  </w:endnote>
  <w:endnote w:type="continuationSeparator" w:id="0">
    <w:p w14:paraId="68DB42AF" w14:textId="77777777" w:rsidR="005101CF" w:rsidRDefault="005101CF"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C3040" w14:textId="77777777" w:rsidR="005101CF" w:rsidRDefault="005101CF" w:rsidP="008104F1">
      <w:r>
        <w:separator/>
      </w:r>
    </w:p>
  </w:footnote>
  <w:footnote w:type="continuationSeparator" w:id="0">
    <w:p w14:paraId="7C3D8E16" w14:textId="77777777" w:rsidR="005101CF" w:rsidRDefault="005101CF" w:rsidP="008104F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trackRevisions/>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_docsoft" w:val="MSWord"/>
    <w:docVar w:name="ne_docversion" w:val="NoteExpress 2.0"/>
    <w:docVar w:name="ne_stylename" w:val="心理学报"/>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0D399E-8B2E-45E1-B4AB-F9DD22664B9A}" w:val=" ADDIN NE.Ref.{0D0D399E-8B2E-45E1-B4AB-F9DD22664B9A}&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11B2858-6401-4A75-BCDF-7E5A7C23A540}" w:val=" ADDIN NE.Ref.{311B2858-6401-4A75-BCDF-7E5A7C23A540}&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4D3E1FB6-D01D-44F7-9665-9C871A643F9E}" w:val=" ADDIN NE.Ref.{4D3E1FB6-D01D-44F7-9665-9C871A643F9E}&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4EF64A8F-E69D-4A85-B440-03BEDA5323EA}" w:val=" ADDIN NE.Ref.{4EF64A8F-E69D-4A85-B440-03BEDA5323EA}&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0656FF0-1877-4514-A514-CECD4A4CE3F5}" w:val=" ADDIN NE.Ref.{50656FF0-1877-4514-A514-CECD4A4CE3F5}&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906BD4-83EB-49ED-9A2D-F87EA0F3625E}" w:val=" ADDIN NE.Ref.{53906BD4-83EB-49ED-9A2D-F87EA0F3625E}&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DC9504C-1EA0-4C88-94EE-55B49215A7E7}" w:val=" ADDIN NE.Ref.{5DC9504C-1EA0-4C88-94EE-55B49215A7E7}&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EF5B27A-C911-46C9-8D6D-3B3D298AB3E4}" w:val=" ADDIN NE.Ref.{5EF5B27A-C911-46C9-8D6D-3B3D298AB3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7FD5530-89B4-4FE3-A702-171A62595BCF}" w:val=" ADDIN NE.Ref.{87FD5530-89B4-4FE3-A702-171A62595BCF}&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ED0DF00-5311-4A1D-922A-494C6538B2BE}" w:val=" ADDIN NE.Ref.{8ED0DF00-5311-4A1D-922A-494C6538B2BE}&lt;Citation SecTmpl=&quot;1&quot;&gt;&lt;Group&gt;&lt;References&gt;&lt;Item&gt;&lt;ID&gt;122&lt;/ID&gt;&lt;UID&gt;{F019B955-CBA0-4970-86DA-55470E5A9531}&lt;/UID&gt;&lt;Title&gt;Screening for depression in well older adults: Evaluation of a short form of the CES-D&lt;/Title&gt;&lt;Template&gt;Journal Article&lt;/Template&gt;&lt;Star&gt;0&lt;/Star&gt;&lt;Tag&gt;0&lt;/Tag&gt;&lt;Author&gt;Andresen, Elena M; Malmgren, Judith A; Carter, William B; Patrick, Donald L&lt;/Author&gt;&lt;Year&gt;1994&lt;/Year&gt;&lt;Details&gt;&lt;_alternate_title&gt;American journal of preventive medicine&lt;/_alternate_title&gt;&lt;_collection_scope&gt;SCI;SCIE&lt;/_collection_scope&gt;&lt;_created&gt;64952138&lt;/_created&gt;&lt;_date&gt;1994-01-01&lt;/_date&gt;&lt;_date_display&gt;1994&lt;/_date_display&gt;&lt;_impact_factor&gt;   5.043&lt;/_impact_factor&gt;&lt;_isbn&gt;0749-3797&lt;/_isbn&gt;&lt;_issue&gt;2&lt;/_issue&gt;&lt;_journal&gt;American journal of preventive medicine&lt;/_journal&gt;&lt;_modified&gt;64952138&lt;/_modified&gt;&lt;_ori_publication&gt;Elsevier&lt;/_ori_publication&gt;&lt;_pages&gt;77-84&lt;/_pages&gt;&lt;_volume&gt;10&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07179D6-6475-4B8B-8CD5-32743D2C5006}" w:val=" ADDIN NE.Ref.{C07179D6-6475-4B8B-8CD5-32743D2C5006}&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B3B903B-0C3F-43B7-BD5F-ECC617B30E57}" w:val=" ADDIN NE.Ref.{DB3B903B-0C3F-43B7-BD5F-ECC617B30E57}&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1CF8626-93B8-40FA-A09B-2373227E8A9C}" w:val=" ADDIN NE.Ref.{E1CF8626-93B8-40FA-A09B-2373227E8A9C}&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EF55D49-7472-4112-84F3-6A51BC7043B9}" w:val=" ADDIN NE.Ref.{EEF55D49-7472-4112-84F3-6A51BC7043B9}&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s>
  <w:rsids>
    <w:rsidRoot w:val="00612380"/>
    <w:rsid w:val="000160DF"/>
    <w:rsid w:val="00031556"/>
    <w:rsid w:val="00032168"/>
    <w:rsid w:val="000334B8"/>
    <w:rsid w:val="0003543C"/>
    <w:rsid w:val="00036827"/>
    <w:rsid w:val="00042714"/>
    <w:rsid w:val="00070CB5"/>
    <w:rsid w:val="0007707A"/>
    <w:rsid w:val="00081666"/>
    <w:rsid w:val="0009093F"/>
    <w:rsid w:val="00090A99"/>
    <w:rsid w:val="000A0A24"/>
    <w:rsid w:val="000C6313"/>
    <w:rsid w:val="000D3B25"/>
    <w:rsid w:val="000F67E2"/>
    <w:rsid w:val="00115D87"/>
    <w:rsid w:val="00116B2C"/>
    <w:rsid w:val="00124849"/>
    <w:rsid w:val="00132E1B"/>
    <w:rsid w:val="00134F1A"/>
    <w:rsid w:val="0014623F"/>
    <w:rsid w:val="001511D9"/>
    <w:rsid w:val="001523B0"/>
    <w:rsid w:val="00171E09"/>
    <w:rsid w:val="00172EA5"/>
    <w:rsid w:val="00175041"/>
    <w:rsid w:val="00196CC3"/>
    <w:rsid w:val="001A2A96"/>
    <w:rsid w:val="001A5ADA"/>
    <w:rsid w:val="001D627F"/>
    <w:rsid w:val="001E4275"/>
    <w:rsid w:val="001E55C5"/>
    <w:rsid w:val="001E5E66"/>
    <w:rsid w:val="001F1961"/>
    <w:rsid w:val="001F417F"/>
    <w:rsid w:val="0020401B"/>
    <w:rsid w:val="00204232"/>
    <w:rsid w:val="00214794"/>
    <w:rsid w:val="002250F0"/>
    <w:rsid w:val="00262C65"/>
    <w:rsid w:val="00263211"/>
    <w:rsid w:val="00264037"/>
    <w:rsid w:val="00267F4B"/>
    <w:rsid w:val="00277FAE"/>
    <w:rsid w:val="00284D00"/>
    <w:rsid w:val="00293575"/>
    <w:rsid w:val="002B3C2C"/>
    <w:rsid w:val="002B48E7"/>
    <w:rsid w:val="002C03D1"/>
    <w:rsid w:val="002E33DC"/>
    <w:rsid w:val="002E4108"/>
    <w:rsid w:val="00301A4E"/>
    <w:rsid w:val="00306736"/>
    <w:rsid w:val="003177AC"/>
    <w:rsid w:val="00317D93"/>
    <w:rsid w:val="00325875"/>
    <w:rsid w:val="00345934"/>
    <w:rsid w:val="0034728E"/>
    <w:rsid w:val="0035265F"/>
    <w:rsid w:val="00366371"/>
    <w:rsid w:val="00372FDC"/>
    <w:rsid w:val="003767D1"/>
    <w:rsid w:val="00380E4C"/>
    <w:rsid w:val="003854B5"/>
    <w:rsid w:val="0039058D"/>
    <w:rsid w:val="00391578"/>
    <w:rsid w:val="00393157"/>
    <w:rsid w:val="003C088B"/>
    <w:rsid w:val="003D1544"/>
    <w:rsid w:val="003D3430"/>
    <w:rsid w:val="003E1DA9"/>
    <w:rsid w:val="003F1B45"/>
    <w:rsid w:val="004106AF"/>
    <w:rsid w:val="00411430"/>
    <w:rsid w:val="00413AD8"/>
    <w:rsid w:val="00471002"/>
    <w:rsid w:val="00477DDF"/>
    <w:rsid w:val="00481D9B"/>
    <w:rsid w:val="004943C5"/>
    <w:rsid w:val="004B0D00"/>
    <w:rsid w:val="004B306A"/>
    <w:rsid w:val="004C0099"/>
    <w:rsid w:val="004F4903"/>
    <w:rsid w:val="004F69A5"/>
    <w:rsid w:val="00505E3B"/>
    <w:rsid w:val="005101CF"/>
    <w:rsid w:val="00513244"/>
    <w:rsid w:val="00560161"/>
    <w:rsid w:val="005603DE"/>
    <w:rsid w:val="0058129E"/>
    <w:rsid w:val="005850F1"/>
    <w:rsid w:val="00586A1B"/>
    <w:rsid w:val="005919AC"/>
    <w:rsid w:val="00593799"/>
    <w:rsid w:val="005A242B"/>
    <w:rsid w:val="005B2609"/>
    <w:rsid w:val="005E42CB"/>
    <w:rsid w:val="005E57FC"/>
    <w:rsid w:val="005E7F96"/>
    <w:rsid w:val="005F7133"/>
    <w:rsid w:val="0060561E"/>
    <w:rsid w:val="00612380"/>
    <w:rsid w:val="00636CC9"/>
    <w:rsid w:val="00654A99"/>
    <w:rsid w:val="006605DF"/>
    <w:rsid w:val="006757C4"/>
    <w:rsid w:val="006850CE"/>
    <w:rsid w:val="006A3BD9"/>
    <w:rsid w:val="006B7733"/>
    <w:rsid w:val="006C1CF3"/>
    <w:rsid w:val="006C70B8"/>
    <w:rsid w:val="006D421E"/>
    <w:rsid w:val="006D49A4"/>
    <w:rsid w:val="006D519D"/>
    <w:rsid w:val="00703D41"/>
    <w:rsid w:val="00737E07"/>
    <w:rsid w:val="00750F78"/>
    <w:rsid w:val="007544C5"/>
    <w:rsid w:val="00760683"/>
    <w:rsid w:val="00766EB8"/>
    <w:rsid w:val="00783B7F"/>
    <w:rsid w:val="00783F89"/>
    <w:rsid w:val="00792D2A"/>
    <w:rsid w:val="007A48C0"/>
    <w:rsid w:val="007A73F5"/>
    <w:rsid w:val="007B2641"/>
    <w:rsid w:val="007C7D54"/>
    <w:rsid w:val="007E2823"/>
    <w:rsid w:val="007E4BE3"/>
    <w:rsid w:val="008025F1"/>
    <w:rsid w:val="008104F1"/>
    <w:rsid w:val="00825027"/>
    <w:rsid w:val="00831468"/>
    <w:rsid w:val="00850F10"/>
    <w:rsid w:val="0085182C"/>
    <w:rsid w:val="008721CB"/>
    <w:rsid w:val="00873325"/>
    <w:rsid w:val="008770E3"/>
    <w:rsid w:val="00887C15"/>
    <w:rsid w:val="008A0F90"/>
    <w:rsid w:val="008A22C9"/>
    <w:rsid w:val="008A4113"/>
    <w:rsid w:val="008A5DDD"/>
    <w:rsid w:val="008A72AC"/>
    <w:rsid w:val="008B3B1D"/>
    <w:rsid w:val="008D2FF9"/>
    <w:rsid w:val="00913E6C"/>
    <w:rsid w:val="00914229"/>
    <w:rsid w:val="00917A83"/>
    <w:rsid w:val="00925C19"/>
    <w:rsid w:val="00934EA3"/>
    <w:rsid w:val="00944C81"/>
    <w:rsid w:val="0095431A"/>
    <w:rsid w:val="009827A8"/>
    <w:rsid w:val="0099272D"/>
    <w:rsid w:val="009A1041"/>
    <w:rsid w:val="009D6F4D"/>
    <w:rsid w:val="009E6475"/>
    <w:rsid w:val="009F0CCD"/>
    <w:rsid w:val="009F30C6"/>
    <w:rsid w:val="009F642C"/>
    <w:rsid w:val="00A05A4B"/>
    <w:rsid w:val="00A161AC"/>
    <w:rsid w:val="00A25455"/>
    <w:rsid w:val="00A354F6"/>
    <w:rsid w:val="00A35BAF"/>
    <w:rsid w:val="00A51231"/>
    <w:rsid w:val="00A52E91"/>
    <w:rsid w:val="00A6612F"/>
    <w:rsid w:val="00A6788B"/>
    <w:rsid w:val="00A758AD"/>
    <w:rsid w:val="00A82EA2"/>
    <w:rsid w:val="00A93EC9"/>
    <w:rsid w:val="00AF1936"/>
    <w:rsid w:val="00AF56C2"/>
    <w:rsid w:val="00B1204C"/>
    <w:rsid w:val="00B16B59"/>
    <w:rsid w:val="00B317DA"/>
    <w:rsid w:val="00B3345B"/>
    <w:rsid w:val="00B50035"/>
    <w:rsid w:val="00B53834"/>
    <w:rsid w:val="00B602CE"/>
    <w:rsid w:val="00B61DAC"/>
    <w:rsid w:val="00B61F6A"/>
    <w:rsid w:val="00B7177B"/>
    <w:rsid w:val="00B84450"/>
    <w:rsid w:val="00B90BB8"/>
    <w:rsid w:val="00B91AB3"/>
    <w:rsid w:val="00BB18A6"/>
    <w:rsid w:val="00BB1AA1"/>
    <w:rsid w:val="00BC6158"/>
    <w:rsid w:val="00BD0402"/>
    <w:rsid w:val="00BD6C63"/>
    <w:rsid w:val="00BD6CEE"/>
    <w:rsid w:val="00BF1935"/>
    <w:rsid w:val="00C05003"/>
    <w:rsid w:val="00C072D4"/>
    <w:rsid w:val="00C364F6"/>
    <w:rsid w:val="00C6324C"/>
    <w:rsid w:val="00C92FA6"/>
    <w:rsid w:val="00C9718F"/>
    <w:rsid w:val="00CA38F8"/>
    <w:rsid w:val="00CA3A64"/>
    <w:rsid w:val="00CA41E6"/>
    <w:rsid w:val="00CB177B"/>
    <w:rsid w:val="00CB1D37"/>
    <w:rsid w:val="00CB2548"/>
    <w:rsid w:val="00CB7BB1"/>
    <w:rsid w:val="00CD7539"/>
    <w:rsid w:val="00CE7539"/>
    <w:rsid w:val="00CF0C4E"/>
    <w:rsid w:val="00D01D9A"/>
    <w:rsid w:val="00D0229E"/>
    <w:rsid w:val="00D10DE6"/>
    <w:rsid w:val="00D17E59"/>
    <w:rsid w:val="00D277FA"/>
    <w:rsid w:val="00D34072"/>
    <w:rsid w:val="00D45802"/>
    <w:rsid w:val="00D465B5"/>
    <w:rsid w:val="00D56191"/>
    <w:rsid w:val="00D5711B"/>
    <w:rsid w:val="00D642D1"/>
    <w:rsid w:val="00D73764"/>
    <w:rsid w:val="00D76A4C"/>
    <w:rsid w:val="00DA0646"/>
    <w:rsid w:val="00DB2C37"/>
    <w:rsid w:val="00DC2C6E"/>
    <w:rsid w:val="00DE7474"/>
    <w:rsid w:val="00E07B98"/>
    <w:rsid w:val="00E23934"/>
    <w:rsid w:val="00E54C1C"/>
    <w:rsid w:val="00E55188"/>
    <w:rsid w:val="00E6051F"/>
    <w:rsid w:val="00E622C1"/>
    <w:rsid w:val="00E65DAA"/>
    <w:rsid w:val="00E97372"/>
    <w:rsid w:val="00EA4A7B"/>
    <w:rsid w:val="00EB3DD7"/>
    <w:rsid w:val="00EF398C"/>
    <w:rsid w:val="00F13294"/>
    <w:rsid w:val="00F143A1"/>
    <w:rsid w:val="00F47B36"/>
    <w:rsid w:val="00F513A2"/>
    <w:rsid w:val="00F55D4D"/>
    <w:rsid w:val="00F61581"/>
    <w:rsid w:val="00F80256"/>
    <w:rsid w:val="00F94EF5"/>
    <w:rsid w:val="00FA33D0"/>
    <w:rsid w:val="00FD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D41"/>
    <w:pPr>
      <w:widowControl w:val="0"/>
      <w:spacing w:line="360" w:lineRule="auto"/>
      <w:jc w:val="both"/>
    </w:pPr>
    <w:rPr>
      <w:sz w:val="24"/>
    </w:rPr>
  </w:style>
  <w:style w:type="paragraph" w:styleId="Heading1">
    <w:name w:val="heading 1"/>
    <w:basedOn w:val="Normal"/>
    <w:next w:val="Normal"/>
    <w:link w:val="Heading1Char"/>
    <w:uiPriority w:val="9"/>
    <w:qFormat/>
    <w:rsid w:val="00703D41"/>
    <w:pPr>
      <w:keepNext/>
      <w:keepLines/>
      <w:spacing w:before="340" w:line="240" w:lineRule="auto"/>
      <w:outlineLvl w:val="0"/>
    </w:pPr>
    <w:rPr>
      <w:rFonts w:eastAsia="Times New Roman"/>
      <w:b/>
      <w:bCs/>
      <w:kern w:val="44"/>
      <w:sz w:val="28"/>
      <w:szCs w:val="44"/>
    </w:rPr>
  </w:style>
  <w:style w:type="paragraph" w:styleId="Heading2">
    <w:name w:val="heading 2"/>
    <w:basedOn w:val="Normal"/>
    <w:next w:val="Normal"/>
    <w:link w:val="Heading2Char"/>
    <w:uiPriority w:val="9"/>
    <w:unhideWhenUsed/>
    <w:qFormat/>
    <w:rsid w:val="00703D41"/>
    <w:pPr>
      <w:keepNext/>
      <w:keepLines/>
      <w:spacing w:before="260" w:after="260" w:line="240" w:lineRule="auto"/>
      <w:outlineLvl w:val="1"/>
    </w:pPr>
    <w:rPr>
      <w:rFonts w:eastAsia="Times New Roman"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04F1"/>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104F1"/>
    <w:rPr>
      <w:sz w:val="18"/>
      <w:szCs w:val="18"/>
    </w:rPr>
  </w:style>
  <w:style w:type="paragraph" w:styleId="Footer">
    <w:name w:val="footer"/>
    <w:basedOn w:val="Normal"/>
    <w:link w:val="FooterChar"/>
    <w:uiPriority w:val="99"/>
    <w:unhideWhenUsed/>
    <w:rsid w:val="008104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104F1"/>
    <w:rPr>
      <w:sz w:val="18"/>
      <w:szCs w:val="18"/>
    </w:rPr>
  </w:style>
  <w:style w:type="paragraph" w:customStyle="1" w:styleId="tgt">
    <w:name w:val="tgt"/>
    <w:basedOn w:val="Normal"/>
    <w:rsid w:val="008104F1"/>
    <w:pPr>
      <w:widowControl/>
      <w:spacing w:before="100" w:beforeAutospacing="1" w:after="100" w:afterAutospacing="1"/>
      <w:jc w:val="left"/>
    </w:pPr>
    <w:rPr>
      <w:rFonts w:ascii="SimSun" w:hAnsi="SimSun" w:cs="SimSun"/>
      <w:kern w:val="0"/>
      <w:szCs w:val="24"/>
    </w:rPr>
  </w:style>
  <w:style w:type="table" w:styleId="TableGrid">
    <w:name w:val="Table Grid"/>
    <w:basedOn w:val="TableNormal"/>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50F0"/>
    <w:rPr>
      <w:color w:val="0563C1"/>
      <w:u w:val="single"/>
    </w:rPr>
  </w:style>
  <w:style w:type="character" w:styleId="FollowedHyperlink">
    <w:name w:val="FollowedHyperlink"/>
    <w:basedOn w:val="DefaultParagraphFont"/>
    <w:uiPriority w:val="99"/>
    <w:semiHidden/>
    <w:unhideWhenUsed/>
    <w:rsid w:val="002250F0"/>
    <w:rPr>
      <w:color w:val="954F72"/>
      <w:u w:val="single"/>
    </w:rPr>
  </w:style>
  <w:style w:type="paragraph" w:customStyle="1" w:styleId="msonormal0">
    <w:name w:val="msonormal"/>
    <w:basedOn w:val="Normal"/>
    <w:rsid w:val="002250F0"/>
    <w:pPr>
      <w:widowControl/>
      <w:spacing w:before="100" w:beforeAutospacing="1" w:after="100" w:afterAutospacing="1"/>
      <w:jc w:val="left"/>
    </w:pPr>
    <w:rPr>
      <w:rFonts w:ascii="SimSun" w:hAnsi="SimSun" w:cs="SimSun"/>
      <w:kern w:val="0"/>
      <w:szCs w:val="24"/>
    </w:rPr>
  </w:style>
  <w:style w:type="character" w:styleId="UnresolvedMention">
    <w:name w:val="Unresolved Mention"/>
    <w:basedOn w:val="DefaultParagraphFont"/>
    <w:uiPriority w:val="99"/>
    <w:semiHidden/>
    <w:unhideWhenUsed/>
    <w:rsid w:val="0099272D"/>
    <w:rPr>
      <w:color w:val="605E5C"/>
      <w:shd w:val="clear" w:color="auto" w:fill="E1DFDD"/>
    </w:rPr>
  </w:style>
  <w:style w:type="paragraph" w:styleId="NormalWeb">
    <w:name w:val="Normal (Web)"/>
    <w:basedOn w:val="Normal"/>
    <w:uiPriority w:val="99"/>
    <w:semiHidden/>
    <w:unhideWhenUsed/>
    <w:rsid w:val="0099272D"/>
    <w:pPr>
      <w:widowControl/>
      <w:spacing w:before="100" w:beforeAutospacing="1" w:after="100" w:afterAutospacing="1"/>
      <w:jc w:val="left"/>
    </w:pPr>
    <w:rPr>
      <w:rFonts w:ascii="SimSun" w:hAnsi="SimSun" w:cs="SimSun"/>
      <w:kern w:val="0"/>
      <w:szCs w:val="24"/>
    </w:rPr>
  </w:style>
  <w:style w:type="paragraph" w:styleId="Caption">
    <w:name w:val="caption"/>
    <w:basedOn w:val="Normal"/>
    <w:next w:val="Normal"/>
    <w:uiPriority w:val="35"/>
    <w:unhideWhenUsed/>
    <w:qFormat/>
    <w:rsid w:val="00277FAE"/>
    <w:rPr>
      <w:rFonts w:asciiTheme="majorHAnsi" w:eastAsia="SimHei" w:hAnsiTheme="majorHAnsi" w:cstheme="majorBidi"/>
      <w:sz w:val="20"/>
      <w:szCs w:val="20"/>
    </w:rPr>
  </w:style>
  <w:style w:type="paragraph" w:styleId="Revision">
    <w:name w:val="Revision"/>
    <w:hidden/>
    <w:uiPriority w:val="99"/>
    <w:semiHidden/>
    <w:rsid w:val="001D627F"/>
  </w:style>
  <w:style w:type="character" w:styleId="CommentReference">
    <w:name w:val="annotation reference"/>
    <w:basedOn w:val="DefaultParagraphFont"/>
    <w:uiPriority w:val="99"/>
    <w:semiHidden/>
    <w:unhideWhenUsed/>
    <w:rsid w:val="001D627F"/>
    <w:rPr>
      <w:sz w:val="16"/>
      <w:szCs w:val="16"/>
    </w:rPr>
  </w:style>
  <w:style w:type="paragraph" w:styleId="CommentText">
    <w:name w:val="annotation text"/>
    <w:basedOn w:val="Normal"/>
    <w:link w:val="CommentTextChar"/>
    <w:uiPriority w:val="99"/>
    <w:semiHidden/>
    <w:unhideWhenUsed/>
    <w:rsid w:val="001D627F"/>
    <w:rPr>
      <w:sz w:val="20"/>
      <w:szCs w:val="20"/>
    </w:rPr>
  </w:style>
  <w:style w:type="character" w:customStyle="1" w:styleId="CommentTextChar">
    <w:name w:val="Comment Text Char"/>
    <w:basedOn w:val="DefaultParagraphFont"/>
    <w:link w:val="CommentText"/>
    <w:uiPriority w:val="99"/>
    <w:semiHidden/>
    <w:rsid w:val="001D627F"/>
    <w:rPr>
      <w:sz w:val="20"/>
      <w:szCs w:val="20"/>
    </w:rPr>
  </w:style>
  <w:style w:type="paragraph" w:styleId="CommentSubject">
    <w:name w:val="annotation subject"/>
    <w:basedOn w:val="CommentText"/>
    <w:next w:val="CommentText"/>
    <w:link w:val="CommentSubjectChar"/>
    <w:uiPriority w:val="99"/>
    <w:semiHidden/>
    <w:unhideWhenUsed/>
    <w:rsid w:val="001D627F"/>
    <w:rPr>
      <w:b/>
      <w:bCs/>
    </w:rPr>
  </w:style>
  <w:style w:type="character" w:customStyle="1" w:styleId="CommentSubjectChar">
    <w:name w:val="Comment Subject Char"/>
    <w:basedOn w:val="CommentTextChar"/>
    <w:link w:val="CommentSubject"/>
    <w:uiPriority w:val="99"/>
    <w:semiHidden/>
    <w:rsid w:val="001D627F"/>
    <w:rPr>
      <w:b/>
      <w:bCs/>
      <w:sz w:val="20"/>
      <w:szCs w:val="20"/>
    </w:rPr>
  </w:style>
  <w:style w:type="paragraph" w:styleId="EndnoteText">
    <w:name w:val="endnote text"/>
    <w:basedOn w:val="Normal"/>
    <w:link w:val="EndnoteTextChar"/>
    <w:uiPriority w:val="99"/>
    <w:semiHidden/>
    <w:unhideWhenUsed/>
    <w:rsid w:val="00E97372"/>
    <w:rPr>
      <w:sz w:val="20"/>
      <w:szCs w:val="20"/>
    </w:rPr>
  </w:style>
  <w:style w:type="character" w:customStyle="1" w:styleId="EndnoteTextChar">
    <w:name w:val="Endnote Text Char"/>
    <w:basedOn w:val="DefaultParagraphFont"/>
    <w:link w:val="EndnoteText"/>
    <w:uiPriority w:val="99"/>
    <w:semiHidden/>
    <w:rsid w:val="00E97372"/>
    <w:rPr>
      <w:sz w:val="20"/>
      <w:szCs w:val="20"/>
    </w:rPr>
  </w:style>
  <w:style w:type="character" w:styleId="EndnoteReference">
    <w:name w:val="endnote reference"/>
    <w:basedOn w:val="DefaultParagraphFont"/>
    <w:uiPriority w:val="99"/>
    <w:semiHidden/>
    <w:unhideWhenUsed/>
    <w:rsid w:val="00E97372"/>
    <w:rPr>
      <w:vertAlign w:val="superscript"/>
    </w:rPr>
  </w:style>
  <w:style w:type="paragraph" w:customStyle="1" w:styleId="target">
    <w:name w:val="target"/>
    <w:basedOn w:val="Normal"/>
    <w:rsid w:val="00A161AC"/>
    <w:pPr>
      <w:widowControl/>
      <w:spacing w:before="100" w:beforeAutospacing="1" w:after="100" w:afterAutospacing="1"/>
      <w:jc w:val="left"/>
    </w:pPr>
    <w:rPr>
      <w:rFonts w:ascii="SimSun" w:hAnsi="SimSun" w:cs="SimSun"/>
      <w:kern w:val="0"/>
      <w:szCs w:val="24"/>
    </w:rPr>
  </w:style>
  <w:style w:type="character" w:customStyle="1" w:styleId="Heading1Char">
    <w:name w:val="Heading 1 Char"/>
    <w:basedOn w:val="DefaultParagraphFont"/>
    <w:link w:val="Heading1"/>
    <w:uiPriority w:val="9"/>
    <w:rsid w:val="00703D41"/>
    <w:rPr>
      <w:rFonts w:eastAsia="Times New Roman"/>
      <w:b/>
      <w:bCs/>
      <w:kern w:val="44"/>
      <w:szCs w:val="44"/>
    </w:rPr>
  </w:style>
  <w:style w:type="character" w:customStyle="1" w:styleId="Heading2Char">
    <w:name w:val="Heading 2 Char"/>
    <w:basedOn w:val="DefaultParagraphFont"/>
    <w:link w:val="Heading2"/>
    <w:uiPriority w:val="9"/>
    <w:rsid w:val="00703D41"/>
    <w:rPr>
      <w:rFonts w:eastAsia="Times New Roman" w:hAnsiTheme="majorHAnsi" w:cstheme="majorBidi"/>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140467272">
      <w:bodyDiv w:val="1"/>
      <w:marLeft w:val="0"/>
      <w:marRight w:val="0"/>
      <w:marTop w:val="0"/>
      <w:marBottom w:val="0"/>
      <w:divBdr>
        <w:top w:val="none" w:sz="0" w:space="0" w:color="auto"/>
        <w:left w:val="none" w:sz="0" w:space="0" w:color="auto"/>
        <w:bottom w:val="none" w:sz="0" w:space="0" w:color="auto"/>
        <w:right w:val="none" w:sz="0" w:space="0" w:color="auto"/>
      </w:divBdr>
    </w:div>
    <w:div w:id="282810555">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108156401">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861813549">
      <w:bodyDiv w:val="1"/>
      <w:marLeft w:val="0"/>
      <w:marRight w:val="0"/>
      <w:marTop w:val="0"/>
      <w:marBottom w:val="0"/>
      <w:divBdr>
        <w:top w:val="none" w:sz="0" w:space="0" w:color="auto"/>
        <w:left w:val="none" w:sz="0" w:space="0" w:color="auto"/>
        <w:bottom w:val="none" w:sz="0" w:space="0" w:color="auto"/>
        <w:right w:val="none" w:sz="0" w:space="0" w:color="auto"/>
      </w:divBdr>
      <w:divsChild>
        <w:div w:id="247885792">
          <w:marLeft w:val="0"/>
          <w:marRight w:val="0"/>
          <w:marTop w:val="0"/>
          <w:marBottom w:val="0"/>
          <w:divBdr>
            <w:top w:val="none" w:sz="0" w:space="0" w:color="auto"/>
            <w:left w:val="none" w:sz="0" w:space="0" w:color="auto"/>
            <w:bottom w:val="none" w:sz="0" w:space="0" w:color="auto"/>
            <w:right w:val="none" w:sz="0" w:space="0" w:color="auto"/>
          </w:divBdr>
        </w:div>
      </w:divsChild>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 w:id="2129353499">
      <w:bodyDiv w:val="1"/>
      <w:marLeft w:val="0"/>
      <w:marRight w:val="0"/>
      <w:marTop w:val="0"/>
      <w:marBottom w:val="0"/>
      <w:divBdr>
        <w:top w:val="none" w:sz="0" w:space="0" w:color="auto"/>
        <w:left w:val="none" w:sz="0" w:space="0" w:color="auto"/>
        <w:bottom w:val="none" w:sz="0" w:space="0" w:color="auto"/>
        <w:right w:val="none" w:sz="0" w:space="0" w:color="auto"/>
      </w:divBdr>
      <w:divsChild>
        <w:div w:id="682173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27</Pages>
  <Words>7318</Words>
  <Characters>41718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Hu Chuan-Peng</cp:lastModifiedBy>
  <cp:revision>15</cp:revision>
  <dcterms:created xsi:type="dcterms:W3CDTF">2023-08-31T11:29:00Z</dcterms:created>
  <dcterms:modified xsi:type="dcterms:W3CDTF">2023-09-09T03:44:00Z</dcterms:modified>
</cp:coreProperties>
</file>